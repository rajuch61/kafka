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A4A97" w:rsidR="00312C5B" w:rsidP="00312C5B" w:rsidRDefault="00312C5B" w14:paraId="4C94A3DD" w14:textId="77777777">
      <w:pPr>
        <w:spacing w:before="0" w:after="0"/>
        <w:rPr>
          <w:rFonts w:ascii="Arial" w:hAnsi="Arial" w:eastAsia="Century Gothic" w:cs="Arial"/>
          <w:color w:val="555555"/>
          <w:sz w:val="16"/>
          <w:szCs w:val="16"/>
          <w:highlight w:val="cyan"/>
          <w:lang w:val="en-CA"/>
        </w:rPr>
      </w:pPr>
    </w:p>
    <w:p w:rsidRPr="005A4A97" w:rsidR="00312C5B" w:rsidP="00312C5B" w:rsidRDefault="00312C5B" w14:paraId="12DA487F" w14:textId="77777777">
      <w:pPr>
        <w:spacing w:before="0" w:after="0"/>
        <w:rPr>
          <w:rFonts w:ascii="Arial" w:hAnsi="Arial" w:eastAsia="Century Gothic" w:cs="Arial"/>
          <w:color w:val="555555"/>
          <w:sz w:val="16"/>
          <w:szCs w:val="16"/>
          <w:highlight w:val="cyan"/>
          <w:lang w:val="en-CA"/>
        </w:rPr>
      </w:pPr>
    </w:p>
    <w:p w:rsidRPr="00FF1E38" w:rsidR="00083334" w:rsidP="00312C5B" w:rsidRDefault="00083334" w14:paraId="229B205F" w14:textId="06C84891">
      <w:pPr>
        <w:spacing w:before="0" w:after="360"/>
        <w:ind w:left="547"/>
        <w:rPr>
          <w:rFonts w:ascii="Arial" w:hAnsi="Arial" w:eastAsia="Century Gothic" w:cs="Arial"/>
          <w:color w:val="555555"/>
          <w:sz w:val="20"/>
          <w:szCs w:val="20"/>
          <w:lang w:val="en-CA"/>
        </w:rPr>
      </w:pPr>
      <w:r w:rsidRPr="00FF1E38">
        <w:rPr>
          <w:rFonts w:ascii="Arial" w:hAnsi="Arial" w:eastAsia="Century Gothic" w:cs="Arial"/>
          <w:color w:val="555555"/>
          <w:sz w:val="20"/>
          <w:szCs w:val="20"/>
          <w:highlight w:val="cyan"/>
          <w:lang w:val="en-CA"/>
        </w:rPr>
        <w:t>[IssueDate]</w:t>
      </w:r>
    </w:p>
    <w:p w:rsidRPr="00FF1E38" w:rsidR="00083334" w:rsidP="00312C5B" w:rsidRDefault="00083334" w14:paraId="34359562" w14:textId="77777777">
      <w:pPr>
        <w:ind w:left="547"/>
        <w:rPr>
          <w:rFonts w:ascii="Arial" w:hAnsi="Arial" w:cs="Arial"/>
          <w:color w:val="555555"/>
          <w:sz w:val="20"/>
          <w:szCs w:val="20"/>
        </w:rPr>
      </w:pPr>
      <w:r w:rsidRPr="00FF1E38">
        <w:rPr>
          <w:rFonts w:ascii="Arial" w:hAnsi="Arial" w:eastAsia="Century Gothic" w:cs="Arial"/>
          <w:color w:val="555555"/>
          <w:sz w:val="20"/>
          <w:szCs w:val="20"/>
          <w:highlight w:val="cyan"/>
          <w:lang w:val="en-CA"/>
        </w:rPr>
        <w:t>[MbrPrefix]</w:t>
      </w:r>
      <w:r w:rsidRPr="00FF1E38">
        <w:rPr>
          <w:rFonts w:ascii="Arial" w:hAnsi="Arial" w:eastAsia="Century Gothic" w:cs="Arial"/>
          <w:color w:val="555555"/>
          <w:sz w:val="20"/>
          <w:szCs w:val="20"/>
          <w:lang w:val="en-CA"/>
        </w:rPr>
        <w:t xml:space="preserve"> </w:t>
      </w:r>
      <w:r w:rsidRPr="00FF1E38">
        <w:rPr>
          <w:rFonts w:ascii="Arial" w:hAnsi="Arial" w:eastAsia="Century Gothic" w:cs="Arial"/>
          <w:color w:val="555555"/>
          <w:sz w:val="20"/>
          <w:szCs w:val="20"/>
          <w:highlight w:val="cyan"/>
          <w:lang w:val="en-CA"/>
        </w:rPr>
        <w:t>[MbrNameFull]</w:t>
      </w:r>
    </w:p>
    <w:p w:rsidRPr="00FF1E38" w:rsidR="00083334" w:rsidP="00312C5B" w:rsidRDefault="00083334" w14:paraId="41C12BA5" w14:textId="068237B9">
      <w:pPr>
        <w:spacing w:before="0" w:after="0"/>
        <w:ind w:left="547"/>
        <w:rPr>
          <w:rFonts w:ascii="Arial" w:hAnsi="Arial" w:cs="Arial"/>
          <w:color w:val="555555"/>
          <w:sz w:val="20"/>
          <w:szCs w:val="20"/>
        </w:rPr>
      </w:pPr>
      <w:r w:rsidRPr="00FF1E38">
        <w:rPr>
          <w:rFonts w:ascii="Arial" w:hAnsi="Arial" w:eastAsia="Century Gothic" w:cs="Arial"/>
          <w:color w:val="555555"/>
          <w:sz w:val="20"/>
          <w:szCs w:val="20"/>
          <w:highlight w:val="cyan"/>
          <w:lang w:val="en-CA"/>
        </w:rPr>
        <w:t>[MbrAdd1]</w:t>
      </w:r>
      <w:r w:rsidRPr="00FF1E38">
        <w:rPr>
          <w:rFonts w:ascii="Arial" w:hAnsi="Arial" w:eastAsia="Century Gothic" w:cs="Arial"/>
          <w:color w:val="555555"/>
          <w:sz w:val="20"/>
          <w:szCs w:val="20"/>
          <w:highlight w:val="yellow"/>
          <w:lang w:val="en-CA"/>
        </w:rPr>
        <w:t>&lt;&lt;IF MbrAdd2&gt;&gt;</w:t>
      </w:r>
      <w:r w:rsidRPr="00FF1E38">
        <w:rPr>
          <w:rFonts w:ascii="Arial" w:hAnsi="Arial" w:eastAsia="Century Gothic" w:cs="Arial"/>
          <w:color w:val="555555"/>
          <w:sz w:val="20"/>
          <w:szCs w:val="20"/>
          <w:lang w:val="en-CA"/>
        </w:rPr>
        <w:t>,</w:t>
      </w:r>
      <w:r w:rsidRPr="00FF1E38">
        <w:rPr>
          <w:rFonts w:ascii="Arial" w:hAnsi="Arial" w:eastAsia="Century Gothic" w:cs="Arial"/>
          <w:color w:val="555555"/>
          <w:sz w:val="20"/>
          <w:szCs w:val="20"/>
          <w:highlight w:val="cyan"/>
          <w:lang w:val="en-CA"/>
        </w:rPr>
        <w:t>[MbrAdd2]</w:t>
      </w:r>
      <w:r w:rsidRPr="00324DB0">
        <w:rPr>
          <w:rFonts w:ascii="Arial" w:hAnsi="Arial" w:eastAsia="Century Gothic" w:cs="Arial"/>
          <w:color w:val="555555"/>
          <w:sz w:val="20"/>
          <w:szCs w:val="20"/>
          <w:highlight w:val="yellow"/>
          <w:lang w:val="en-CA"/>
        </w:rPr>
        <w:t>&lt;&lt;IF MbrAdd3&gt;&gt;</w:t>
      </w:r>
      <w:r w:rsidRPr="00324DB0">
        <w:rPr>
          <w:rFonts w:ascii="Arial" w:hAnsi="Arial" w:eastAsia="Century Gothic" w:cs="Arial"/>
          <w:color w:val="555555"/>
          <w:sz w:val="20"/>
          <w:szCs w:val="20"/>
          <w:lang w:val="en-CA"/>
        </w:rPr>
        <w:t>,</w:t>
      </w:r>
      <w:r w:rsidRPr="00324DB0">
        <w:rPr>
          <w:rFonts w:ascii="Arial" w:hAnsi="Arial" w:eastAsia="Century Gothic" w:cs="Arial"/>
          <w:color w:val="555555"/>
          <w:sz w:val="20"/>
          <w:szCs w:val="20"/>
          <w:highlight w:val="cyan"/>
          <w:lang w:val="en-CA"/>
        </w:rPr>
        <w:t>[MbrAdd3]</w:t>
      </w:r>
      <w:r w:rsidR="00312C5B">
        <w:rPr>
          <w:rFonts w:ascii="Arial" w:hAnsi="Arial" w:eastAsia="Century Gothic" w:cs="Arial"/>
          <w:color w:val="555555"/>
          <w:sz w:val="20"/>
          <w:szCs w:val="20"/>
          <w:highlight w:val="cyan"/>
          <w:lang w:val="en-CA"/>
        </w:rPr>
        <w:br/>
      </w:r>
      <w:r w:rsidRPr="00FF1E38">
        <w:rPr>
          <w:rFonts w:ascii="Arial" w:hAnsi="Arial" w:eastAsia="Century Gothic" w:cs="Arial"/>
          <w:color w:val="555555"/>
          <w:sz w:val="20"/>
          <w:szCs w:val="20"/>
          <w:highlight w:val="cyan"/>
          <w:lang w:val="en-CA"/>
        </w:rPr>
        <w:t>[MbrCity]</w:t>
      </w:r>
      <w:r w:rsidRPr="00FF1E38">
        <w:rPr>
          <w:rFonts w:ascii="Arial" w:hAnsi="Arial" w:eastAsia="Century Gothic" w:cs="Arial"/>
          <w:color w:val="555555"/>
          <w:sz w:val="20"/>
          <w:szCs w:val="20"/>
          <w:lang w:val="en-CA"/>
        </w:rPr>
        <w:t xml:space="preserve"> </w:t>
      </w:r>
      <w:r w:rsidRPr="00FF1E38">
        <w:rPr>
          <w:rFonts w:ascii="Arial" w:hAnsi="Arial" w:eastAsia="Century Gothic" w:cs="Arial"/>
          <w:color w:val="555555"/>
          <w:sz w:val="20"/>
          <w:szCs w:val="20"/>
          <w:highlight w:val="cyan"/>
          <w:lang w:val="en-CA"/>
        </w:rPr>
        <w:t>[MbrProv]</w:t>
      </w:r>
      <w:r w:rsidRPr="00FF1E38">
        <w:rPr>
          <w:rFonts w:ascii="Arial" w:hAnsi="Arial" w:eastAsia="Century Gothic" w:cs="Arial"/>
          <w:color w:val="555555"/>
          <w:sz w:val="20"/>
          <w:szCs w:val="20"/>
          <w:lang w:val="en-CA"/>
        </w:rPr>
        <w:t xml:space="preserve"> </w:t>
      </w:r>
      <w:r w:rsidRPr="00FF1E38">
        <w:rPr>
          <w:rFonts w:ascii="Arial" w:hAnsi="Arial" w:eastAsia="Century Gothic" w:cs="Arial"/>
          <w:color w:val="555555"/>
          <w:sz w:val="20"/>
          <w:szCs w:val="20"/>
          <w:highlight w:val="cyan"/>
          <w:lang w:val="en-CA"/>
        </w:rPr>
        <w:t>[MbrPostal]</w:t>
      </w:r>
    </w:p>
    <w:p w:rsidRPr="00FF1E38" w:rsidR="00D47600" w:rsidP="003F6775" w:rsidRDefault="00D47600" w14:paraId="55AC26B0" w14:textId="77777777">
      <w:pPr>
        <w:spacing w:before="360" w:after="0"/>
        <w:jc w:val="right"/>
        <w:rPr>
          <w:rFonts w:ascii="Arial" w:hAnsi="Arial" w:cs="Arial"/>
          <w:color w:val="555555"/>
          <w:sz w:val="20"/>
          <w:szCs w:val="20"/>
        </w:rPr>
      </w:pPr>
      <w:r w:rsidRPr="00FF1E38">
        <w:rPr>
          <w:rFonts w:ascii="Arial" w:hAnsi="Arial" w:cs="Arial"/>
          <w:color w:val="555555"/>
          <w:sz w:val="20"/>
          <w:szCs w:val="20"/>
        </w:rPr>
        <w:t xml:space="preserve">University Pension Plan Ontario </w:t>
      </w:r>
    </w:p>
    <w:p w:rsidRPr="00FF1E38" w:rsidR="00D47600" w:rsidP="00D47600" w:rsidRDefault="00D47600" w14:paraId="48551364" w14:textId="77777777">
      <w:pPr>
        <w:spacing w:before="0" w:after="0"/>
        <w:jc w:val="right"/>
        <w:rPr>
          <w:rFonts w:ascii="Arial" w:hAnsi="Arial" w:cs="Arial"/>
          <w:color w:val="555555"/>
          <w:sz w:val="20"/>
          <w:szCs w:val="20"/>
        </w:rPr>
      </w:pPr>
      <w:r w:rsidRPr="00FF1E38">
        <w:rPr>
          <w:rFonts w:ascii="Arial" w:hAnsi="Arial" w:cs="Arial"/>
          <w:color w:val="555555"/>
          <w:sz w:val="20"/>
          <w:szCs w:val="20"/>
        </w:rPr>
        <w:t>(UPP or “the Plan”)</w:t>
      </w:r>
    </w:p>
    <w:p w:rsidRPr="00FF1E38" w:rsidR="00D47600" w:rsidP="00B914D9" w:rsidRDefault="00D47600" w14:paraId="20CA9858" w14:textId="4CB3593F">
      <w:pPr>
        <w:spacing w:before="0" w:after="240"/>
        <w:jc w:val="right"/>
        <w:rPr>
          <w:rFonts w:ascii="Arial" w:hAnsi="Arial" w:cs="Arial"/>
          <w:color w:val="555555"/>
          <w:sz w:val="20"/>
          <w:szCs w:val="20"/>
        </w:rPr>
      </w:pPr>
      <w:r w:rsidRPr="00FF1E38">
        <w:rPr>
          <w:rFonts w:ascii="Arial" w:hAnsi="Arial" w:cs="Arial"/>
          <w:color w:val="555555"/>
          <w:sz w:val="20"/>
          <w:szCs w:val="20"/>
        </w:rPr>
        <w:t xml:space="preserve">Member ID: </w:t>
      </w:r>
      <w:r w:rsidRPr="00FF1E38">
        <w:rPr>
          <w:rFonts w:ascii="Arial" w:hAnsi="Arial" w:cs="Arial"/>
          <w:color w:val="555555"/>
          <w:sz w:val="20"/>
          <w:szCs w:val="20"/>
          <w:highlight w:val="cyan"/>
        </w:rPr>
        <w:t>[UPPMbrNum]</w:t>
      </w:r>
    </w:p>
    <w:p w:rsidRPr="00AD3FA2" w:rsidR="008E146B" w:rsidP="00FD4F62" w:rsidRDefault="00E167FD" w14:paraId="296E87D4" w14:textId="076B956E">
      <w:pPr>
        <w:spacing w:before="360" w:after="360"/>
        <w:rPr>
          <w:rFonts w:ascii="Arial" w:hAnsi="Arial" w:cs="Arial"/>
          <w:color w:val="12314A"/>
          <w:sz w:val="36"/>
          <w:szCs w:val="36"/>
          <w:lang w:val="en-CA"/>
        </w:rPr>
      </w:pPr>
      <w:r w:rsidRPr="00AD3FA2">
        <w:rPr>
          <w:rFonts w:ascii="Arial" w:hAnsi="Arial" w:cs="Arial"/>
          <w:color w:val="12314A"/>
          <w:sz w:val="36"/>
          <w:szCs w:val="36"/>
          <w:highlight w:val="cyan"/>
          <w:lang w:val="en-CA"/>
        </w:rPr>
        <w:t>[MbrPrefix]</w:t>
      </w:r>
      <w:r w:rsidRPr="00AD3FA2">
        <w:rPr>
          <w:rFonts w:ascii="Arial" w:hAnsi="Arial" w:cs="Arial"/>
          <w:color w:val="12314A"/>
          <w:sz w:val="36"/>
          <w:szCs w:val="36"/>
          <w:lang w:val="en-CA"/>
        </w:rPr>
        <w:t xml:space="preserve"> </w:t>
      </w:r>
      <w:r w:rsidRPr="00AD3FA2">
        <w:rPr>
          <w:rFonts w:ascii="Arial" w:hAnsi="Arial" w:cs="Arial"/>
          <w:color w:val="12314A"/>
          <w:sz w:val="36"/>
          <w:szCs w:val="36"/>
          <w:highlight w:val="cyan"/>
          <w:lang w:val="en-CA"/>
        </w:rPr>
        <w:t>[MbrNameFull]</w:t>
      </w:r>
      <w:r w:rsidRPr="00AD3FA2">
        <w:rPr>
          <w:rFonts w:ascii="Arial" w:hAnsi="Arial" w:cs="Arial"/>
          <w:color w:val="12314A"/>
          <w:sz w:val="36"/>
          <w:szCs w:val="36"/>
          <w:lang w:val="en-CA"/>
        </w:rPr>
        <w:t xml:space="preserve">’s </w:t>
      </w:r>
      <w:r w:rsidRPr="00AD3FA2">
        <w:rPr>
          <w:rFonts w:ascii="Arial" w:hAnsi="Arial" w:cs="Arial"/>
          <w:noProof/>
          <w:color w:val="12314A"/>
          <w:sz w:val="36"/>
          <w:szCs w:val="36"/>
          <w:lang w:val="en-CA"/>
        </w:rPr>
        <w:t>pen</w:t>
      </w:r>
      <w:r w:rsidRPr="00FD4F62">
        <w:rPr>
          <w:rFonts w:ascii="Arial" w:hAnsi="Arial" w:cs="Arial"/>
          <w:noProof/>
          <w:color w:val="12314A"/>
          <w:sz w:val="36"/>
          <w:szCs w:val="36"/>
          <w:lang w:val="en-CA"/>
        </w:rPr>
        <w:t>si</w:t>
      </w:r>
      <w:r w:rsidRPr="00AD3FA2">
        <w:rPr>
          <w:rFonts w:ascii="Arial" w:hAnsi="Arial" w:cs="Arial"/>
          <w:noProof/>
          <w:color w:val="12314A"/>
          <w:sz w:val="36"/>
          <w:szCs w:val="36"/>
          <w:lang w:val="en-CA"/>
        </w:rPr>
        <w:t>on</w:t>
      </w:r>
      <w:r w:rsidRPr="00AD3FA2">
        <w:rPr>
          <w:rFonts w:ascii="Arial" w:hAnsi="Arial" w:cs="Arial"/>
          <w:color w:val="12314A"/>
          <w:sz w:val="36"/>
          <w:szCs w:val="36"/>
          <w:lang w:val="en-CA"/>
        </w:rPr>
        <w:t xml:space="preserve"> estimate</w:t>
      </w:r>
      <w:r w:rsidRPr="00AD3FA2" w:rsidR="008E146B">
        <w:rPr>
          <w:rFonts w:ascii="Arial" w:hAnsi="Arial" w:cs="Arial"/>
          <w:color w:val="12314A"/>
          <w:sz w:val="36"/>
          <w:szCs w:val="36"/>
          <w:lang w:val="en-CA"/>
        </w:rPr>
        <w:tab/>
      </w:r>
    </w:p>
    <w:p w:rsidRPr="0056185C" w:rsidR="008E146B" w:rsidP="008E146B" w:rsidRDefault="008E146B" w14:paraId="105DAB0F" w14:textId="77777777">
      <w:pPr>
        <w:spacing w:before="0" w:after="0"/>
        <w:contextualSpacing/>
        <w:rPr>
          <w:rFonts w:ascii="Arial" w:hAnsi="Arial" w:cs="Arial"/>
          <w:i/>
          <w:iCs/>
          <w:color w:val="555555"/>
          <w:sz w:val="20"/>
          <w:szCs w:val="20"/>
          <w:lang w:val="en-CA"/>
        </w:rPr>
      </w:pPr>
      <w:r w:rsidRPr="0056185C">
        <w:rPr>
          <w:rFonts w:ascii="Arial" w:hAnsi="Arial" w:cs="Arial"/>
          <w:i/>
          <w:iCs/>
          <w:color w:val="555555"/>
          <w:sz w:val="20"/>
          <w:szCs w:val="20"/>
          <w:lang w:val="en-CA"/>
        </w:rPr>
        <w:t xml:space="preserve">This statement was created on </w:t>
      </w:r>
      <w:r w:rsidRPr="0056185C">
        <w:rPr>
          <w:rFonts w:ascii="Arial" w:hAnsi="Arial" w:cs="Arial"/>
          <w:b/>
          <w:bCs/>
          <w:i/>
          <w:iCs/>
          <w:color w:val="555555"/>
          <w:sz w:val="20"/>
          <w:szCs w:val="20"/>
          <w:highlight w:val="cyan"/>
          <w:lang w:val="en-CA"/>
        </w:rPr>
        <w:t>[IssueDate]</w:t>
      </w:r>
      <w:r w:rsidRPr="0056185C">
        <w:rPr>
          <w:rFonts w:ascii="Arial" w:hAnsi="Arial" w:cs="Arial"/>
          <w:i/>
          <w:iCs/>
          <w:color w:val="555555"/>
          <w:sz w:val="20"/>
          <w:szCs w:val="20"/>
          <w:lang w:val="en-CA"/>
        </w:rPr>
        <w:t xml:space="preserve"> at </w:t>
      </w:r>
      <w:r w:rsidRPr="0056185C">
        <w:rPr>
          <w:rFonts w:ascii="Arial" w:hAnsi="Arial" w:cs="Arial"/>
          <w:i/>
          <w:iCs/>
          <w:color w:val="555555"/>
          <w:sz w:val="20"/>
          <w:szCs w:val="20"/>
          <w:highlight w:val="cyan"/>
          <w:lang w:val="en-CA"/>
        </w:rPr>
        <w:t>[xx:xx am/pm]</w:t>
      </w:r>
    </w:p>
    <w:p w:rsidRPr="0056185C" w:rsidR="008E146B" w:rsidP="00E333DB" w:rsidRDefault="008E146B" w14:paraId="3B913713" w14:textId="689DE258">
      <w:pPr>
        <w:spacing w:before="0" w:after="360"/>
        <w:rPr>
          <w:rFonts w:ascii="Arial" w:hAnsi="Arial" w:cs="Arial"/>
          <w:i/>
          <w:iCs/>
          <w:color w:val="555555"/>
          <w:sz w:val="20"/>
          <w:szCs w:val="20"/>
          <w:lang w:val="en-CA"/>
        </w:rPr>
      </w:pPr>
      <w:r w:rsidRPr="0056185C">
        <w:rPr>
          <w:rFonts w:ascii="Arial" w:hAnsi="Arial" w:cs="Arial"/>
          <w:i/>
          <w:iCs/>
          <w:color w:val="555555"/>
          <w:sz w:val="20"/>
          <w:szCs w:val="20"/>
          <w:lang w:val="en-CA"/>
        </w:rPr>
        <w:t xml:space="preserve">All pension estimates are provided in </w:t>
      </w:r>
      <w:r w:rsidRPr="0056185C">
        <w:rPr>
          <w:rFonts w:ascii="Arial" w:hAnsi="Arial" w:cs="Arial"/>
          <w:b/>
          <w:bCs/>
          <w:i/>
          <w:iCs/>
          <w:color w:val="555555"/>
          <w:sz w:val="20"/>
          <w:szCs w:val="20"/>
          <w:lang w:val="en-CA"/>
        </w:rPr>
        <w:t>gross, monthly</w:t>
      </w:r>
      <w:r w:rsidRPr="0056185C">
        <w:rPr>
          <w:rFonts w:ascii="Arial" w:hAnsi="Arial" w:cs="Arial"/>
          <w:i/>
          <w:iCs/>
          <w:color w:val="555555"/>
          <w:sz w:val="20"/>
          <w:szCs w:val="20"/>
          <w:lang w:val="en-CA"/>
        </w:rPr>
        <w:t xml:space="preserve"> amounts</w:t>
      </w:r>
      <w:r w:rsidRPr="0056185C" w:rsidR="00E93971">
        <w:rPr>
          <w:rFonts w:ascii="Arial" w:hAnsi="Arial" w:cs="Arial"/>
          <w:i/>
          <w:iCs/>
          <w:color w:val="555555"/>
          <w:sz w:val="20"/>
          <w:szCs w:val="20"/>
          <w:lang w:val="en-CA"/>
        </w:rPr>
        <w:t>.</w:t>
      </w:r>
    </w:p>
    <w:p w:rsidRPr="0056185C" w:rsidR="008E146B" w:rsidP="00EB1E4F" w:rsidRDefault="008E146B" w14:paraId="47136D44" w14:textId="3B11C575">
      <w:pPr>
        <w:spacing w:before="0" w:after="240"/>
        <w:rPr>
          <w:rFonts w:ascii="Arial" w:hAnsi="Arial" w:cs="Arial"/>
          <w:b/>
          <w:bCs/>
          <w:color w:val="12314A"/>
          <w:sz w:val="24"/>
          <w:szCs w:val="24"/>
          <w:lang w:val="en-CA"/>
        </w:rPr>
      </w:pPr>
      <w:r w:rsidRPr="0056185C">
        <w:rPr>
          <w:rFonts w:ascii="Arial" w:hAnsi="Arial" w:cs="Arial"/>
          <w:b/>
          <w:bCs/>
          <w:color w:val="12314A"/>
          <w:sz w:val="24"/>
          <w:szCs w:val="24"/>
          <w:lang w:val="en-CA"/>
        </w:rPr>
        <w:t>Summary of your pension e</w:t>
      </w:r>
      <w:r w:rsidRPr="000F1760">
        <w:rPr>
          <w:rFonts w:ascii="Arial" w:hAnsi="Arial" w:cs="Arial"/>
          <w:b/>
          <w:bCs/>
          <w:color w:val="12314A"/>
          <w:sz w:val="24"/>
          <w:szCs w:val="24"/>
          <w:lang w:val="en-CA"/>
        </w:rPr>
        <w:t>sti</w:t>
      </w:r>
      <w:r w:rsidRPr="0056185C">
        <w:rPr>
          <w:rFonts w:ascii="Arial" w:hAnsi="Arial" w:cs="Arial"/>
          <w:b/>
          <w:bCs/>
          <w:color w:val="12314A"/>
          <w:sz w:val="24"/>
          <w:szCs w:val="24"/>
          <w:lang w:val="en-CA"/>
        </w:rPr>
        <w:t>mate</w:t>
      </w:r>
    </w:p>
    <w:p w:rsidRPr="0056185C" w:rsidR="00905AE0" w:rsidP="00761E6D" w:rsidRDefault="002232D3" w14:paraId="0E994BAD" w14:textId="5B7FB45C">
      <w:pPr>
        <w:spacing w:before="0" w:after="240"/>
        <w:rPr>
          <w:rFonts w:ascii="Arial" w:hAnsi="Arial" w:cs="Arial"/>
          <w:color w:val="555555"/>
          <w:sz w:val="20"/>
          <w:szCs w:val="20"/>
        </w:rPr>
      </w:pPr>
      <w:r w:rsidRPr="0056185C">
        <w:rPr>
          <w:rFonts w:ascii="Arial" w:hAnsi="Arial" w:cs="Arial"/>
          <w:color w:val="555555"/>
          <w:sz w:val="20"/>
          <w:szCs w:val="20"/>
          <w:lang w:val="en-CA"/>
        </w:rPr>
        <w:t xml:space="preserve">It’s never too early to start planning for your future, and running a pension estimate is a key part of understanding how your pension can support your future retirement goals. </w:t>
      </w:r>
      <w:r w:rsidRPr="0056185C" w:rsidR="00451B9E">
        <w:rPr>
          <w:rFonts w:ascii="Arial" w:hAnsi="Arial" w:cs="Arial"/>
          <w:color w:val="555555"/>
          <w:sz w:val="20"/>
          <w:szCs w:val="20"/>
          <w:lang w:val="en-CA"/>
        </w:rPr>
        <w:t xml:space="preserve">In this estimate, you’ll find a description </w:t>
      </w:r>
      <w:r w:rsidRPr="0056185C" w:rsidR="009732AE">
        <w:rPr>
          <w:rFonts w:ascii="Arial" w:hAnsi="Arial" w:cs="Arial"/>
          <w:color w:val="555555"/>
          <w:sz w:val="20"/>
          <w:szCs w:val="20"/>
          <w:lang w:val="en-CA"/>
        </w:rPr>
        <w:t xml:space="preserve">of the options available to you, your estimated pension </w:t>
      </w:r>
      <w:r w:rsidRPr="00FF1E38" w:rsidR="009732AE">
        <w:rPr>
          <w:rFonts w:ascii="Arial" w:hAnsi="Arial" w:cs="Arial"/>
          <w:color w:val="555555"/>
          <w:sz w:val="20"/>
          <w:szCs w:val="20"/>
          <w:lang w:val="en-CA"/>
        </w:rPr>
        <w:t xml:space="preserve">amounts, </w:t>
      </w:r>
      <w:r w:rsidRPr="00FF1E38" w:rsidR="21B936FD">
        <w:rPr>
          <w:rFonts w:ascii="Arial" w:hAnsi="Arial" w:cs="Arial"/>
          <w:color w:val="555555"/>
          <w:sz w:val="20"/>
          <w:szCs w:val="20"/>
          <w:lang w:val="en-CA"/>
        </w:rPr>
        <w:t xml:space="preserve">and </w:t>
      </w:r>
      <w:r w:rsidRPr="00FF1E38" w:rsidR="009732AE">
        <w:rPr>
          <w:rFonts w:ascii="Arial" w:hAnsi="Arial" w:cs="Arial"/>
          <w:color w:val="555555"/>
          <w:sz w:val="20"/>
          <w:szCs w:val="20"/>
          <w:lang w:val="en-CA"/>
        </w:rPr>
        <w:t>key</w:t>
      </w:r>
      <w:r w:rsidRPr="0056185C" w:rsidR="009732AE">
        <w:rPr>
          <w:rFonts w:ascii="Arial" w:hAnsi="Arial" w:cs="Arial"/>
          <w:color w:val="555555"/>
          <w:sz w:val="20"/>
          <w:szCs w:val="20"/>
          <w:lang w:val="en-CA"/>
        </w:rPr>
        <w:t xml:space="preserve"> terms and important information</w:t>
      </w:r>
      <w:r w:rsidRPr="0056185C" w:rsidR="4E96AECF">
        <w:rPr>
          <w:rFonts w:ascii="Arial" w:hAnsi="Arial" w:cs="Arial"/>
          <w:color w:val="555555"/>
          <w:sz w:val="20"/>
          <w:szCs w:val="20"/>
          <w:lang w:val="en-CA"/>
        </w:rPr>
        <w:t xml:space="preserve"> to help you make informed decisions</w:t>
      </w:r>
      <w:r w:rsidRPr="0056185C" w:rsidR="009732AE">
        <w:rPr>
          <w:rFonts w:ascii="Arial" w:hAnsi="Arial" w:cs="Arial"/>
          <w:color w:val="555555"/>
          <w:sz w:val="20"/>
          <w:szCs w:val="20"/>
          <w:lang w:val="en-CA"/>
        </w:rPr>
        <w:t>.</w:t>
      </w:r>
      <w:r w:rsidRPr="0056185C" w:rsidR="001C54C2">
        <w:rPr>
          <w:rFonts w:ascii="Arial" w:hAnsi="Arial" w:cs="Arial"/>
          <w:color w:val="555555"/>
          <w:sz w:val="20"/>
          <w:szCs w:val="20"/>
          <w:lang w:val="en-CA"/>
        </w:rPr>
        <w:t xml:space="preserve"> </w:t>
      </w:r>
      <w:r w:rsidRPr="0056185C" w:rsidR="009732AE">
        <w:rPr>
          <w:rFonts w:ascii="Arial" w:hAnsi="Arial" w:cs="Arial"/>
          <w:color w:val="555555"/>
          <w:sz w:val="20"/>
          <w:szCs w:val="20"/>
        </w:rPr>
        <w:t xml:space="preserve">We encourage you to </w:t>
      </w:r>
      <w:r w:rsidRPr="0056185C" w:rsidR="739FA638">
        <w:rPr>
          <w:rFonts w:ascii="Arial" w:hAnsi="Arial" w:cs="Arial"/>
          <w:color w:val="555555"/>
          <w:sz w:val="20"/>
          <w:szCs w:val="20"/>
        </w:rPr>
        <w:t>review your</w:t>
      </w:r>
      <w:r w:rsidRPr="0056185C" w:rsidR="009732AE">
        <w:rPr>
          <w:rFonts w:ascii="Arial" w:hAnsi="Arial" w:cs="Arial"/>
          <w:color w:val="555555"/>
          <w:sz w:val="20"/>
          <w:szCs w:val="20"/>
        </w:rPr>
        <w:t xml:space="preserve"> estimate </w:t>
      </w:r>
      <w:r w:rsidRPr="0056185C" w:rsidR="53305CBF">
        <w:rPr>
          <w:rFonts w:ascii="Arial" w:hAnsi="Arial" w:cs="Arial"/>
          <w:color w:val="555555"/>
          <w:sz w:val="20"/>
          <w:szCs w:val="20"/>
        </w:rPr>
        <w:t xml:space="preserve">carefully and contact us if you have any </w:t>
      </w:r>
      <w:r w:rsidRPr="0056185C" w:rsidR="53B3CD6C">
        <w:rPr>
          <w:rFonts w:ascii="Arial" w:hAnsi="Arial" w:cs="Arial"/>
          <w:color w:val="555555"/>
          <w:sz w:val="20"/>
          <w:szCs w:val="20"/>
        </w:rPr>
        <w:t>questions</w:t>
      </w:r>
      <w:r w:rsidRPr="0056185C" w:rsidR="53305CBF">
        <w:rPr>
          <w:rFonts w:ascii="Arial" w:hAnsi="Arial" w:cs="Arial"/>
          <w:color w:val="555555"/>
          <w:sz w:val="20"/>
          <w:szCs w:val="20"/>
        </w:rPr>
        <w:t>.</w:t>
      </w:r>
      <w:r w:rsidRPr="0056185C" w:rsidR="007B369A">
        <w:rPr>
          <w:rFonts w:ascii="Arial" w:hAnsi="Arial" w:cs="Arial"/>
          <w:color w:val="555555"/>
          <w:sz w:val="20"/>
          <w:szCs w:val="20"/>
        </w:rPr>
        <w:t xml:space="preserve"> </w:t>
      </w:r>
    </w:p>
    <w:p w:rsidRPr="0056185C" w:rsidR="00905AE0" w:rsidP="00761E6D" w:rsidRDefault="00905AE0" w14:paraId="462A10A2" w14:textId="6A79F92C">
      <w:pPr>
        <w:spacing w:before="0" w:after="240"/>
        <w:rPr>
          <w:rFonts w:ascii="Arial" w:hAnsi="Arial" w:cs="Arial"/>
          <w:color w:val="555555"/>
          <w:sz w:val="20"/>
          <w:szCs w:val="20"/>
          <w:lang w:val="en-CA"/>
        </w:rPr>
      </w:pPr>
      <w:r w:rsidRPr="0056185C">
        <w:rPr>
          <w:rFonts w:ascii="Arial" w:hAnsi="Arial" w:cs="Arial"/>
          <w:color w:val="555555"/>
          <w:sz w:val="20"/>
          <w:szCs w:val="20"/>
          <w:lang w:val="en-CA"/>
        </w:rPr>
        <w:t>Please note, t</w:t>
      </w:r>
      <w:r w:rsidRPr="0056185C" w:rsidR="007B369A">
        <w:rPr>
          <w:rFonts w:ascii="Arial" w:hAnsi="Arial" w:cs="Arial"/>
          <w:color w:val="555555"/>
          <w:sz w:val="20"/>
          <w:szCs w:val="20"/>
          <w:lang w:val="en-CA"/>
        </w:rPr>
        <w:t xml:space="preserve">his pension estimate does not constitute financial, tax, or legal advice. </w:t>
      </w:r>
      <w:r w:rsidRPr="0056185C">
        <w:rPr>
          <w:rFonts w:ascii="Arial" w:hAnsi="Arial" w:cs="Arial"/>
          <w:color w:val="555555"/>
          <w:sz w:val="20"/>
          <w:szCs w:val="20"/>
          <w:lang w:val="en-CA"/>
        </w:rPr>
        <w:t>We</w:t>
      </w:r>
      <w:r w:rsidRPr="0056185C" w:rsidR="007B369A">
        <w:rPr>
          <w:rFonts w:ascii="Arial" w:hAnsi="Arial" w:cs="Arial"/>
          <w:color w:val="555555"/>
          <w:sz w:val="20"/>
          <w:szCs w:val="20"/>
          <w:lang w:val="en-CA"/>
        </w:rPr>
        <w:t xml:space="preserve"> encourage</w:t>
      </w:r>
      <w:r w:rsidRPr="0056185C">
        <w:rPr>
          <w:rFonts w:ascii="Arial" w:hAnsi="Arial" w:cs="Arial"/>
          <w:color w:val="555555"/>
          <w:sz w:val="20"/>
          <w:szCs w:val="20"/>
          <w:lang w:val="en-CA"/>
        </w:rPr>
        <w:t xml:space="preserve"> you </w:t>
      </w:r>
      <w:r w:rsidRPr="0056185C" w:rsidR="007B369A">
        <w:rPr>
          <w:rFonts w:ascii="Arial" w:hAnsi="Arial" w:cs="Arial"/>
          <w:color w:val="555555"/>
          <w:sz w:val="20"/>
          <w:szCs w:val="20"/>
          <w:lang w:val="en-CA"/>
        </w:rPr>
        <w:t>to seek independent financial advice to ensure the decisions you make are appropriate for your personal situation.</w:t>
      </w:r>
    </w:p>
    <w:p w:rsidRPr="0056185C" w:rsidR="006458EA" w:rsidP="5523D9FF" w:rsidRDefault="0E802F3C" w14:paraId="2FB7F8E6" w14:textId="3EC03D8B">
      <w:pPr>
        <w:spacing w:before="0" w:after="240"/>
        <w:rPr>
          <w:rFonts w:ascii="Arial" w:hAnsi="Arial" w:cs="Arial"/>
          <w:color w:val="555555"/>
          <w:sz w:val="20"/>
          <w:szCs w:val="20"/>
          <w:lang w:val="en-CA"/>
        </w:rPr>
      </w:pPr>
      <w:r w:rsidRPr="0056185C">
        <w:rPr>
          <w:rFonts w:ascii="Arial" w:hAnsi="Arial" w:cs="Arial"/>
          <w:color w:val="555555"/>
          <w:sz w:val="20"/>
          <w:szCs w:val="20"/>
          <w:highlight w:val="yellow"/>
          <w:lang w:val="en-CA"/>
        </w:rPr>
        <w:t>&lt;&lt;IF UPP = Y AND Prior Plan = Y&gt;&gt;</w:t>
      </w:r>
      <w:r w:rsidRPr="0056185C" w:rsidR="6C9393A5">
        <w:rPr>
          <w:rFonts w:ascii="Arial" w:hAnsi="Arial" w:cs="Arial"/>
          <w:color w:val="555555"/>
          <w:sz w:val="20"/>
          <w:szCs w:val="20"/>
          <w:lang w:val="en-CA"/>
        </w:rPr>
        <w:t>You have accrued pension benefits both before and after your employer joined UPP.</w:t>
      </w:r>
      <w:r w:rsidRPr="0056185C">
        <w:rPr>
          <w:rFonts w:ascii="Arial" w:hAnsi="Arial" w:cs="Arial"/>
          <w:color w:val="555555"/>
          <w:sz w:val="20"/>
          <w:szCs w:val="20"/>
          <w:lang w:val="en-CA"/>
        </w:rPr>
        <w:t xml:space="preserve"> While these </w:t>
      </w:r>
      <w:r w:rsidRPr="0056185C" w:rsidR="77129E00">
        <w:rPr>
          <w:rFonts w:ascii="Arial" w:hAnsi="Arial" w:cs="Arial"/>
          <w:color w:val="555555"/>
          <w:sz w:val="20"/>
          <w:szCs w:val="20"/>
          <w:lang w:val="en-CA"/>
        </w:rPr>
        <w:t xml:space="preserve">pensions </w:t>
      </w:r>
      <w:r w:rsidRPr="0056185C">
        <w:rPr>
          <w:rFonts w:ascii="Arial" w:hAnsi="Arial" w:cs="Arial"/>
          <w:color w:val="555555"/>
          <w:sz w:val="20"/>
          <w:szCs w:val="20"/>
          <w:lang w:val="en-CA"/>
        </w:rPr>
        <w:t xml:space="preserve">are </w:t>
      </w:r>
      <w:r w:rsidRPr="0056185C" w:rsidR="4B993A94">
        <w:rPr>
          <w:rFonts w:ascii="Arial" w:hAnsi="Arial" w:cs="Arial"/>
          <w:color w:val="555555"/>
          <w:sz w:val="20"/>
          <w:szCs w:val="20"/>
          <w:lang w:val="en-CA"/>
        </w:rPr>
        <w:t xml:space="preserve">shown </w:t>
      </w:r>
      <w:r w:rsidRPr="0056185C">
        <w:rPr>
          <w:rFonts w:ascii="Arial" w:hAnsi="Arial" w:cs="Arial"/>
          <w:color w:val="555555"/>
          <w:sz w:val="20"/>
          <w:szCs w:val="20"/>
          <w:lang w:val="en-CA"/>
        </w:rPr>
        <w:t xml:space="preserve">separately in this pension estimate, </w:t>
      </w:r>
      <w:r w:rsidRPr="0056185C" w:rsidR="49AF6E00">
        <w:rPr>
          <w:rFonts w:ascii="Arial" w:hAnsi="Arial" w:cs="Arial"/>
          <w:color w:val="555555"/>
          <w:sz w:val="20"/>
          <w:szCs w:val="20"/>
          <w:lang w:val="en-CA"/>
        </w:rPr>
        <w:t>you will receive on</w:t>
      </w:r>
      <w:r w:rsidRPr="0056185C" w:rsidR="13A07C56">
        <w:rPr>
          <w:rFonts w:ascii="Arial" w:hAnsi="Arial" w:cs="Arial"/>
          <w:color w:val="555555"/>
          <w:sz w:val="20"/>
          <w:szCs w:val="20"/>
          <w:lang w:val="en-CA"/>
        </w:rPr>
        <w:t>e</w:t>
      </w:r>
      <w:r w:rsidRPr="0056185C" w:rsidR="49AF6E00">
        <w:rPr>
          <w:rFonts w:ascii="Arial" w:hAnsi="Arial" w:cs="Arial"/>
          <w:color w:val="555555"/>
          <w:sz w:val="20"/>
          <w:szCs w:val="20"/>
          <w:lang w:val="en-CA"/>
        </w:rPr>
        <w:t xml:space="preserve"> </w:t>
      </w:r>
      <w:r w:rsidRPr="0056185C" w:rsidR="3C9AEEAF">
        <w:rPr>
          <w:rFonts w:ascii="Arial" w:hAnsi="Arial" w:cs="Arial"/>
          <w:color w:val="555555"/>
          <w:sz w:val="20"/>
          <w:szCs w:val="20"/>
          <w:lang w:val="en-CA"/>
        </w:rPr>
        <w:t xml:space="preserve">monthly </w:t>
      </w:r>
      <w:r w:rsidRPr="0056185C" w:rsidR="004F271B">
        <w:rPr>
          <w:rFonts w:ascii="Arial" w:hAnsi="Arial" w:cs="Arial"/>
          <w:color w:val="555555"/>
          <w:sz w:val="20"/>
          <w:szCs w:val="20"/>
          <w:lang w:val="en-CA"/>
        </w:rPr>
        <w:t xml:space="preserve">pension payment </w:t>
      </w:r>
      <w:r w:rsidRPr="0056185C" w:rsidR="3B01B28C">
        <w:rPr>
          <w:rFonts w:ascii="Arial" w:hAnsi="Arial" w:cs="Arial"/>
          <w:color w:val="555555"/>
          <w:sz w:val="20"/>
          <w:szCs w:val="20"/>
          <w:lang w:val="en-CA"/>
        </w:rPr>
        <w:t>that reflects</w:t>
      </w:r>
      <w:r w:rsidRPr="0056185C" w:rsidR="40611457">
        <w:rPr>
          <w:rFonts w:ascii="Arial" w:hAnsi="Arial" w:cs="Arial"/>
          <w:color w:val="555555"/>
          <w:sz w:val="20"/>
          <w:szCs w:val="20"/>
          <w:lang w:val="en-CA"/>
        </w:rPr>
        <w:t xml:space="preserve"> the elections you make for </w:t>
      </w:r>
      <w:r w:rsidRPr="0056185C" w:rsidR="40611457">
        <w:rPr>
          <w:rFonts w:ascii="Arial" w:hAnsi="Arial" w:cs="Arial"/>
          <w:b/>
          <w:bCs/>
          <w:color w:val="555555"/>
          <w:sz w:val="20"/>
          <w:szCs w:val="20"/>
          <w:lang w:val="en-CA"/>
        </w:rPr>
        <w:t>both</w:t>
      </w:r>
      <w:r w:rsidRPr="0056185C" w:rsidR="40611457">
        <w:rPr>
          <w:rFonts w:ascii="Arial" w:hAnsi="Arial" w:cs="Arial"/>
          <w:color w:val="555555"/>
          <w:sz w:val="20"/>
          <w:szCs w:val="20"/>
          <w:lang w:val="en-CA"/>
        </w:rPr>
        <w:t xml:space="preserve"> your UPP and your pre-conversion pension.</w:t>
      </w:r>
      <w:r w:rsidRPr="0056185C" w:rsidR="49AF6E00">
        <w:rPr>
          <w:rFonts w:ascii="Arial" w:hAnsi="Arial" w:cs="Arial"/>
          <w:color w:val="555555"/>
          <w:sz w:val="20"/>
          <w:szCs w:val="20"/>
          <w:lang w:val="en-CA"/>
        </w:rPr>
        <w:t xml:space="preserve"> </w:t>
      </w:r>
      <w:r w:rsidRPr="0056185C">
        <w:rPr>
          <w:rFonts w:ascii="Arial" w:hAnsi="Arial" w:cs="Arial"/>
          <w:color w:val="555555"/>
          <w:sz w:val="20"/>
          <w:szCs w:val="20"/>
          <w:highlight w:val="yellow"/>
          <w:lang w:val="en-CA"/>
        </w:rPr>
        <w:t>&lt;&lt;end IF&gt;&gt;</w:t>
      </w:r>
      <w:r w:rsidRPr="0056185C" w:rsidR="007C3593">
        <w:rPr>
          <w:rFonts w:ascii="Arial" w:hAnsi="Arial" w:cs="Arial"/>
          <w:color w:val="555555"/>
          <w:sz w:val="20"/>
          <w:szCs w:val="20"/>
          <w:highlight w:val="yellow"/>
          <w:lang w:val="en-CA"/>
        </w:rPr>
        <w:t>&lt;&lt;IF SPA = Y&gt;&gt;</w:t>
      </w:r>
      <w:r w:rsidRPr="0056185C" w:rsidR="17B0C823">
        <w:rPr>
          <w:rFonts w:ascii="Arial" w:hAnsi="Arial" w:cs="Arial"/>
          <w:color w:val="555555"/>
          <w:sz w:val="20"/>
          <w:szCs w:val="20"/>
          <w:lang w:val="en-CA"/>
        </w:rPr>
        <w:t>If y</w:t>
      </w:r>
      <w:r w:rsidRPr="0056185C" w:rsidR="17B0C823">
        <w:rPr>
          <w:rFonts w:ascii="Arial" w:hAnsi="Arial" w:eastAsia="Arial" w:cs="Arial"/>
          <w:color w:val="555555"/>
          <w:sz w:val="20"/>
          <w:szCs w:val="20"/>
          <w:lang w:val="en-CA"/>
        </w:rPr>
        <w:t xml:space="preserve">ou </w:t>
      </w:r>
      <w:r w:rsidRPr="0056185C" w:rsidR="007C3593">
        <w:rPr>
          <w:rFonts w:ascii="Arial" w:hAnsi="Arial" w:eastAsia="Arial" w:cs="Arial"/>
          <w:color w:val="555555"/>
          <w:sz w:val="20"/>
          <w:szCs w:val="20"/>
          <w:lang w:val="en-CA"/>
        </w:rPr>
        <w:t>have</w:t>
      </w:r>
      <w:r w:rsidRPr="0056185C" w:rsidR="17B0C823">
        <w:rPr>
          <w:rFonts w:ascii="Arial" w:hAnsi="Arial" w:eastAsia="Arial" w:cs="Arial"/>
          <w:color w:val="555555"/>
          <w:sz w:val="20"/>
          <w:szCs w:val="20"/>
          <w:lang w:val="en-CA"/>
        </w:rPr>
        <w:t xml:space="preserve"> a benefit under a supplemental pension arrangement (SPA) administered by your employer, please note</w:t>
      </w:r>
      <w:r w:rsidRPr="0056185C" w:rsidR="001E0D25">
        <w:rPr>
          <w:rFonts w:ascii="Arial" w:hAnsi="Arial" w:eastAsia="Arial" w:cs="Arial"/>
          <w:color w:val="555555"/>
          <w:sz w:val="20"/>
          <w:szCs w:val="20"/>
          <w:lang w:val="en-CA"/>
        </w:rPr>
        <w:t xml:space="preserve"> </w:t>
      </w:r>
      <w:r w:rsidRPr="0056185C" w:rsidR="007C3593">
        <w:rPr>
          <w:rFonts w:ascii="Arial" w:hAnsi="Arial" w:eastAsia="Arial" w:cs="Arial"/>
          <w:color w:val="555555"/>
          <w:sz w:val="20"/>
          <w:szCs w:val="20"/>
          <w:lang w:val="en-CA"/>
        </w:rPr>
        <w:t>this</w:t>
      </w:r>
      <w:r w:rsidRPr="0056185C" w:rsidR="17B0C823">
        <w:rPr>
          <w:rFonts w:ascii="Arial" w:hAnsi="Arial" w:eastAsia="Arial" w:cs="Arial"/>
          <w:color w:val="555555"/>
          <w:sz w:val="20"/>
          <w:szCs w:val="20"/>
          <w:lang w:val="en-CA"/>
        </w:rPr>
        <w:t xml:space="preserve"> estimate does not reflect any such entitlements</w:t>
      </w:r>
      <w:r w:rsidRPr="0056185C" w:rsidR="320A23E6">
        <w:rPr>
          <w:rFonts w:ascii="Arial" w:hAnsi="Arial" w:eastAsia="Arial" w:cs="Arial"/>
          <w:color w:val="555555"/>
          <w:sz w:val="20"/>
          <w:szCs w:val="20"/>
          <w:lang w:val="en-CA"/>
        </w:rPr>
        <w:t>. For details about the SPA, please contact your employer</w:t>
      </w:r>
      <w:r w:rsidRPr="0056185C" w:rsidR="17B0C823">
        <w:rPr>
          <w:rFonts w:ascii="Arial" w:hAnsi="Arial" w:eastAsia="Arial" w:cs="Arial"/>
          <w:color w:val="555555"/>
          <w:sz w:val="20"/>
          <w:szCs w:val="20"/>
          <w:lang w:val="en-CA"/>
        </w:rPr>
        <w:t>.</w:t>
      </w:r>
      <w:r w:rsidRPr="0056185C" w:rsidR="006B237B">
        <w:rPr>
          <w:rFonts w:ascii="Arial" w:hAnsi="Arial" w:eastAsia="Arial" w:cs="Arial"/>
          <w:color w:val="555555"/>
          <w:sz w:val="20"/>
          <w:szCs w:val="20"/>
          <w:highlight w:val="yellow"/>
          <w:lang w:val="en-CA"/>
        </w:rPr>
        <w:t>&lt;&lt;end IF&gt;&gt;</w:t>
      </w:r>
      <w:r w:rsidRPr="0056185C" w:rsidR="61789D26">
        <w:rPr>
          <w:rFonts w:ascii="Arial" w:hAnsi="Arial" w:cs="Arial"/>
          <w:color w:val="555555"/>
          <w:sz w:val="20"/>
          <w:szCs w:val="20"/>
          <w:lang w:val="en-CA"/>
        </w:rPr>
        <w:t xml:space="preserve"> </w:t>
      </w:r>
    </w:p>
    <w:p w:rsidRPr="0056185C" w:rsidR="00881834" w:rsidP="00EB1E4F" w:rsidRDefault="72018689" w14:paraId="11D2EE7D" w14:textId="0658793A">
      <w:pPr>
        <w:spacing w:before="0" w:after="240"/>
        <w:rPr>
          <w:rFonts w:ascii="Arial" w:hAnsi="Arial" w:cs="Arial"/>
          <w:color w:val="555555"/>
          <w:sz w:val="20"/>
          <w:szCs w:val="20"/>
          <w:lang w:val="en-CA"/>
        </w:rPr>
      </w:pPr>
      <w:r w:rsidRPr="0056185C">
        <w:rPr>
          <w:rFonts w:ascii="Arial" w:hAnsi="Arial" w:cs="Arial"/>
          <w:color w:val="555555"/>
          <w:sz w:val="20"/>
          <w:szCs w:val="20"/>
          <w:highlight w:val="yellow"/>
          <w:lang w:val="en-CA"/>
        </w:rPr>
        <w:t>&lt;&lt;if multiple memberships&gt;&gt;</w:t>
      </w:r>
      <w:r w:rsidRPr="0056185C" w:rsidR="1701CBB3">
        <w:rPr>
          <w:rFonts w:ascii="Arial" w:hAnsi="Arial" w:cs="Arial"/>
          <w:color w:val="555555"/>
          <w:sz w:val="20"/>
          <w:szCs w:val="20"/>
          <w:lang w:val="en-CA"/>
        </w:rPr>
        <w:t>The</w:t>
      </w:r>
      <w:r w:rsidRPr="0056185C">
        <w:rPr>
          <w:rFonts w:ascii="Arial" w:hAnsi="Arial" w:cs="Arial"/>
          <w:color w:val="555555"/>
          <w:sz w:val="20"/>
          <w:szCs w:val="20"/>
          <w:lang w:val="en-CA"/>
        </w:rPr>
        <w:t xml:space="preserve"> Pension Estimate Calculator </w:t>
      </w:r>
      <w:r w:rsidRPr="0056185C" w:rsidR="02EC7565">
        <w:rPr>
          <w:rFonts w:ascii="Arial" w:hAnsi="Arial" w:cs="Arial"/>
          <w:color w:val="555555"/>
          <w:sz w:val="20"/>
          <w:szCs w:val="20"/>
          <w:lang w:val="en-CA"/>
        </w:rPr>
        <w:t>calculates your pension</w:t>
      </w:r>
      <w:r w:rsidRPr="0056185C">
        <w:rPr>
          <w:rFonts w:ascii="Arial" w:hAnsi="Arial" w:cs="Arial"/>
          <w:color w:val="555555"/>
          <w:sz w:val="20"/>
          <w:szCs w:val="20"/>
          <w:lang w:val="en-CA"/>
        </w:rPr>
        <w:t xml:space="preserve"> from one period of service (account) at a time</w:t>
      </w:r>
      <w:r w:rsidRPr="0056185C" w:rsidR="02EC7565">
        <w:rPr>
          <w:rFonts w:ascii="Arial" w:hAnsi="Arial" w:cs="Arial"/>
          <w:color w:val="555555"/>
          <w:sz w:val="20"/>
          <w:szCs w:val="20"/>
          <w:lang w:val="en-CA"/>
        </w:rPr>
        <w:t xml:space="preserve">. To determine your total pension, </w:t>
      </w:r>
      <w:r w:rsidRPr="0056185C" w:rsidR="0E416712">
        <w:rPr>
          <w:rFonts w:ascii="Arial" w:hAnsi="Arial" w:cs="Arial"/>
          <w:color w:val="555555"/>
          <w:sz w:val="20"/>
          <w:szCs w:val="20"/>
          <w:lang w:val="en-CA"/>
        </w:rPr>
        <w:t>you will need to</w:t>
      </w:r>
      <w:r w:rsidRPr="0056185C">
        <w:rPr>
          <w:rFonts w:ascii="Arial" w:hAnsi="Arial" w:cs="Arial"/>
          <w:color w:val="555555"/>
          <w:sz w:val="20"/>
          <w:szCs w:val="20"/>
          <w:lang w:val="en-CA"/>
        </w:rPr>
        <w:t xml:space="preserve"> run </w:t>
      </w:r>
      <w:r w:rsidRPr="0056185C" w:rsidR="0E416712">
        <w:rPr>
          <w:rFonts w:ascii="Arial" w:hAnsi="Arial" w:cs="Arial"/>
          <w:color w:val="555555"/>
          <w:sz w:val="20"/>
          <w:szCs w:val="20"/>
          <w:lang w:val="en-CA"/>
        </w:rPr>
        <w:t xml:space="preserve">a separate </w:t>
      </w:r>
      <w:r w:rsidRPr="0056185C">
        <w:rPr>
          <w:rFonts w:ascii="Arial" w:hAnsi="Arial" w:cs="Arial"/>
          <w:color w:val="555555"/>
          <w:sz w:val="20"/>
          <w:szCs w:val="20"/>
          <w:lang w:val="en-CA"/>
        </w:rPr>
        <w:t xml:space="preserve">estimate for each </w:t>
      </w:r>
      <w:r w:rsidRPr="0056185C" w:rsidR="00166091">
        <w:rPr>
          <w:rFonts w:ascii="Arial" w:hAnsi="Arial" w:cs="Arial"/>
          <w:color w:val="555555"/>
          <w:sz w:val="20"/>
          <w:szCs w:val="20"/>
          <w:lang w:val="en-CA"/>
        </w:rPr>
        <w:t>account</w:t>
      </w:r>
      <w:r w:rsidRPr="0056185C" w:rsidR="0E416712">
        <w:rPr>
          <w:rFonts w:ascii="Arial" w:hAnsi="Arial" w:cs="Arial"/>
          <w:color w:val="555555"/>
          <w:sz w:val="20"/>
          <w:szCs w:val="20"/>
          <w:lang w:val="en-CA"/>
        </w:rPr>
        <w:t xml:space="preserve">. </w:t>
      </w:r>
      <w:r w:rsidRPr="0056185C">
        <w:rPr>
          <w:rFonts w:ascii="Arial" w:hAnsi="Arial" w:cs="Arial"/>
          <w:color w:val="555555"/>
          <w:sz w:val="20"/>
          <w:szCs w:val="20"/>
          <w:lang w:val="en-CA"/>
        </w:rPr>
        <w:t xml:space="preserve">While </w:t>
      </w:r>
      <w:r w:rsidRPr="0056185C" w:rsidR="001D2186">
        <w:rPr>
          <w:rFonts w:ascii="Arial" w:hAnsi="Arial" w:cs="Arial"/>
          <w:color w:val="555555"/>
          <w:sz w:val="20"/>
          <w:szCs w:val="20"/>
          <w:lang w:val="en-CA"/>
        </w:rPr>
        <w:t>these</w:t>
      </w:r>
      <w:r w:rsidRPr="0056185C" w:rsidR="0E416712">
        <w:rPr>
          <w:rFonts w:ascii="Arial" w:hAnsi="Arial" w:cs="Arial"/>
          <w:color w:val="555555"/>
          <w:sz w:val="20"/>
          <w:szCs w:val="20"/>
          <w:lang w:val="en-CA"/>
        </w:rPr>
        <w:t xml:space="preserve"> are</w:t>
      </w:r>
      <w:r w:rsidRPr="0056185C">
        <w:rPr>
          <w:rFonts w:ascii="Arial" w:hAnsi="Arial" w:cs="Arial"/>
          <w:color w:val="555555"/>
          <w:sz w:val="20"/>
          <w:szCs w:val="20"/>
          <w:lang w:val="en-CA"/>
        </w:rPr>
        <w:t xml:space="preserve"> determined separately, </w:t>
      </w:r>
      <w:r w:rsidRPr="0056185C" w:rsidR="0B9655FF">
        <w:rPr>
          <w:rFonts w:ascii="Arial" w:hAnsi="Arial" w:cs="Arial"/>
          <w:color w:val="555555"/>
          <w:sz w:val="20"/>
          <w:szCs w:val="20"/>
          <w:lang w:val="en-CA"/>
        </w:rPr>
        <w:t xml:space="preserve">you will receive </w:t>
      </w:r>
      <w:r w:rsidRPr="0056185C" w:rsidR="00CA66F3">
        <w:rPr>
          <w:rFonts w:ascii="Arial" w:hAnsi="Arial" w:cs="Arial"/>
          <w:color w:val="555555"/>
          <w:sz w:val="20"/>
          <w:szCs w:val="20"/>
          <w:lang w:val="en-CA"/>
        </w:rPr>
        <w:t xml:space="preserve">one </w:t>
      </w:r>
      <w:r w:rsidRPr="0056185C" w:rsidR="20A50098">
        <w:rPr>
          <w:rFonts w:ascii="Arial" w:hAnsi="Arial" w:cs="Arial"/>
          <w:color w:val="555555"/>
          <w:sz w:val="20"/>
          <w:szCs w:val="20"/>
          <w:lang w:val="en-CA"/>
        </w:rPr>
        <w:t xml:space="preserve">monthly </w:t>
      </w:r>
      <w:r w:rsidRPr="0056185C" w:rsidR="00CA66F3">
        <w:rPr>
          <w:rFonts w:ascii="Arial" w:hAnsi="Arial" w:cs="Arial"/>
          <w:color w:val="555555"/>
          <w:sz w:val="20"/>
          <w:szCs w:val="20"/>
          <w:lang w:val="en-CA"/>
        </w:rPr>
        <w:t>pension</w:t>
      </w:r>
      <w:r w:rsidRPr="0056185C" w:rsidR="0E416712">
        <w:rPr>
          <w:rFonts w:ascii="Arial" w:hAnsi="Arial" w:cs="Arial"/>
          <w:color w:val="555555"/>
          <w:sz w:val="20"/>
          <w:szCs w:val="20"/>
          <w:lang w:val="en-CA"/>
        </w:rPr>
        <w:t xml:space="preserve"> payment</w:t>
      </w:r>
      <w:r w:rsidRPr="0056185C" w:rsidR="72337CD0">
        <w:rPr>
          <w:rFonts w:ascii="Arial" w:hAnsi="Arial" w:cs="Arial"/>
          <w:color w:val="555555"/>
          <w:sz w:val="20"/>
          <w:szCs w:val="20"/>
          <w:lang w:val="en-CA"/>
        </w:rPr>
        <w:t xml:space="preserve"> that reflects the elections you make for each </w:t>
      </w:r>
      <w:r w:rsidRPr="0056185C" w:rsidR="792DCFD7">
        <w:rPr>
          <w:rFonts w:ascii="Arial" w:hAnsi="Arial" w:cs="Arial"/>
          <w:color w:val="555555"/>
          <w:sz w:val="20"/>
          <w:szCs w:val="20"/>
          <w:lang w:val="en-CA"/>
        </w:rPr>
        <w:t>entitlement</w:t>
      </w:r>
      <w:r w:rsidRPr="0056185C" w:rsidR="76DEC07C">
        <w:rPr>
          <w:rFonts w:ascii="Arial" w:hAnsi="Arial" w:cs="Arial"/>
          <w:color w:val="555555"/>
          <w:sz w:val="20"/>
          <w:szCs w:val="20"/>
          <w:lang w:val="en-CA"/>
        </w:rPr>
        <w:t xml:space="preserve">. </w:t>
      </w:r>
      <w:r w:rsidRPr="0056185C" w:rsidR="170D60B0">
        <w:rPr>
          <w:rFonts w:ascii="Arial" w:hAnsi="Arial" w:cs="Arial"/>
          <w:color w:val="555555"/>
          <w:sz w:val="20"/>
          <w:szCs w:val="20"/>
          <w:highlight w:val="yellow"/>
          <w:lang w:val="en-CA"/>
        </w:rPr>
        <w:t>&lt;</w:t>
      </w:r>
      <w:r w:rsidRPr="0056185C">
        <w:rPr>
          <w:rFonts w:ascii="Arial" w:hAnsi="Arial" w:cs="Arial"/>
          <w:color w:val="555555"/>
          <w:sz w:val="20"/>
          <w:szCs w:val="20"/>
          <w:highlight w:val="yellow"/>
          <w:lang w:val="en-CA"/>
        </w:rPr>
        <w:t>&lt;end IF&gt;&gt;</w:t>
      </w:r>
    </w:p>
    <w:p w:rsidRPr="0056185C" w:rsidR="008E146B" w:rsidP="00EB1E4F" w:rsidRDefault="688442C8" w14:paraId="4067C8BD" w14:textId="4E44C180">
      <w:pPr>
        <w:spacing w:before="0" w:after="240"/>
        <w:rPr>
          <w:rStyle w:val="ui-provider"/>
          <w:rFonts w:ascii="Arial" w:hAnsi="Arial" w:cs="Arial"/>
          <w:color w:val="555555"/>
          <w:sz w:val="20"/>
          <w:szCs w:val="20"/>
        </w:rPr>
      </w:pPr>
      <w:r w:rsidRPr="0056185C">
        <w:rPr>
          <w:rStyle w:val="ui-provider"/>
          <w:rFonts w:ascii="Arial" w:hAnsi="Arial" w:cs="Arial"/>
          <w:color w:val="555555"/>
          <w:sz w:val="20"/>
          <w:szCs w:val="20"/>
        </w:rPr>
        <w:t>Your pension options</w:t>
      </w:r>
      <w:r w:rsidRPr="0056185C" w:rsidR="59DB3F87">
        <w:rPr>
          <w:rStyle w:val="ui-provider"/>
          <w:rFonts w:ascii="Arial" w:hAnsi="Arial" w:cs="Arial"/>
          <w:color w:val="555555"/>
          <w:sz w:val="20"/>
          <w:szCs w:val="20"/>
        </w:rPr>
        <w:t xml:space="preserve"> vary based on your spousal information. According to our records,</w:t>
      </w:r>
      <w:r w:rsidRPr="0056185C" w:rsidR="59DB3F87">
        <w:rPr>
          <w:rStyle w:val="ui-provider"/>
          <w:rFonts w:ascii="Arial" w:hAnsi="Arial" w:cs="Arial"/>
          <w:color w:val="555555"/>
          <w:sz w:val="20"/>
          <w:szCs w:val="20"/>
          <w:highlight w:val="yellow"/>
        </w:rPr>
        <w:t xml:space="preserve">&lt;&lt;IF spouse = Y&gt;&gt; </w:t>
      </w:r>
      <w:r w:rsidRPr="0056185C" w:rsidR="59DB3F87">
        <w:rPr>
          <w:rStyle w:val="ui-provider"/>
          <w:rFonts w:ascii="Arial" w:hAnsi="Arial" w:cs="Arial"/>
          <w:color w:val="555555"/>
          <w:sz w:val="20"/>
          <w:szCs w:val="20"/>
          <w:highlight w:val="cyan"/>
        </w:rPr>
        <w:t>[Spousefullname]</w:t>
      </w:r>
      <w:r w:rsidRPr="0056185C" w:rsidR="59DB3F87">
        <w:rPr>
          <w:rStyle w:val="ui-provider"/>
          <w:rFonts w:ascii="Arial" w:hAnsi="Arial" w:cs="Arial"/>
          <w:color w:val="555555"/>
          <w:sz w:val="20"/>
          <w:szCs w:val="20"/>
        </w:rPr>
        <w:t xml:space="preserve"> is your eligible spouse. </w:t>
      </w:r>
      <w:r w:rsidRPr="0056185C" w:rsidR="59DB3F87">
        <w:rPr>
          <w:rStyle w:val="ui-provider"/>
          <w:rFonts w:ascii="Arial" w:hAnsi="Arial" w:cs="Arial"/>
          <w:color w:val="555555"/>
          <w:sz w:val="20"/>
          <w:szCs w:val="20"/>
          <w:highlight w:val="yellow"/>
        </w:rPr>
        <w:t xml:space="preserve">&lt;&lt;IF spouse = N&gt;&gt; </w:t>
      </w:r>
      <w:r w:rsidRPr="0056185C" w:rsidR="59DB3F87">
        <w:rPr>
          <w:rStyle w:val="ui-provider"/>
          <w:rFonts w:ascii="Arial" w:hAnsi="Arial" w:cs="Arial"/>
          <w:color w:val="555555"/>
          <w:sz w:val="20"/>
          <w:szCs w:val="20"/>
        </w:rPr>
        <w:t xml:space="preserve">you do not have an eligible spouse. </w:t>
      </w:r>
      <w:r w:rsidRPr="0056185C" w:rsidR="59DB3F87">
        <w:rPr>
          <w:rStyle w:val="ui-provider"/>
          <w:rFonts w:ascii="Arial" w:hAnsi="Arial" w:cs="Arial"/>
          <w:color w:val="555555"/>
          <w:sz w:val="20"/>
          <w:szCs w:val="20"/>
          <w:highlight w:val="yellow"/>
        </w:rPr>
        <w:t>&lt;&lt;end IF&gt;&gt;</w:t>
      </w:r>
      <w:r w:rsidRPr="0056185C" w:rsidR="59DB3F87">
        <w:rPr>
          <w:rStyle w:val="ui-provider"/>
          <w:rFonts w:ascii="Arial" w:hAnsi="Arial" w:cs="Arial"/>
          <w:color w:val="555555"/>
          <w:sz w:val="20"/>
          <w:szCs w:val="20"/>
        </w:rPr>
        <w:t xml:space="preserve">If this is incorrect, please update your </w:t>
      </w:r>
      <w:r w:rsidRPr="0056185C" w:rsidR="681662F1">
        <w:rPr>
          <w:rStyle w:val="ui-provider"/>
          <w:rFonts w:ascii="Arial" w:hAnsi="Arial" w:cs="Arial"/>
          <w:color w:val="555555"/>
          <w:sz w:val="20"/>
          <w:szCs w:val="20"/>
        </w:rPr>
        <w:t xml:space="preserve">marital status and </w:t>
      </w:r>
      <w:r w:rsidRPr="0056185C" w:rsidR="59DB3F87">
        <w:rPr>
          <w:rStyle w:val="ui-provider"/>
          <w:rFonts w:ascii="Arial" w:hAnsi="Arial" w:cs="Arial"/>
          <w:color w:val="555555"/>
          <w:sz w:val="20"/>
          <w:szCs w:val="20"/>
        </w:rPr>
        <w:t xml:space="preserve">spousal information </w:t>
      </w:r>
      <w:r w:rsidRPr="0056185C" w:rsidR="4341DB53">
        <w:rPr>
          <w:rStyle w:val="ui-provider"/>
          <w:rFonts w:ascii="Arial" w:hAnsi="Arial" w:cs="Arial"/>
          <w:color w:val="555555"/>
          <w:sz w:val="20"/>
          <w:szCs w:val="20"/>
        </w:rPr>
        <w:t>in</w:t>
      </w:r>
      <w:r w:rsidRPr="0056185C" w:rsidR="59DB3F87">
        <w:rPr>
          <w:rStyle w:val="ui-provider"/>
          <w:rFonts w:ascii="Arial" w:hAnsi="Arial" w:cs="Arial"/>
          <w:color w:val="555555"/>
          <w:sz w:val="20"/>
          <w:szCs w:val="20"/>
        </w:rPr>
        <w:t xml:space="preserve"> your </w:t>
      </w:r>
      <w:r w:rsidRPr="0056185C" w:rsidR="59DB3F87">
        <w:rPr>
          <w:rStyle w:val="ui-provider"/>
          <w:rFonts w:ascii="Arial" w:hAnsi="Arial" w:cs="Arial"/>
          <w:b/>
          <w:bCs/>
          <w:color w:val="555555"/>
          <w:sz w:val="20"/>
          <w:szCs w:val="20"/>
        </w:rPr>
        <w:t xml:space="preserve">Profile </w:t>
      </w:r>
      <w:r w:rsidRPr="0056185C" w:rsidR="4341DB53">
        <w:rPr>
          <w:rStyle w:val="ui-provider"/>
          <w:rFonts w:ascii="Arial" w:hAnsi="Arial" w:cs="Arial"/>
          <w:color w:val="555555"/>
          <w:sz w:val="20"/>
          <w:szCs w:val="20"/>
        </w:rPr>
        <w:t>o</w:t>
      </w:r>
      <w:r w:rsidRPr="0056185C" w:rsidR="59DB3F87">
        <w:rPr>
          <w:rStyle w:val="ui-provider"/>
          <w:rFonts w:ascii="Arial" w:hAnsi="Arial" w:cs="Arial"/>
          <w:color w:val="555555"/>
          <w:sz w:val="20"/>
          <w:szCs w:val="20"/>
        </w:rPr>
        <w:t xml:space="preserve">n the </w:t>
      </w:r>
      <w:r w:rsidRPr="0056185C" w:rsidR="59DB3F87">
        <w:rPr>
          <w:rStyle w:val="ui-provider"/>
          <w:rFonts w:ascii="Arial" w:hAnsi="Arial" w:cs="Arial"/>
          <w:b/>
          <w:bCs/>
          <w:color w:val="555555"/>
          <w:sz w:val="20"/>
          <w:szCs w:val="20"/>
        </w:rPr>
        <w:t>myUPP Member Portal</w:t>
      </w:r>
      <w:r w:rsidRPr="0056185C" w:rsidR="59DB3F87">
        <w:rPr>
          <w:rStyle w:val="ui-provider"/>
          <w:rFonts w:ascii="Arial" w:hAnsi="Arial" w:cs="Arial"/>
          <w:color w:val="555555"/>
          <w:sz w:val="20"/>
          <w:szCs w:val="20"/>
        </w:rPr>
        <w:t xml:space="preserve"> or contact </w:t>
      </w:r>
      <w:r w:rsidRPr="0056185C" w:rsidR="4C9B3A2F">
        <w:rPr>
          <w:rStyle w:val="ui-provider"/>
          <w:rFonts w:ascii="Arial" w:hAnsi="Arial" w:cs="Arial"/>
          <w:color w:val="555555"/>
          <w:sz w:val="20"/>
          <w:szCs w:val="20"/>
        </w:rPr>
        <w:t xml:space="preserve">our </w:t>
      </w:r>
      <w:r w:rsidRPr="0056185C" w:rsidR="59DB3F87">
        <w:rPr>
          <w:rStyle w:val="ui-provider"/>
          <w:rFonts w:ascii="Arial" w:hAnsi="Arial" w:cs="Arial"/>
          <w:color w:val="555555"/>
          <w:sz w:val="20"/>
          <w:szCs w:val="20"/>
        </w:rPr>
        <w:t>Member Services</w:t>
      </w:r>
      <w:r w:rsidRPr="0056185C" w:rsidR="4C9B3A2F">
        <w:rPr>
          <w:rStyle w:val="ui-provider"/>
          <w:rFonts w:ascii="Arial" w:hAnsi="Arial" w:cs="Arial"/>
          <w:color w:val="555555"/>
          <w:sz w:val="20"/>
          <w:szCs w:val="20"/>
        </w:rPr>
        <w:t xml:space="preserve"> team</w:t>
      </w:r>
      <w:r w:rsidRPr="0056185C" w:rsidR="12E75371">
        <w:rPr>
          <w:rStyle w:val="ui-provider"/>
          <w:rFonts w:ascii="Arial" w:hAnsi="Arial" w:cs="Arial"/>
          <w:color w:val="555555"/>
          <w:sz w:val="20"/>
          <w:szCs w:val="20"/>
        </w:rPr>
        <w:t xml:space="preserve"> for assistance</w:t>
      </w:r>
      <w:r w:rsidRPr="0056185C" w:rsidR="59DB3F87">
        <w:rPr>
          <w:rStyle w:val="ui-provider"/>
          <w:rFonts w:ascii="Arial" w:hAnsi="Arial" w:cs="Arial"/>
          <w:color w:val="555555"/>
          <w:sz w:val="20"/>
          <w:szCs w:val="20"/>
        </w:rPr>
        <w:t>.</w:t>
      </w:r>
      <w:r w:rsidRPr="0056185C" w:rsidR="66DE29E4">
        <w:rPr>
          <w:rStyle w:val="ui-provider"/>
          <w:rFonts w:ascii="Arial" w:hAnsi="Arial" w:cs="Arial"/>
          <w:color w:val="555555"/>
          <w:sz w:val="20"/>
          <w:szCs w:val="20"/>
        </w:rPr>
        <w:t xml:space="preserve"> </w:t>
      </w:r>
    </w:p>
    <w:p w:rsidRPr="0056185C" w:rsidR="008E146B" w:rsidP="008E146B" w:rsidRDefault="008E146B" w14:paraId="688CDE63" w14:textId="77777777">
      <w:pPr>
        <w:spacing w:before="0" w:after="0"/>
        <w:rPr>
          <w:rFonts w:ascii="Arial" w:hAnsi="Arial" w:cs="Arial"/>
          <w:color w:val="555555"/>
          <w:sz w:val="20"/>
          <w:szCs w:val="20"/>
          <w:lang w:val="en-CA"/>
        </w:rPr>
      </w:pPr>
      <w:r w:rsidRPr="0056185C">
        <w:rPr>
          <w:rFonts w:ascii="Arial" w:hAnsi="Arial" w:cs="Arial"/>
          <w:color w:val="555555"/>
          <w:sz w:val="20"/>
          <w:szCs w:val="20"/>
          <w:lang w:val="en-CA"/>
        </w:rPr>
        <w:t>An eligible spouse is a person who at the time of starting your pension is:</w:t>
      </w:r>
    </w:p>
    <w:p w:rsidRPr="0056185C" w:rsidR="008E146B" w:rsidP="0096646E" w:rsidRDefault="008E146B" w14:paraId="7F3C7319" w14:textId="77777777">
      <w:pPr>
        <w:pStyle w:val="ListParagraph"/>
        <w:numPr>
          <w:ilvl w:val="0"/>
          <w:numId w:val="3"/>
        </w:numPr>
        <w:spacing w:before="0" w:after="0"/>
        <w:rPr>
          <w:rFonts w:ascii="Arial" w:hAnsi="Arial" w:cs="Arial"/>
          <w:color w:val="555555"/>
          <w:sz w:val="20"/>
          <w:szCs w:val="20"/>
          <w:lang w:val="en-CA"/>
        </w:rPr>
      </w:pPr>
      <w:r w:rsidRPr="0056185C">
        <w:rPr>
          <w:rFonts w:ascii="Arial" w:hAnsi="Arial" w:cs="Arial"/>
          <w:color w:val="555555"/>
          <w:sz w:val="20"/>
          <w:szCs w:val="20"/>
          <w:lang w:val="en-CA"/>
        </w:rPr>
        <w:t>married to you, and is not living separate and apart from you; or</w:t>
      </w:r>
    </w:p>
    <w:p w:rsidRPr="0056185C" w:rsidR="008E146B" w:rsidP="0096646E" w:rsidRDefault="008E146B" w14:paraId="4D187EF1" w14:textId="3150C4C9">
      <w:pPr>
        <w:pStyle w:val="ListParagraph"/>
        <w:numPr>
          <w:ilvl w:val="0"/>
          <w:numId w:val="3"/>
        </w:numPr>
        <w:spacing w:before="0" w:after="0"/>
        <w:rPr>
          <w:rFonts w:ascii="Arial" w:hAnsi="Arial" w:cs="Arial"/>
          <w:color w:val="555555"/>
          <w:sz w:val="20"/>
          <w:szCs w:val="20"/>
          <w:lang w:val="en-CA"/>
        </w:rPr>
      </w:pPr>
      <w:r w:rsidRPr="0056185C">
        <w:rPr>
          <w:rFonts w:ascii="Arial" w:hAnsi="Arial" w:cs="Arial"/>
          <w:color w:val="555555"/>
          <w:sz w:val="20"/>
          <w:szCs w:val="20"/>
          <w:lang w:val="en-CA"/>
        </w:rPr>
        <w:t xml:space="preserve">not </w:t>
      </w:r>
      <w:r w:rsidRPr="0056185C">
        <w:rPr>
          <w:rFonts w:ascii="Arial" w:hAnsi="Arial" w:cs="Arial"/>
          <w:color w:val="555555"/>
          <w:sz w:val="20"/>
          <w:szCs w:val="20"/>
        </w:rPr>
        <w:t>married to you, but is living together in a conjugal relationship with you continuously for a period of at least 3 years; or</w:t>
      </w:r>
      <w:r w:rsidRPr="0056185C" w:rsidR="00AE739A">
        <w:rPr>
          <w:rFonts w:ascii="Arial" w:hAnsi="Arial" w:cs="Arial"/>
          <w:color w:val="555555"/>
          <w:sz w:val="20"/>
          <w:szCs w:val="20"/>
        </w:rPr>
        <w:t xml:space="preserve"> </w:t>
      </w:r>
    </w:p>
    <w:p w:rsidRPr="0056185C" w:rsidR="00C9534C" w:rsidP="0096646E" w:rsidRDefault="004423E0" w14:paraId="526A4648" w14:textId="05875242">
      <w:pPr>
        <w:pStyle w:val="ListParagraph"/>
        <w:numPr>
          <w:ilvl w:val="0"/>
          <w:numId w:val="3"/>
        </w:numPr>
        <w:spacing w:before="0" w:after="240"/>
        <w:ind w:left="714" w:hanging="357"/>
        <w:contextualSpacing w:val="0"/>
        <w:rPr>
          <w:rFonts w:ascii="Arial" w:hAnsi="Arial" w:cs="Arial"/>
          <w:color w:val="555555"/>
          <w:sz w:val="20"/>
          <w:szCs w:val="20"/>
          <w:lang w:val="en-CA"/>
        </w:rPr>
      </w:pPr>
      <w:r w:rsidRPr="0056185C">
        <w:rPr>
          <w:rFonts w:ascii="Arial" w:hAnsi="Arial" w:cs="Arial"/>
          <w:color w:val="555555"/>
          <w:sz w:val="20"/>
          <w:szCs w:val="20"/>
          <w:lang w:val="en-CA"/>
        </w:rPr>
        <w:t xml:space="preserve">not </w:t>
      </w:r>
      <w:r w:rsidRPr="0056185C">
        <w:rPr>
          <w:rFonts w:ascii="Arial" w:hAnsi="Arial" w:cs="Arial"/>
          <w:color w:val="555555"/>
          <w:sz w:val="20"/>
          <w:szCs w:val="20"/>
        </w:rPr>
        <w:t xml:space="preserve">married to you but living with you in a conjugal relationship of some permanence, </w:t>
      </w:r>
      <w:r w:rsidRPr="0056185C" w:rsidR="0C7E8DE2">
        <w:rPr>
          <w:rFonts w:ascii="Arial" w:hAnsi="Arial" w:cs="Arial"/>
          <w:color w:val="555555"/>
          <w:sz w:val="20"/>
          <w:szCs w:val="20"/>
        </w:rPr>
        <w:t>and</w:t>
      </w:r>
      <w:r w:rsidRPr="0056185C">
        <w:rPr>
          <w:rFonts w:ascii="Arial" w:hAnsi="Arial" w:cs="Arial"/>
          <w:color w:val="555555"/>
          <w:sz w:val="20"/>
          <w:szCs w:val="20"/>
        </w:rPr>
        <w:t xml:space="preserve"> together you are the parents of a child as set out under the </w:t>
      </w:r>
      <w:r w:rsidRPr="0056185C">
        <w:rPr>
          <w:rFonts w:ascii="Arial" w:hAnsi="Arial" w:cs="Arial"/>
          <w:i/>
          <w:iCs/>
          <w:color w:val="555555"/>
          <w:sz w:val="20"/>
          <w:szCs w:val="20"/>
        </w:rPr>
        <w:t>Children’s Law Reform Act</w:t>
      </w:r>
      <w:r w:rsidRPr="0056185C">
        <w:rPr>
          <w:rFonts w:ascii="Arial" w:hAnsi="Arial" w:cs="Arial"/>
          <w:color w:val="555555"/>
          <w:sz w:val="20"/>
          <w:szCs w:val="20"/>
        </w:rPr>
        <w:t>.</w:t>
      </w:r>
    </w:p>
    <w:p w:rsidRPr="0056185C" w:rsidR="00741D3C" w:rsidP="00F574F0" w:rsidRDefault="00741D3C" w14:paraId="7D912BE5" w14:textId="5560CB9F">
      <w:pPr>
        <w:spacing w:after="0"/>
        <w:rPr>
          <w:rFonts w:ascii="Arial" w:hAnsi="Arial" w:cs="Arial"/>
          <w:b/>
          <w:bCs/>
          <w:color w:val="12314A"/>
          <w:sz w:val="20"/>
          <w:szCs w:val="20"/>
          <w:lang w:val="en-CA"/>
        </w:rPr>
      </w:pPr>
      <w:r w:rsidRPr="0056185C">
        <w:rPr>
          <w:rFonts w:ascii="Arial" w:hAnsi="Arial" w:cs="Arial"/>
          <w:b/>
          <w:bCs/>
          <w:color w:val="12314A"/>
          <w:sz w:val="20"/>
          <w:szCs w:val="20"/>
          <w:lang w:val="en-CA"/>
        </w:rPr>
        <w:t>Disclaimer</w:t>
      </w:r>
    </w:p>
    <w:p w:rsidRPr="0056185C" w:rsidR="00CB375A" w:rsidP="00914C47" w:rsidRDefault="662B7F07" w14:paraId="0AF0D002" w14:textId="5B7F02CD">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The amounts calculated by the </w:t>
      </w:r>
      <w:r w:rsidRPr="0056185C">
        <w:rPr>
          <w:rFonts w:ascii="Arial" w:hAnsi="Arial" w:cs="Arial"/>
          <w:b/>
          <w:bCs/>
          <w:color w:val="555555"/>
          <w:sz w:val="20"/>
          <w:szCs w:val="20"/>
          <w:lang w:val="en-CA"/>
        </w:rPr>
        <w:t>Pension Estimat</w:t>
      </w:r>
      <w:r w:rsidRPr="0056185C" w:rsidR="08FD400A">
        <w:rPr>
          <w:rFonts w:ascii="Arial" w:hAnsi="Arial" w:cs="Arial"/>
          <w:b/>
          <w:bCs/>
          <w:color w:val="555555"/>
          <w:sz w:val="20"/>
          <w:szCs w:val="20"/>
          <w:lang w:val="en-CA"/>
        </w:rPr>
        <w:t>e Calculat</w:t>
      </w:r>
      <w:r w:rsidRPr="0056185C">
        <w:rPr>
          <w:rFonts w:ascii="Arial" w:hAnsi="Arial" w:cs="Arial"/>
          <w:b/>
          <w:bCs/>
          <w:color w:val="555555"/>
          <w:sz w:val="20"/>
          <w:szCs w:val="20"/>
          <w:lang w:val="en-CA"/>
        </w:rPr>
        <w:t xml:space="preserve">or </w:t>
      </w:r>
      <w:r w:rsidRPr="0056185C">
        <w:rPr>
          <w:rFonts w:ascii="Arial" w:hAnsi="Arial" w:cs="Arial"/>
          <w:color w:val="555555"/>
          <w:sz w:val="20"/>
          <w:szCs w:val="20"/>
          <w:lang w:val="en-CA"/>
        </w:rPr>
        <w:t xml:space="preserve">are </w:t>
      </w:r>
      <w:r w:rsidRPr="0056185C">
        <w:rPr>
          <w:rFonts w:ascii="Arial" w:hAnsi="Arial" w:cs="Arial"/>
          <w:b/>
          <w:bCs/>
          <w:color w:val="555555"/>
          <w:sz w:val="20"/>
          <w:szCs w:val="20"/>
          <w:lang w:val="en-CA"/>
        </w:rPr>
        <w:t>estimates</w:t>
      </w:r>
      <w:r w:rsidRPr="0056185C">
        <w:rPr>
          <w:rFonts w:ascii="Arial" w:hAnsi="Arial" w:cs="Arial"/>
          <w:color w:val="555555"/>
          <w:sz w:val="20"/>
          <w:szCs w:val="20"/>
          <w:lang w:val="en-CA"/>
        </w:rPr>
        <w:t xml:space="preserve"> only</w:t>
      </w:r>
      <w:r w:rsidRPr="0056185C" w:rsidR="002C699C">
        <w:rPr>
          <w:rFonts w:ascii="Arial" w:hAnsi="Arial" w:cs="Arial"/>
          <w:color w:val="555555"/>
          <w:sz w:val="20"/>
          <w:szCs w:val="20"/>
          <w:lang w:val="en-CA"/>
        </w:rPr>
        <w:t>,</w:t>
      </w:r>
      <w:r w:rsidRPr="0056185C">
        <w:rPr>
          <w:rFonts w:ascii="Arial" w:hAnsi="Arial" w:cs="Arial"/>
          <w:color w:val="555555"/>
          <w:sz w:val="20"/>
          <w:szCs w:val="20"/>
          <w:lang w:val="en-CA"/>
        </w:rPr>
        <w:t xml:space="preserve"> and use projections</w:t>
      </w:r>
      <w:r w:rsidRPr="0056185C" w:rsidR="00626E74">
        <w:rPr>
          <w:rFonts w:ascii="Arial" w:hAnsi="Arial" w:cs="Arial"/>
          <w:color w:val="555555"/>
          <w:sz w:val="20"/>
          <w:szCs w:val="20"/>
          <w:lang w:val="en-CA"/>
        </w:rPr>
        <w:t xml:space="preserve">, </w:t>
      </w:r>
      <w:r w:rsidRPr="0056185C">
        <w:rPr>
          <w:rFonts w:ascii="Arial" w:hAnsi="Arial" w:cs="Arial"/>
          <w:color w:val="555555"/>
          <w:sz w:val="20"/>
          <w:szCs w:val="20"/>
          <w:lang w:val="en-CA"/>
        </w:rPr>
        <w:t>assumptions</w:t>
      </w:r>
      <w:r w:rsidRPr="0056185C" w:rsidR="00F216FF">
        <w:rPr>
          <w:rFonts w:ascii="Arial" w:hAnsi="Arial" w:cs="Arial"/>
          <w:color w:val="555555"/>
          <w:sz w:val="20"/>
          <w:szCs w:val="20"/>
          <w:lang w:val="en-CA"/>
        </w:rPr>
        <w:t>,</w:t>
      </w:r>
      <w:r w:rsidRPr="0056185C" w:rsidR="00626E74">
        <w:rPr>
          <w:rFonts w:ascii="Arial" w:hAnsi="Arial" w:cs="Arial"/>
          <w:color w:val="555555"/>
          <w:sz w:val="20"/>
          <w:szCs w:val="20"/>
          <w:lang w:val="en-CA"/>
        </w:rPr>
        <w:t xml:space="preserve"> and current data</w:t>
      </w:r>
      <w:r w:rsidRPr="0056185C" w:rsidR="4EFAFDD3">
        <w:rPr>
          <w:rFonts w:ascii="Arial" w:hAnsi="Arial" w:cs="Arial"/>
          <w:color w:val="555555"/>
          <w:sz w:val="20"/>
          <w:szCs w:val="20"/>
          <w:lang w:val="en-CA"/>
        </w:rPr>
        <w:t>, as applicable,</w:t>
      </w:r>
      <w:r w:rsidRPr="0056185C">
        <w:rPr>
          <w:rFonts w:ascii="Arial" w:hAnsi="Arial" w:cs="Arial"/>
          <w:color w:val="555555"/>
          <w:sz w:val="20"/>
          <w:szCs w:val="20"/>
          <w:lang w:val="en-CA"/>
        </w:rPr>
        <w:t xml:space="preserve"> </w:t>
      </w:r>
      <w:r w:rsidRPr="0056185C" w:rsidR="3F793D29">
        <w:rPr>
          <w:rFonts w:ascii="Arial" w:hAnsi="Arial" w:cs="Arial"/>
          <w:color w:val="555555"/>
          <w:sz w:val="20"/>
          <w:szCs w:val="20"/>
          <w:lang w:val="en-CA"/>
        </w:rPr>
        <w:t xml:space="preserve">as well as </w:t>
      </w:r>
      <w:r w:rsidRPr="0056185C">
        <w:rPr>
          <w:rFonts w:ascii="Arial" w:hAnsi="Arial" w:cs="Arial"/>
          <w:color w:val="555555"/>
          <w:sz w:val="20"/>
          <w:szCs w:val="20"/>
          <w:lang w:val="en-CA"/>
        </w:rPr>
        <w:t xml:space="preserve">the parameters you requested. </w:t>
      </w:r>
      <w:r w:rsidRPr="0056185C" w:rsidR="00356A87">
        <w:rPr>
          <w:rFonts w:ascii="Arial" w:hAnsi="Arial" w:cs="Arial"/>
          <w:color w:val="555555"/>
          <w:sz w:val="20"/>
          <w:szCs w:val="20"/>
        </w:rPr>
        <w:t xml:space="preserve">Key elements of the estimate are found in the </w:t>
      </w:r>
      <w:r w:rsidRPr="0056185C" w:rsidR="00356A87">
        <w:rPr>
          <w:rFonts w:ascii="Arial" w:hAnsi="Arial" w:cs="Arial"/>
          <w:b/>
          <w:bCs/>
          <w:color w:val="555555"/>
          <w:sz w:val="20"/>
          <w:szCs w:val="20"/>
        </w:rPr>
        <w:t>Calculation details</w:t>
      </w:r>
      <w:r w:rsidRPr="0056185C" w:rsidR="00356A87">
        <w:rPr>
          <w:rFonts w:ascii="Arial" w:hAnsi="Arial" w:cs="Arial"/>
          <w:color w:val="555555"/>
          <w:sz w:val="20"/>
          <w:szCs w:val="20"/>
        </w:rPr>
        <w:t xml:space="preserve"> section. </w:t>
      </w:r>
      <w:r w:rsidRPr="0056185C" w:rsidR="00220DEE">
        <w:rPr>
          <w:rFonts w:ascii="Arial" w:hAnsi="Arial" w:cs="Arial"/>
          <w:color w:val="555555"/>
          <w:sz w:val="20"/>
          <w:szCs w:val="20"/>
          <w:lang w:val="en-CA"/>
        </w:rPr>
        <w:t xml:space="preserve">This estimate </w:t>
      </w:r>
      <w:r w:rsidRPr="0056185C" w:rsidR="00AA6096">
        <w:rPr>
          <w:rFonts w:ascii="Arial" w:hAnsi="Arial" w:cs="Arial"/>
          <w:color w:val="555555"/>
          <w:sz w:val="20"/>
          <w:szCs w:val="20"/>
          <w:lang w:val="en-CA"/>
        </w:rPr>
        <w:t xml:space="preserve">may </w:t>
      </w:r>
      <w:r w:rsidRPr="0056185C" w:rsidR="00220DEE">
        <w:rPr>
          <w:rFonts w:ascii="Arial" w:hAnsi="Arial" w:cs="Arial"/>
          <w:color w:val="555555"/>
          <w:sz w:val="20"/>
          <w:szCs w:val="20"/>
          <w:lang w:val="en-CA"/>
        </w:rPr>
        <w:t xml:space="preserve">not </w:t>
      </w:r>
      <w:r w:rsidRPr="0056185C" w:rsidR="00851830">
        <w:rPr>
          <w:rFonts w:ascii="Arial" w:hAnsi="Arial" w:cs="Arial"/>
          <w:color w:val="555555"/>
          <w:sz w:val="20"/>
          <w:szCs w:val="20"/>
          <w:lang w:val="en-CA"/>
        </w:rPr>
        <w:t xml:space="preserve">reflect any events in progress, such as </w:t>
      </w:r>
      <w:r w:rsidRPr="0056185C" w:rsidR="00F66B08">
        <w:rPr>
          <w:rFonts w:ascii="Arial" w:hAnsi="Arial" w:cs="Arial"/>
          <w:color w:val="555555"/>
          <w:sz w:val="20"/>
          <w:szCs w:val="20"/>
          <w:lang w:val="en-CA"/>
        </w:rPr>
        <w:t>a pending transfer</w:t>
      </w:r>
      <w:r w:rsidRPr="0056185C" w:rsidR="00270B66">
        <w:rPr>
          <w:rFonts w:ascii="Arial" w:hAnsi="Arial" w:cs="Arial"/>
          <w:color w:val="555555"/>
          <w:sz w:val="20"/>
          <w:szCs w:val="20"/>
          <w:lang w:val="en-CA"/>
        </w:rPr>
        <w:t xml:space="preserve">-in of service, or a </w:t>
      </w:r>
      <w:r w:rsidRPr="0056185C" w:rsidR="00112F5B">
        <w:rPr>
          <w:rFonts w:ascii="Arial" w:hAnsi="Arial" w:cs="Arial"/>
          <w:color w:val="555555"/>
          <w:sz w:val="20"/>
          <w:szCs w:val="20"/>
          <w:lang w:val="en-CA"/>
        </w:rPr>
        <w:t>marriage breakdown</w:t>
      </w:r>
      <w:r w:rsidRPr="0056185C" w:rsidR="00270B66">
        <w:rPr>
          <w:rFonts w:ascii="Arial" w:hAnsi="Arial" w:cs="Arial"/>
          <w:color w:val="555555"/>
          <w:sz w:val="20"/>
          <w:szCs w:val="20"/>
          <w:lang w:val="en-CA"/>
        </w:rPr>
        <w:t xml:space="preserve">. </w:t>
      </w:r>
    </w:p>
    <w:p w:rsidRPr="0056185C" w:rsidR="00CB375A" w:rsidP="00914C47" w:rsidRDefault="35A0A6EC" w14:paraId="73B87742" w14:textId="77777777">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Your actual pension entitlements will be determined based on the election you make in your </w:t>
      </w:r>
      <w:r w:rsidRPr="0056185C">
        <w:rPr>
          <w:rFonts w:ascii="Arial" w:hAnsi="Arial" w:cs="Arial"/>
          <w:i/>
          <w:iCs/>
          <w:color w:val="555555"/>
          <w:sz w:val="20"/>
          <w:szCs w:val="20"/>
          <w:lang w:val="en-CA"/>
        </w:rPr>
        <w:t>Pension Options Package</w:t>
      </w:r>
      <w:r w:rsidRPr="0056185C">
        <w:rPr>
          <w:rFonts w:ascii="Arial" w:hAnsi="Arial" w:cs="Arial"/>
          <w:color w:val="555555"/>
          <w:sz w:val="20"/>
          <w:szCs w:val="20"/>
          <w:lang w:val="en-CA"/>
        </w:rPr>
        <w:t xml:space="preserve"> and </w:t>
      </w:r>
      <w:r w:rsidRPr="0056185C" w:rsidR="003FF1DC">
        <w:rPr>
          <w:rFonts w:ascii="Arial" w:hAnsi="Arial" w:cs="Arial"/>
          <w:color w:val="555555"/>
          <w:sz w:val="20"/>
          <w:szCs w:val="20"/>
          <w:lang w:val="en-CA"/>
        </w:rPr>
        <w:t xml:space="preserve">final data, including </w:t>
      </w:r>
      <w:r w:rsidRPr="0056185C">
        <w:rPr>
          <w:rFonts w:ascii="Arial" w:hAnsi="Arial" w:cs="Arial"/>
          <w:color w:val="555555"/>
          <w:sz w:val="20"/>
          <w:szCs w:val="20"/>
          <w:lang w:val="en-CA"/>
        </w:rPr>
        <w:t>the verified data provided by your employer</w:t>
      </w:r>
      <w:r w:rsidRPr="0056185C" w:rsidR="3DE0600C">
        <w:rPr>
          <w:rFonts w:ascii="Arial" w:hAnsi="Arial" w:cs="Arial"/>
          <w:color w:val="555555"/>
          <w:sz w:val="20"/>
          <w:szCs w:val="20"/>
          <w:lang w:val="en-CA"/>
        </w:rPr>
        <w:t xml:space="preserve">. </w:t>
      </w:r>
    </w:p>
    <w:p w:rsidRPr="0056185C" w:rsidR="00741D3C" w:rsidP="00914C47" w:rsidRDefault="3DE0600C" w14:paraId="5B3716FD" w14:textId="31B948FD">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Your pension </w:t>
      </w:r>
      <w:r w:rsidRPr="0056185C" w:rsidR="35A0A6EC">
        <w:rPr>
          <w:rFonts w:ascii="Arial" w:hAnsi="Arial" w:cs="Arial"/>
          <w:color w:val="555555"/>
          <w:sz w:val="20"/>
          <w:szCs w:val="20"/>
          <w:lang w:val="en-CA"/>
        </w:rPr>
        <w:t xml:space="preserve">will be paid in accordance with UPP’s Plan Text in effect at the time you begin receiving your pension, including any </w:t>
      </w:r>
      <w:r w:rsidRPr="0056185C" w:rsidR="43993049">
        <w:rPr>
          <w:rFonts w:ascii="Arial" w:hAnsi="Arial" w:cs="Arial"/>
          <w:color w:val="555555"/>
          <w:sz w:val="20"/>
          <w:szCs w:val="20"/>
          <w:lang w:val="en-CA"/>
        </w:rPr>
        <w:t xml:space="preserve">Canada </w:t>
      </w:r>
      <w:r w:rsidRPr="0056185C" w:rsidR="5BFF9C43">
        <w:rPr>
          <w:rFonts w:ascii="Arial" w:hAnsi="Arial" w:cs="Arial"/>
          <w:i/>
          <w:iCs/>
          <w:color w:val="555555"/>
          <w:sz w:val="20"/>
          <w:szCs w:val="20"/>
          <w:lang w:val="en-CA"/>
        </w:rPr>
        <w:t>Income Tax Act</w:t>
      </w:r>
      <w:r w:rsidRPr="0056185C" w:rsidR="00C172EC">
        <w:rPr>
          <w:rFonts w:ascii="Arial" w:hAnsi="Arial" w:cs="Arial"/>
          <w:color w:val="555555"/>
          <w:sz w:val="20"/>
          <w:szCs w:val="20"/>
          <w:lang w:val="en-CA"/>
        </w:rPr>
        <w:t xml:space="preserve"> (ITA)</w:t>
      </w:r>
      <w:r w:rsidRPr="0056185C" w:rsidR="5BFF9C43">
        <w:rPr>
          <w:rFonts w:ascii="Arial" w:hAnsi="Arial" w:cs="Arial"/>
          <w:i/>
          <w:iCs/>
          <w:color w:val="555555"/>
          <w:sz w:val="20"/>
          <w:szCs w:val="20"/>
          <w:lang w:val="en-CA"/>
        </w:rPr>
        <w:t xml:space="preserve"> </w:t>
      </w:r>
      <w:r w:rsidRPr="0056185C" w:rsidR="35A0A6EC">
        <w:rPr>
          <w:rFonts w:ascii="Arial" w:hAnsi="Arial" w:cs="Arial"/>
          <w:color w:val="555555"/>
          <w:sz w:val="20"/>
          <w:szCs w:val="20"/>
          <w:lang w:val="en-CA"/>
        </w:rPr>
        <w:t>limits that may apply</w:t>
      </w:r>
      <w:r w:rsidRPr="0056185C" w:rsidR="5E400398">
        <w:rPr>
          <w:rFonts w:ascii="Arial" w:hAnsi="Arial" w:cs="Arial"/>
          <w:color w:val="555555"/>
          <w:sz w:val="20"/>
          <w:szCs w:val="20"/>
          <w:lang w:val="en-CA"/>
        </w:rPr>
        <w:t xml:space="preserve">. </w:t>
      </w:r>
      <w:r w:rsidRPr="0056185C" w:rsidDel="0059069B" w:rsidR="00CB375A">
        <w:rPr>
          <w:rFonts w:ascii="Arial" w:hAnsi="Arial" w:cs="Arial"/>
          <w:sz w:val="20"/>
          <w:szCs w:val="20"/>
        </w:rPr>
        <w:t xml:space="preserve">If there are any differences between the information in this </w:t>
      </w:r>
      <w:r w:rsidRPr="0056185C" w:rsidR="00CB375A">
        <w:rPr>
          <w:rFonts w:ascii="Arial" w:hAnsi="Arial" w:cs="Arial"/>
          <w:sz w:val="20"/>
          <w:szCs w:val="20"/>
        </w:rPr>
        <w:t>estimate</w:t>
      </w:r>
      <w:r w:rsidRPr="0056185C" w:rsidDel="0059069B" w:rsidR="00CB375A">
        <w:rPr>
          <w:rFonts w:ascii="Arial" w:hAnsi="Arial" w:cs="Arial"/>
          <w:sz w:val="20"/>
          <w:szCs w:val="20"/>
        </w:rPr>
        <w:t xml:space="preserve"> and UPP’s Plan Text, the Plan Text will prevail.</w:t>
      </w:r>
      <w:r w:rsidRPr="0056185C" w:rsidR="00CB375A">
        <w:rPr>
          <w:rFonts w:ascii="Arial" w:hAnsi="Arial" w:cs="Arial"/>
          <w:color w:val="555555"/>
          <w:sz w:val="20"/>
          <w:szCs w:val="20"/>
          <w:lang w:val="en-CA"/>
        </w:rPr>
        <w:t xml:space="preserve"> </w:t>
      </w:r>
    </w:p>
    <w:p w:rsidRPr="0056185C" w:rsidR="00BB1961" w:rsidRDefault="00BB1961" w14:paraId="4F1A4256" w14:textId="77777777">
      <w:pPr>
        <w:spacing w:before="0" w:after="200" w:line="276" w:lineRule="auto"/>
        <w:rPr>
          <w:rFonts w:ascii="Arial" w:hAnsi="Arial" w:cs="Arial"/>
          <w:b/>
          <w:bCs/>
          <w:color w:val="12314A"/>
          <w:sz w:val="24"/>
          <w:szCs w:val="24"/>
          <w:lang w:val="en-CA"/>
        </w:rPr>
      </w:pPr>
      <w:r w:rsidRPr="0056185C">
        <w:rPr>
          <w:rFonts w:ascii="Arial" w:hAnsi="Arial" w:cs="Arial"/>
          <w:b/>
          <w:bCs/>
          <w:color w:val="12314A"/>
          <w:sz w:val="24"/>
          <w:szCs w:val="24"/>
          <w:lang w:val="en-CA"/>
        </w:rPr>
        <w:br w:type="page"/>
      </w:r>
    </w:p>
    <w:p w:rsidRPr="000F1760" w:rsidR="002C3EE2" w:rsidP="002C3EE2" w:rsidRDefault="002C3EE2" w14:paraId="39542956" w14:textId="77777777">
      <w:pPr>
        <w:spacing w:before="0" w:after="200" w:line="276" w:lineRule="auto"/>
        <w:rPr>
          <w:rFonts w:ascii="Arial" w:hAnsi="Arial" w:cs="Arial"/>
          <w:color w:val="12314A"/>
          <w:sz w:val="24"/>
          <w:szCs w:val="24"/>
          <w:lang w:val="en-CA"/>
        </w:rPr>
      </w:pPr>
      <w:r w:rsidRPr="000F1760">
        <w:rPr>
          <w:rFonts w:ascii="Arial" w:hAnsi="Arial" w:cs="Arial"/>
          <w:b/>
          <w:bCs/>
          <w:color w:val="12314A"/>
          <w:sz w:val="24"/>
          <w:szCs w:val="24"/>
          <w:lang w:val="en-CA"/>
        </w:rPr>
        <w:t>About your options</w:t>
      </w:r>
    </w:p>
    <w:p w:rsidRPr="0056185C" w:rsidR="002C3EE2" w:rsidP="002C3EE2" w:rsidRDefault="00AE0BE5" w14:paraId="6CC28D66" w14:textId="1E1A74D7">
      <w:pPr>
        <w:spacing w:before="0" w:after="240"/>
        <w:rPr>
          <w:rFonts w:ascii="Arial" w:hAnsi="Arial" w:eastAsia="Meiryo" w:cs="Arial"/>
          <w:sz w:val="20"/>
          <w:szCs w:val="20"/>
        </w:rPr>
      </w:pPr>
      <w:r w:rsidRPr="0056185C">
        <w:rPr>
          <w:rFonts w:ascii="Arial" w:hAnsi="Arial" w:eastAsia="Meiryo" w:cs="Arial"/>
          <w:sz w:val="20"/>
          <w:szCs w:val="20"/>
        </w:rPr>
        <w:t>As a UPP member, your pension is paid for life</w:t>
      </w:r>
      <w:r w:rsidRPr="0056185C" w:rsidR="002C3EE2">
        <w:rPr>
          <w:rFonts w:ascii="Arial" w:hAnsi="Arial" w:eastAsia="Meiryo" w:cs="Arial"/>
          <w:sz w:val="20"/>
          <w:szCs w:val="20"/>
          <w:highlight w:val="yellow"/>
        </w:rPr>
        <w:t>&lt;&lt;IF UPP = Y&gt;&gt;</w:t>
      </w:r>
      <w:r w:rsidRPr="0056185C" w:rsidR="00F42C01">
        <w:rPr>
          <w:rFonts w:ascii="Arial" w:hAnsi="Arial" w:eastAsia="Meiryo" w:cs="Arial"/>
          <w:sz w:val="20"/>
          <w:szCs w:val="20"/>
        </w:rPr>
        <w:t xml:space="preserve"> </w:t>
      </w:r>
      <w:r w:rsidRPr="0056185C" w:rsidR="002C3EE2">
        <w:rPr>
          <w:rFonts w:ascii="Arial" w:hAnsi="Arial" w:eastAsia="Meiryo" w:cs="Arial"/>
          <w:sz w:val="20"/>
          <w:szCs w:val="20"/>
        </w:rPr>
        <w:t xml:space="preserve">and includes </w:t>
      </w:r>
      <w:r w:rsidRPr="0056185C" w:rsidR="007F11D1">
        <w:rPr>
          <w:rFonts w:ascii="Arial" w:hAnsi="Arial" w:eastAsia="Meiryo" w:cs="Arial"/>
          <w:sz w:val="20"/>
          <w:szCs w:val="20"/>
        </w:rPr>
        <w:t xml:space="preserve">both </w:t>
      </w:r>
      <w:r w:rsidRPr="0056185C" w:rsidR="002C3EE2">
        <w:rPr>
          <w:rFonts w:ascii="Arial" w:hAnsi="Arial" w:eastAsia="Meiryo" w:cs="Arial"/>
          <w:sz w:val="20"/>
          <w:szCs w:val="20"/>
        </w:rPr>
        <w:t>your UPP pension and your pre-conversion pension (benefits earned before your employer joined UPP)</w:t>
      </w:r>
      <w:r w:rsidRPr="0056185C" w:rsidR="002C3EE2">
        <w:rPr>
          <w:rFonts w:ascii="Arial" w:hAnsi="Arial" w:eastAsia="Meiryo" w:cs="Arial"/>
          <w:sz w:val="20"/>
          <w:szCs w:val="20"/>
          <w:highlight w:val="yellow"/>
        </w:rPr>
        <w:t>&lt;&lt;</w:t>
      </w:r>
      <w:r w:rsidRPr="0056185C" w:rsidR="00F42C01">
        <w:rPr>
          <w:rFonts w:ascii="Arial" w:hAnsi="Arial" w:eastAsia="Meiryo" w:cs="Arial"/>
          <w:sz w:val="20"/>
          <w:szCs w:val="20"/>
          <w:highlight w:val="yellow"/>
        </w:rPr>
        <w:t>End IF&gt;&gt;</w:t>
      </w:r>
      <w:r w:rsidRPr="0056185C" w:rsidR="002C3EE2">
        <w:rPr>
          <w:rFonts w:ascii="Arial" w:hAnsi="Arial" w:eastAsia="Meiryo" w:cs="Arial"/>
          <w:sz w:val="20"/>
          <w:szCs w:val="20"/>
        </w:rPr>
        <w:t>.</w:t>
      </w:r>
      <w:r w:rsidRPr="0056185C" w:rsidR="00F42C01">
        <w:rPr>
          <w:rFonts w:ascii="Arial" w:hAnsi="Arial" w:eastAsia="Meiryo" w:cs="Arial"/>
          <w:sz w:val="20"/>
          <w:szCs w:val="20"/>
        </w:rPr>
        <w:t xml:space="preserve"> </w:t>
      </w:r>
      <w:r w:rsidRPr="0056185C" w:rsidR="002C3EE2">
        <w:rPr>
          <w:rFonts w:ascii="Arial" w:hAnsi="Arial" w:eastAsia="Meiryo" w:cs="Arial"/>
          <w:sz w:val="20"/>
          <w:szCs w:val="20"/>
        </w:rPr>
        <w:t xml:space="preserve">All pension options outlined in this estimate are </w:t>
      </w:r>
      <w:r w:rsidRPr="0056185C" w:rsidR="007F11D1">
        <w:rPr>
          <w:rFonts w:ascii="Arial" w:hAnsi="Arial" w:eastAsia="Meiryo" w:cs="Arial"/>
          <w:sz w:val="20"/>
          <w:szCs w:val="20"/>
        </w:rPr>
        <w:t xml:space="preserve">presented </w:t>
      </w:r>
      <w:r w:rsidRPr="0056185C" w:rsidR="002C3EE2">
        <w:rPr>
          <w:rFonts w:ascii="Arial" w:hAnsi="Arial" w:eastAsia="Meiryo" w:cs="Arial"/>
          <w:sz w:val="20"/>
          <w:szCs w:val="20"/>
        </w:rPr>
        <w:t xml:space="preserve">as </w:t>
      </w:r>
      <w:r w:rsidRPr="0056185C" w:rsidR="002C3EE2">
        <w:rPr>
          <w:rFonts w:ascii="Arial" w:hAnsi="Arial" w:eastAsia="Meiryo" w:cs="Arial"/>
          <w:b/>
          <w:bCs/>
          <w:sz w:val="20"/>
          <w:szCs w:val="20"/>
        </w:rPr>
        <w:t>gross, monthly amounts</w:t>
      </w:r>
      <w:r w:rsidRPr="0056185C" w:rsidR="002C3EE2">
        <w:rPr>
          <w:rFonts w:ascii="Arial" w:hAnsi="Arial" w:eastAsia="Meiryo" w:cs="Arial"/>
          <w:sz w:val="20"/>
          <w:szCs w:val="20"/>
        </w:rPr>
        <w:t xml:space="preserve">, and are subject to applicable withholding tax. </w:t>
      </w:r>
    </w:p>
    <w:p w:rsidRPr="0056185C" w:rsidR="002C3EE2" w:rsidP="002C3EE2" w:rsidRDefault="002C3EE2" w14:paraId="7EB774FE" w14:textId="16BD08CA">
      <w:pPr>
        <w:spacing w:before="0" w:after="240"/>
        <w:rPr>
          <w:rFonts w:ascii="Arial" w:hAnsi="Arial" w:eastAsia="Meiryo" w:cs="Arial"/>
          <w:sz w:val="20"/>
          <w:szCs w:val="20"/>
        </w:rPr>
      </w:pPr>
      <w:r w:rsidRPr="0056185C">
        <w:rPr>
          <w:rFonts w:ascii="Arial" w:hAnsi="Arial" w:cs="Arial"/>
          <w:sz w:val="20"/>
          <w:szCs w:val="18"/>
          <w:highlight w:val="yellow"/>
        </w:rPr>
        <w:t>&lt;&lt;IF UPP = Y and spouse = Y&gt;&gt;</w:t>
      </w:r>
      <w:r w:rsidRPr="0056185C">
        <w:rPr>
          <w:rFonts w:ascii="Arial" w:hAnsi="Arial" w:cs="Arial"/>
          <w:sz w:val="20"/>
          <w:szCs w:val="18"/>
        </w:rPr>
        <w:t xml:space="preserve">If your eligible spouse outlives you, they </w:t>
      </w:r>
      <w:r w:rsidRPr="0056185C" w:rsidR="0045187D">
        <w:rPr>
          <w:rFonts w:ascii="Arial" w:hAnsi="Arial" w:cs="Arial"/>
          <w:sz w:val="20"/>
          <w:szCs w:val="18"/>
        </w:rPr>
        <w:t xml:space="preserve">will </w:t>
      </w:r>
      <w:r w:rsidRPr="0056185C">
        <w:rPr>
          <w:rFonts w:ascii="Arial" w:hAnsi="Arial" w:cs="Arial"/>
          <w:sz w:val="20"/>
          <w:szCs w:val="18"/>
        </w:rPr>
        <w:t>receive a lifetime survivor pension based on the percentage you elect.</w:t>
      </w:r>
      <w:r w:rsidRPr="0056185C">
        <w:rPr>
          <w:rFonts w:ascii="Arial" w:hAnsi="Arial" w:eastAsia="Meiryo" w:cs="Arial"/>
          <w:sz w:val="20"/>
          <w:szCs w:val="20"/>
        </w:rPr>
        <w:t xml:space="preserve"> The normal form of your UPP pension provides a monthly lifetime pension of $</w:t>
      </w:r>
      <w:r w:rsidRPr="0056185C">
        <w:rPr>
          <w:rFonts w:ascii="Arial" w:hAnsi="Arial" w:eastAsia="Meiryo" w:cs="Arial"/>
          <w:sz w:val="20"/>
          <w:szCs w:val="20"/>
          <w:highlight w:val="cyan"/>
        </w:rPr>
        <w:t>[UPPJS50%]</w:t>
      </w:r>
      <w:r w:rsidRPr="0056185C">
        <w:rPr>
          <w:rFonts w:ascii="Arial" w:hAnsi="Arial" w:eastAsia="Meiryo" w:cs="Arial"/>
          <w:sz w:val="20"/>
          <w:szCs w:val="20"/>
        </w:rPr>
        <w:t xml:space="preserve"> with a 50% survivor pension paid to your spouse upon your passing. The normal form of your pre-conversion pension is a monthly lifetime pension of $</w:t>
      </w:r>
      <w:r w:rsidRPr="0056185C">
        <w:rPr>
          <w:rFonts w:ascii="Arial" w:hAnsi="Arial" w:eastAsia="Meiryo" w:cs="Arial"/>
          <w:sz w:val="20"/>
          <w:szCs w:val="20"/>
          <w:highlight w:val="cyan"/>
        </w:rPr>
        <w:t>[WLUJS60%]</w:t>
      </w:r>
      <w:r w:rsidRPr="0056185C">
        <w:rPr>
          <w:rFonts w:ascii="Arial" w:hAnsi="Arial" w:eastAsia="Meiryo" w:cs="Arial"/>
          <w:sz w:val="20"/>
          <w:szCs w:val="20"/>
        </w:rPr>
        <w:t xml:space="preserve"> with a 60% survivor pension paid to your spouse upon your passing.</w:t>
      </w:r>
    </w:p>
    <w:p w:rsidRPr="0056185C" w:rsidR="002C3EE2" w:rsidP="002C3EE2" w:rsidRDefault="002C3EE2" w14:paraId="5F1026B0" w14:textId="77777777">
      <w:pPr>
        <w:spacing w:before="0" w:after="240"/>
        <w:rPr>
          <w:rFonts w:ascii="Arial" w:hAnsi="Arial" w:eastAsia="Meiryo" w:cs="Arial"/>
          <w:sz w:val="20"/>
          <w:szCs w:val="20"/>
        </w:rPr>
      </w:pPr>
      <w:r w:rsidRPr="0056185C">
        <w:rPr>
          <w:rFonts w:ascii="Arial" w:hAnsi="Arial" w:eastAsia="Meiryo" w:cs="Arial"/>
          <w:sz w:val="20"/>
          <w:szCs w:val="20"/>
        </w:rPr>
        <w:t xml:space="preserve">At the normal form, your total monthly lifetime pension is </w:t>
      </w:r>
      <w:r w:rsidRPr="0056185C">
        <w:rPr>
          <w:rFonts w:ascii="Arial" w:hAnsi="Arial" w:eastAsia="Meiryo" w:cs="Arial"/>
          <w:b/>
          <w:bCs/>
          <w:sz w:val="20"/>
          <w:szCs w:val="20"/>
        </w:rPr>
        <w:t>$</w:t>
      </w:r>
      <w:r w:rsidRPr="0056185C">
        <w:rPr>
          <w:rFonts w:ascii="Arial" w:hAnsi="Arial" w:eastAsia="Meiryo" w:cs="Arial"/>
          <w:b/>
          <w:bCs/>
          <w:sz w:val="20"/>
          <w:szCs w:val="20"/>
          <w:highlight w:val="cyan"/>
        </w:rPr>
        <w:t>[SUM: UPPJS50% + WLUJS60%]</w:t>
      </w:r>
      <w:r w:rsidRPr="0056185C">
        <w:rPr>
          <w:rFonts w:ascii="Arial" w:hAnsi="Arial" w:eastAsia="Meiryo" w:cs="Arial"/>
          <w:sz w:val="20"/>
          <w:szCs w:val="20"/>
        </w:rPr>
        <w:t>. All other pension options are actuarially adjusted, meaning your pension amount is reduced to provide higher survivor benefit options.</w:t>
      </w:r>
    </w:p>
    <w:p w:rsidRPr="0056185C" w:rsidR="00E2161B" w:rsidP="002C3EE2" w:rsidRDefault="24D6B690" w14:paraId="17AEAF13" w14:textId="7E0A3FEE">
      <w:pPr>
        <w:spacing w:before="240" w:after="240"/>
        <w:rPr>
          <w:rFonts w:ascii="Arial" w:hAnsi="Arial" w:cs="Arial"/>
          <w:sz w:val="20"/>
          <w:szCs w:val="20"/>
        </w:rPr>
      </w:pPr>
      <w:r w:rsidRPr="0056185C">
        <w:rPr>
          <w:rFonts w:ascii="Arial" w:hAnsi="Arial" w:cs="Arial"/>
          <w:sz w:val="20"/>
          <w:szCs w:val="20"/>
        </w:rPr>
        <w:t xml:space="preserve">If </w:t>
      </w:r>
      <w:r w:rsidRPr="0056185C" w:rsidR="27B25274">
        <w:rPr>
          <w:rFonts w:ascii="Arial" w:hAnsi="Arial" w:cs="Arial"/>
          <w:sz w:val="20"/>
          <w:szCs w:val="20"/>
        </w:rPr>
        <w:t>you elect a 50% spousal option</w:t>
      </w:r>
      <w:r w:rsidRPr="0056185C" w:rsidR="006F30D5">
        <w:rPr>
          <w:rFonts w:ascii="Arial" w:hAnsi="Arial" w:cs="Arial"/>
          <w:sz w:val="20"/>
          <w:szCs w:val="20"/>
        </w:rPr>
        <w:t xml:space="preserve"> (the normal form of </w:t>
      </w:r>
      <w:proofErr w:type="gramStart"/>
      <w:r w:rsidRPr="0056185C" w:rsidR="006F30D5">
        <w:rPr>
          <w:rFonts w:ascii="Arial" w:hAnsi="Arial" w:cs="Arial"/>
          <w:sz w:val="20"/>
          <w:szCs w:val="20"/>
        </w:rPr>
        <w:t>your UPP</w:t>
      </w:r>
      <w:proofErr w:type="gramEnd"/>
      <w:r w:rsidRPr="0056185C" w:rsidR="006F30D5">
        <w:rPr>
          <w:rFonts w:ascii="Arial" w:hAnsi="Arial" w:cs="Arial"/>
          <w:sz w:val="20"/>
          <w:szCs w:val="20"/>
        </w:rPr>
        <w:t xml:space="preserve"> pension)</w:t>
      </w:r>
      <w:r w:rsidRPr="0056185C" w:rsidR="27B25274">
        <w:rPr>
          <w:rFonts w:ascii="Arial" w:hAnsi="Arial" w:cs="Arial"/>
          <w:sz w:val="20"/>
          <w:szCs w:val="20"/>
        </w:rPr>
        <w:t>, you and your spouse must submit a spousal waiver form to reduce the spousal pension from the legislated 60% to the 50% normal form.</w:t>
      </w:r>
      <w:r w:rsidRPr="0056185C" w:rsidR="00E2161B">
        <w:rPr>
          <w:rFonts w:ascii="Arial" w:hAnsi="Arial" w:cs="Arial"/>
          <w:sz w:val="20"/>
          <w:szCs w:val="20"/>
        </w:rPr>
        <w:t xml:space="preserve"> The waiver must be submitted before your pension begins</w:t>
      </w:r>
      <w:r w:rsidR="002E00EC">
        <w:rPr>
          <w:rFonts w:ascii="Arial" w:hAnsi="Arial" w:cs="Arial"/>
          <w:sz w:val="20"/>
          <w:szCs w:val="20"/>
        </w:rPr>
        <w:t>.</w:t>
      </w:r>
      <w:r w:rsidRPr="0056185C" w:rsidR="27B25274">
        <w:rPr>
          <w:rFonts w:ascii="Arial" w:hAnsi="Arial" w:eastAsia="Meiryo" w:cs="Arial"/>
          <w:sz w:val="20"/>
          <w:szCs w:val="20"/>
          <w:highlight w:val="yellow"/>
        </w:rPr>
        <w:t xml:space="preserve"> &lt;&lt;end IF&gt;&gt;</w:t>
      </w:r>
    </w:p>
    <w:p w:rsidRPr="0056185C" w:rsidR="00696CB6" w:rsidP="00696CB6" w:rsidRDefault="00696CB6" w14:paraId="0763A0D8" w14:textId="3BDFE455">
      <w:pPr>
        <w:spacing w:before="240" w:after="240"/>
        <w:rPr>
          <w:rFonts w:ascii="Arial" w:hAnsi="Arial" w:eastAsia="Meiryo" w:cs="Arial"/>
          <w:sz w:val="20"/>
          <w:szCs w:val="20"/>
        </w:rPr>
      </w:pPr>
      <w:r w:rsidRPr="0056185C">
        <w:rPr>
          <w:rFonts w:ascii="Arial" w:hAnsi="Arial" w:cs="Arial"/>
          <w:sz w:val="20"/>
          <w:szCs w:val="18"/>
          <w:highlight w:val="yellow"/>
        </w:rPr>
        <w:t>&lt;&lt;IF UPP = N and spouse = Y&gt;&gt;</w:t>
      </w:r>
      <w:r w:rsidRPr="0056185C">
        <w:rPr>
          <w:rFonts w:ascii="Arial" w:hAnsi="Arial" w:cs="Arial"/>
          <w:sz w:val="20"/>
          <w:szCs w:val="18"/>
        </w:rPr>
        <w:t>If your eligible spouse outlives you, they receive a lifetime survivor pension based on the percentage you elect.</w:t>
      </w:r>
      <w:r w:rsidRPr="0056185C">
        <w:rPr>
          <w:rFonts w:ascii="Arial" w:hAnsi="Arial" w:eastAsia="Meiryo" w:cs="Arial"/>
          <w:sz w:val="20"/>
          <w:szCs w:val="20"/>
        </w:rPr>
        <w:t xml:space="preserve"> The normal form of your pension is a monthly lifetime pension of $</w:t>
      </w:r>
      <w:r w:rsidRPr="0056185C">
        <w:rPr>
          <w:rFonts w:ascii="Arial" w:hAnsi="Arial" w:eastAsia="Meiryo" w:cs="Arial"/>
          <w:sz w:val="20"/>
          <w:szCs w:val="20"/>
          <w:highlight w:val="cyan"/>
        </w:rPr>
        <w:t>[WLUJS60%]</w:t>
      </w:r>
      <w:r w:rsidRPr="0056185C">
        <w:rPr>
          <w:rFonts w:ascii="Arial" w:hAnsi="Arial" w:eastAsia="Meiryo" w:cs="Arial"/>
          <w:sz w:val="20"/>
          <w:szCs w:val="20"/>
        </w:rPr>
        <w:t xml:space="preserve"> with a 60% survivor pension paid to your spouse upon your passing. All other optional forms of pension are actuarially </w:t>
      </w:r>
      <w:r w:rsidRPr="0056185C" w:rsidR="00D135F8">
        <w:rPr>
          <w:rFonts w:ascii="Arial" w:hAnsi="Arial" w:eastAsia="Meiryo" w:cs="Arial"/>
          <w:sz w:val="20"/>
          <w:szCs w:val="20"/>
        </w:rPr>
        <w:t>adjusted, meaning your pension amount is reduced to provide higher survivor benefit options.</w:t>
      </w:r>
    </w:p>
    <w:p w:rsidRPr="0056185C" w:rsidR="00FB2835" w:rsidP="00FB2835" w:rsidRDefault="00FB2835" w14:paraId="7B2BD7EA" w14:textId="77777777">
      <w:pPr>
        <w:spacing w:before="240" w:after="240"/>
        <w:rPr>
          <w:rFonts w:ascii="Arial" w:hAnsi="Arial" w:cs="Arial"/>
          <w:sz w:val="20"/>
          <w:szCs w:val="20"/>
        </w:rPr>
      </w:pPr>
      <w:r w:rsidRPr="0056185C">
        <w:rPr>
          <w:rFonts w:ascii="Arial" w:hAnsi="Arial" w:cs="Arial"/>
          <w:sz w:val="20"/>
          <w:szCs w:val="20"/>
          <w:highlight w:val="yellow"/>
        </w:rPr>
        <w:t>&lt;&lt;IF spouse = Y&gt;&gt;</w:t>
      </w:r>
      <w:r w:rsidRPr="0056185C">
        <w:rPr>
          <w:rFonts w:ascii="Arial" w:hAnsi="Arial" w:cs="Arial"/>
          <w:sz w:val="20"/>
          <w:szCs w:val="20"/>
        </w:rPr>
        <w:t xml:space="preserve">The spousal options with a guarantee mean that if you pass away before receiving the guaranteed number of payments, your spouse will continue receiving the same pension you were collecting for the remainder of that period. Afterward, the </w:t>
      </w:r>
      <w:proofErr w:type="gramStart"/>
      <w:r w:rsidRPr="0056185C">
        <w:rPr>
          <w:rFonts w:ascii="Arial" w:hAnsi="Arial" w:cs="Arial"/>
          <w:sz w:val="20"/>
          <w:szCs w:val="20"/>
        </w:rPr>
        <w:t>survivor</w:t>
      </w:r>
      <w:proofErr w:type="gramEnd"/>
      <w:r w:rsidRPr="0056185C">
        <w:rPr>
          <w:rFonts w:ascii="Arial" w:hAnsi="Arial" w:cs="Arial"/>
          <w:sz w:val="20"/>
          <w:szCs w:val="20"/>
        </w:rPr>
        <w:t xml:space="preserve"> pension will be paid at the percentage you elected for the rest of your spouse’s life. </w:t>
      </w:r>
    </w:p>
    <w:p w:rsidRPr="0056185C" w:rsidR="00854BFB" w:rsidP="00854BFB" w:rsidRDefault="00854BFB" w14:paraId="7EAD2869" w14:textId="349EE99B">
      <w:pPr>
        <w:spacing w:before="240" w:after="240"/>
        <w:rPr>
          <w:rFonts w:ascii="Arial" w:hAnsi="Arial" w:eastAsia="Meiryo" w:cs="Arial"/>
          <w:sz w:val="20"/>
          <w:szCs w:val="20"/>
        </w:rPr>
      </w:pPr>
      <w:r w:rsidRPr="0056185C">
        <w:rPr>
          <w:rFonts w:ascii="Arial" w:hAnsi="Arial" w:cs="Arial"/>
          <w:sz w:val="20"/>
          <w:szCs w:val="20"/>
          <w:highlight w:val="yellow"/>
        </w:rPr>
        <w:t>&lt;&lt;IF UPP = N AND spouse = Y&gt;&gt;</w:t>
      </w:r>
      <w:r w:rsidRPr="0056185C">
        <w:rPr>
          <w:rFonts w:ascii="Arial" w:hAnsi="Arial" w:cs="Arial"/>
          <w:sz w:val="20"/>
          <w:szCs w:val="20"/>
        </w:rPr>
        <w:t>If both you and your spouse pass away before the guarantee</w:t>
      </w:r>
      <w:r w:rsidRPr="0056185C" w:rsidR="002B354A">
        <w:rPr>
          <w:rFonts w:ascii="Arial" w:hAnsi="Arial" w:cs="Arial"/>
          <w:sz w:val="20"/>
          <w:szCs w:val="20"/>
        </w:rPr>
        <w:t xml:space="preserve"> period ends</w:t>
      </w:r>
      <w:r w:rsidRPr="0056185C" w:rsidR="00B709C4">
        <w:rPr>
          <w:rFonts w:ascii="Arial" w:hAnsi="Arial" w:cs="Arial"/>
          <w:sz w:val="20"/>
          <w:szCs w:val="20"/>
        </w:rPr>
        <w:t>,</w:t>
      </w:r>
      <w:r w:rsidRPr="0056185C">
        <w:rPr>
          <w:rFonts w:ascii="Arial" w:hAnsi="Arial" w:cs="Arial"/>
          <w:sz w:val="20"/>
          <w:szCs w:val="20"/>
        </w:rPr>
        <w:t xml:space="preserve"> </w:t>
      </w:r>
      <w:r w:rsidRPr="0056185C" w:rsidR="00B709C4">
        <w:rPr>
          <w:rFonts w:ascii="Arial" w:hAnsi="Arial" w:cs="Arial"/>
          <w:sz w:val="20"/>
          <w:szCs w:val="20"/>
        </w:rPr>
        <w:t>any</w:t>
      </w:r>
      <w:r w:rsidRPr="0056185C">
        <w:rPr>
          <w:rFonts w:ascii="Arial" w:hAnsi="Arial" w:cs="Arial"/>
          <w:sz w:val="20"/>
          <w:szCs w:val="20"/>
        </w:rPr>
        <w:t xml:space="preserve"> remaining </w:t>
      </w:r>
      <w:r w:rsidRPr="0056185C" w:rsidR="00B709C4">
        <w:rPr>
          <w:rFonts w:ascii="Arial" w:hAnsi="Arial" w:cs="Arial"/>
          <w:sz w:val="20"/>
          <w:szCs w:val="20"/>
        </w:rPr>
        <w:t>guaranteed payments</w:t>
      </w:r>
      <w:r w:rsidRPr="0056185C">
        <w:rPr>
          <w:rFonts w:ascii="Arial" w:hAnsi="Arial" w:cs="Arial"/>
          <w:sz w:val="20"/>
          <w:szCs w:val="20"/>
        </w:rPr>
        <w:t xml:space="preserve"> will be paid to your </w:t>
      </w:r>
      <w:r w:rsidRPr="0056185C">
        <w:rPr>
          <w:rFonts w:ascii="Arial" w:hAnsi="Arial" w:eastAsia="Meiryo" w:cs="Arial"/>
          <w:sz w:val="20"/>
          <w:szCs w:val="20"/>
        </w:rPr>
        <w:t>designated beneficiaries or estate, as applicable.</w:t>
      </w:r>
      <w:r w:rsidRPr="0056185C">
        <w:rPr>
          <w:rFonts w:ascii="Arial" w:hAnsi="Arial" w:cs="Arial"/>
          <w:sz w:val="20"/>
          <w:szCs w:val="20"/>
        </w:rPr>
        <w:t xml:space="preserve"> </w:t>
      </w:r>
      <w:r w:rsidRPr="0056185C">
        <w:rPr>
          <w:rFonts w:ascii="Arial" w:hAnsi="Arial" w:cs="Arial"/>
          <w:sz w:val="20"/>
          <w:szCs w:val="20"/>
          <w:highlight w:val="yellow"/>
        </w:rPr>
        <w:t>&lt;&lt;IF UPP = Y AND spouse = Y&gt;&gt;</w:t>
      </w:r>
      <w:r w:rsidRPr="0056185C">
        <w:rPr>
          <w:rFonts w:ascii="Arial" w:hAnsi="Arial" w:cs="Arial"/>
          <w:sz w:val="20"/>
          <w:szCs w:val="20"/>
        </w:rPr>
        <w:t xml:space="preserve">If you predecease your spouse, and you both pass away before </w:t>
      </w:r>
      <w:r w:rsidRPr="0056185C" w:rsidR="758CBB43">
        <w:rPr>
          <w:rFonts w:ascii="Arial" w:hAnsi="Arial" w:cs="Arial"/>
          <w:sz w:val="20"/>
          <w:szCs w:val="20"/>
        </w:rPr>
        <w:t>the guarantee period ends,</w:t>
      </w:r>
      <w:r w:rsidRPr="0056185C">
        <w:rPr>
          <w:rFonts w:ascii="Arial" w:hAnsi="Arial" w:cs="Arial"/>
          <w:sz w:val="20"/>
          <w:szCs w:val="20"/>
        </w:rPr>
        <w:t xml:space="preserve"> any remaining </w:t>
      </w:r>
      <w:r w:rsidRPr="0056185C" w:rsidR="05463EA2">
        <w:rPr>
          <w:rFonts w:ascii="Arial" w:hAnsi="Arial" w:cs="Arial"/>
          <w:sz w:val="20"/>
          <w:szCs w:val="20"/>
        </w:rPr>
        <w:t>guarantee</w:t>
      </w:r>
      <w:r w:rsidRPr="0056185C" w:rsidR="00B709C4">
        <w:rPr>
          <w:rFonts w:ascii="Arial" w:hAnsi="Arial" w:cs="Arial"/>
          <w:sz w:val="20"/>
          <w:szCs w:val="20"/>
        </w:rPr>
        <w:t>d</w:t>
      </w:r>
      <w:r w:rsidRPr="0056185C" w:rsidR="05463EA2">
        <w:rPr>
          <w:rFonts w:ascii="Arial" w:hAnsi="Arial" w:cs="Arial"/>
          <w:sz w:val="20"/>
          <w:szCs w:val="20"/>
        </w:rPr>
        <w:t xml:space="preserve"> payments</w:t>
      </w:r>
      <w:r w:rsidRPr="0056185C">
        <w:rPr>
          <w:rFonts w:ascii="Arial" w:hAnsi="Arial" w:cs="Arial"/>
          <w:sz w:val="20"/>
          <w:szCs w:val="20"/>
        </w:rPr>
        <w:t xml:space="preserve"> of your UPP pension will be paid to your spouse’s designated beneficiaries or estate. Any remaining </w:t>
      </w:r>
      <w:r w:rsidRPr="0056185C" w:rsidR="4C6BB6BE">
        <w:rPr>
          <w:rFonts w:ascii="Arial" w:hAnsi="Arial" w:cs="Arial"/>
          <w:sz w:val="20"/>
          <w:szCs w:val="20"/>
        </w:rPr>
        <w:t>guarantee</w:t>
      </w:r>
      <w:r w:rsidRPr="0056185C" w:rsidR="00B709C4">
        <w:rPr>
          <w:rFonts w:ascii="Arial" w:hAnsi="Arial" w:cs="Arial"/>
          <w:sz w:val="20"/>
          <w:szCs w:val="20"/>
        </w:rPr>
        <w:t>d</w:t>
      </w:r>
      <w:r w:rsidRPr="0056185C" w:rsidR="4C6BB6BE">
        <w:rPr>
          <w:rFonts w:ascii="Arial" w:hAnsi="Arial" w:cs="Arial"/>
          <w:sz w:val="20"/>
          <w:szCs w:val="20"/>
        </w:rPr>
        <w:t xml:space="preserve"> payments</w:t>
      </w:r>
      <w:r w:rsidRPr="0056185C">
        <w:rPr>
          <w:rFonts w:ascii="Arial" w:hAnsi="Arial" w:cs="Arial"/>
          <w:sz w:val="20"/>
          <w:szCs w:val="20"/>
        </w:rPr>
        <w:t xml:space="preserve"> of your pre-conversion pension will be paid to your designated beneficiaries or estate. </w:t>
      </w:r>
    </w:p>
    <w:p w:rsidRPr="0056185C" w:rsidR="002C3EE2" w:rsidP="002C3EE2" w:rsidRDefault="002C3EE2" w14:paraId="36B896A7" w14:textId="77777777">
      <w:pPr>
        <w:spacing w:before="0" w:after="240"/>
        <w:rPr>
          <w:rFonts w:ascii="Arial" w:hAnsi="Arial" w:eastAsia="Meiryo" w:cs="Arial"/>
          <w:sz w:val="20"/>
          <w:szCs w:val="20"/>
        </w:rPr>
      </w:pPr>
      <w:r w:rsidRPr="0056185C">
        <w:rPr>
          <w:rFonts w:ascii="Arial" w:hAnsi="Arial" w:cs="Arial"/>
          <w:sz w:val="20"/>
          <w:szCs w:val="18"/>
          <w:highlight w:val="yellow"/>
        </w:rPr>
        <w:t>&lt;&lt;IF UPP = Y and spouse = N&gt;&gt;</w:t>
      </w:r>
      <w:r w:rsidRPr="0056185C">
        <w:rPr>
          <w:rFonts w:ascii="Arial" w:hAnsi="Arial" w:eastAsia="Meiryo" w:cs="Arial"/>
          <w:sz w:val="20"/>
          <w:szCs w:val="20"/>
        </w:rPr>
        <w:t>The normal form of your UPP pension is a monthly lifetime pension of $</w:t>
      </w:r>
      <w:r w:rsidRPr="0056185C">
        <w:rPr>
          <w:rFonts w:ascii="Arial" w:hAnsi="Arial" w:eastAsia="Meiryo" w:cs="Arial"/>
          <w:sz w:val="20"/>
          <w:szCs w:val="20"/>
          <w:highlight w:val="cyan"/>
        </w:rPr>
        <w:t>[UPPLG10]</w:t>
      </w:r>
      <w:r w:rsidRPr="0056185C">
        <w:rPr>
          <w:rFonts w:ascii="Arial" w:hAnsi="Arial" w:eastAsia="Meiryo" w:cs="Arial"/>
          <w:sz w:val="20"/>
          <w:szCs w:val="20"/>
        </w:rPr>
        <w:t xml:space="preserve"> with a 10-year guarantee. The normal form of your pre-conversion pension is a monthly lifetime pension of $</w:t>
      </w:r>
      <w:r w:rsidRPr="0056185C">
        <w:rPr>
          <w:rFonts w:ascii="Arial" w:hAnsi="Arial" w:eastAsia="Meiryo" w:cs="Arial"/>
          <w:sz w:val="20"/>
          <w:szCs w:val="20"/>
          <w:highlight w:val="cyan"/>
        </w:rPr>
        <w:t>[WLULG5]</w:t>
      </w:r>
      <w:r w:rsidRPr="0056185C">
        <w:rPr>
          <w:rFonts w:ascii="Arial" w:hAnsi="Arial" w:eastAsia="Meiryo" w:cs="Arial"/>
          <w:sz w:val="20"/>
          <w:szCs w:val="20"/>
        </w:rPr>
        <w:t xml:space="preserve"> with a 5-year guarantee.</w:t>
      </w:r>
    </w:p>
    <w:p w:rsidRPr="0056185C" w:rsidR="002C3EE2" w:rsidP="002C3EE2" w:rsidRDefault="002C3EE2" w14:paraId="62785690" w14:textId="6CFFA83B">
      <w:pPr>
        <w:spacing w:before="240" w:after="240"/>
        <w:rPr>
          <w:rFonts w:ascii="Arial" w:hAnsi="Arial" w:eastAsia="Meiryo" w:cs="Arial"/>
          <w:sz w:val="20"/>
          <w:szCs w:val="18"/>
        </w:rPr>
      </w:pPr>
      <w:r w:rsidRPr="0056185C">
        <w:rPr>
          <w:rFonts w:ascii="Arial" w:hAnsi="Arial" w:eastAsia="Meiryo" w:cs="Arial"/>
          <w:sz w:val="20"/>
          <w:szCs w:val="20"/>
        </w:rPr>
        <w:t xml:space="preserve">At the normal form, your total monthly lifetime pension is </w:t>
      </w:r>
      <w:r w:rsidRPr="0056185C">
        <w:rPr>
          <w:rFonts w:ascii="Arial" w:hAnsi="Arial" w:eastAsia="Meiryo" w:cs="Arial"/>
          <w:b/>
          <w:bCs/>
          <w:sz w:val="20"/>
          <w:szCs w:val="20"/>
        </w:rPr>
        <w:t>$</w:t>
      </w:r>
      <w:r w:rsidRPr="0056185C">
        <w:rPr>
          <w:rFonts w:ascii="Arial" w:hAnsi="Arial" w:eastAsia="Meiryo" w:cs="Arial"/>
          <w:b/>
          <w:bCs/>
          <w:sz w:val="20"/>
          <w:szCs w:val="20"/>
          <w:highlight w:val="cyan"/>
        </w:rPr>
        <w:t>[SUM:UPPLG10 + WLULG5]</w:t>
      </w:r>
      <w:r w:rsidRPr="0056185C">
        <w:rPr>
          <w:rFonts w:ascii="Arial" w:hAnsi="Arial" w:eastAsia="Meiryo" w:cs="Arial"/>
          <w:sz w:val="20"/>
          <w:szCs w:val="20"/>
        </w:rPr>
        <w:t xml:space="preserve">. All other optional forms of pension are actuarially </w:t>
      </w:r>
      <w:r w:rsidRPr="0056185C" w:rsidR="00B94B72">
        <w:rPr>
          <w:rFonts w:ascii="Arial" w:hAnsi="Arial" w:eastAsia="Meiryo" w:cs="Arial"/>
          <w:sz w:val="20"/>
          <w:szCs w:val="20"/>
        </w:rPr>
        <w:t>adjusted, meaning your pension is either reduced or increased to provide higher and lower survivor benefit options.</w:t>
      </w:r>
    </w:p>
    <w:p w:rsidRPr="0056185C" w:rsidR="002C3EE2" w:rsidP="002C3EE2" w:rsidRDefault="002C3EE2" w14:paraId="67F2E288" w14:textId="4642A2EC">
      <w:pPr>
        <w:spacing w:before="0" w:after="240"/>
        <w:rPr>
          <w:rFonts w:ascii="Arial" w:hAnsi="Arial" w:eastAsia="Meiryo" w:cs="Arial"/>
          <w:sz w:val="20"/>
          <w:szCs w:val="20"/>
        </w:rPr>
      </w:pPr>
      <w:r w:rsidRPr="0056185C">
        <w:rPr>
          <w:rFonts w:ascii="Arial" w:hAnsi="Arial" w:cs="Arial"/>
          <w:sz w:val="20"/>
          <w:szCs w:val="18"/>
          <w:highlight w:val="yellow"/>
        </w:rPr>
        <w:t>&lt;&lt;IF UPP = N and spouse = N&gt;&gt;</w:t>
      </w:r>
      <w:r w:rsidRPr="0056185C">
        <w:rPr>
          <w:rFonts w:ascii="Arial" w:hAnsi="Arial" w:eastAsia="Meiryo" w:cs="Arial"/>
          <w:sz w:val="20"/>
          <w:szCs w:val="20"/>
        </w:rPr>
        <w:t>The normal form of your pension is a monthly lifetime pension of $</w:t>
      </w:r>
      <w:r w:rsidRPr="0056185C">
        <w:rPr>
          <w:rFonts w:ascii="Arial" w:hAnsi="Arial" w:eastAsia="Meiryo" w:cs="Arial"/>
          <w:sz w:val="20"/>
          <w:szCs w:val="20"/>
          <w:highlight w:val="cyan"/>
        </w:rPr>
        <w:t>[WLULG5]</w:t>
      </w:r>
      <w:r w:rsidRPr="0056185C">
        <w:rPr>
          <w:rFonts w:ascii="Arial" w:hAnsi="Arial" w:eastAsia="Meiryo" w:cs="Arial"/>
          <w:sz w:val="20"/>
          <w:szCs w:val="20"/>
        </w:rPr>
        <w:t xml:space="preserve"> with a 5-year guarantee. All other optional forms of pension are actuarially </w:t>
      </w:r>
      <w:r w:rsidRPr="0056185C" w:rsidR="009432E2">
        <w:rPr>
          <w:rFonts w:ascii="Arial" w:hAnsi="Arial" w:eastAsia="Meiryo" w:cs="Arial"/>
          <w:sz w:val="20"/>
          <w:szCs w:val="20"/>
        </w:rPr>
        <w:t>adjusted, meaning your pension is either reduced or increased to provide higher and lower survivor benefit options.</w:t>
      </w:r>
    </w:p>
    <w:p w:rsidRPr="0056185C" w:rsidR="002C3EE2" w:rsidP="002C3EE2" w:rsidRDefault="002C3EE2" w14:paraId="6BE96EA5" w14:textId="77777777">
      <w:pPr>
        <w:spacing w:before="240" w:after="240"/>
        <w:rPr>
          <w:rFonts w:ascii="Arial" w:hAnsi="Arial" w:eastAsia="Meiryo" w:cs="Arial"/>
          <w:sz w:val="20"/>
          <w:szCs w:val="18"/>
        </w:rPr>
      </w:pPr>
      <w:r w:rsidRPr="0056185C">
        <w:rPr>
          <w:rFonts w:ascii="Arial" w:hAnsi="Arial" w:eastAsia="Meiryo" w:cs="Arial"/>
          <w:sz w:val="20"/>
          <w:szCs w:val="18"/>
          <w:highlight w:val="yellow"/>
        </w:rPr>
        <w:t>&lt;&lt;IF spouse = N&gt;&gt;</w:t>
      </w:r>
      <w:r w:rsidRPr="0056185C">
        <w:rPr>
          <w:rFonts w:ascii="Arial" w:hAnsi="Arial" w:eastAsia="Meiryo" w:cs="Arial"/>
          <w:sz w:val="20"/>
          <w:szCs w:val="18"/>
        </w:rPr>
        <w:t>The guarantee allows a minimum number of payments to be made from your pension start date. For example, if your pension includes a 10-year guarantee and you pass away before receiving 120 payments, the remaining balance will be payable to your designated beneficiaries or estate.</w:t>
      </w:r>
    </w:p>
    <w:p w:rsidRPr="0056185C" w:rsidR="002C3EE2" w:rsidP="002C3EE2" w:rsidRDefault="002C3EE2" w14:paraId="754697B7" w14:textId="00B81996">
      <w:pPr>
        <w:spacing w:before="0" w:after="240"/>
        <w:rPr>
          <w:rFonts w:ascii="Arial" w:hAnsi="Arial" w:cs="Arial"/>
          <w:sz w:val="20"/>
          <w:szCs w:val="18"/>
        </w:rPr>
      </w:pPr>
      <w:r w:rsidRPr="0056185C">
        <w:rPr>
          <w:rFonts w:ascii="Arial" w:hAnsi="Arial" w:cs="Arial"/>
          <w:sz w:val="20"/>
          <w:szCs w:val="18"/>
          <w:highlight w:val="yellow"/>
        </w:rPr>
        <w:t>&lt;&lt;IF spouse = Y&gt;&gt;</w:t>
      </w:r>
      <w:r w:rsidRPr="0056185C">
        <w:rPr>
          <w:rFonts w:ascii="Arial" w:hAnsi="Arial" w:cs="Arial"/>
          <w:b/>
          <w:bCs/>
          <w:sz w:val="20"/>
          <w:szCs w:val="18"/>
        </w:rPr>
        <w:t>Note:</w:t>
      </w:r>
      <w:r w:rsidRPr="0056185C">
        <w:rPr>
          <w:rFonts w:ascii="Arial" w:hAnsi="Arial" w:cs="Arial"/>
          <w:sz w:val="20"/>
          <w:szCs w:val="18"/>
        </w:rPr>
        <w:t xml:space="preserve"> Waiving the entitlement to a spousal survivor pension is financially detrimental in most cases. However, you and your spouse may decide to waive the spousal survivor pension for other reasons. For example, depending on factors like age or health, a member may prefer any remaining guaranteed payments to go to their estate or other designated beneficiaries.</w:t>
      </w:r>
      <w:r w:rsidRPr="0056185C">
        <w:rPr>
          <w:rFonts w:ascii="Arial" w:hAnsi="Arial" w:eastAsia="Meiryo" w:cs="Arial"/>
          <w:sz w:val="20"/>
          <w:szCs w:val="18"/>
          <w:highlight w:val="yellow"/>
        </w:rPr>
        <w:t xml:space="preserve"> &lt;&lt;end IF&gt;&gt;</w:t>
      </w:r>
    </w:p>
    <w:p w:rsidRPr="0056185C" w:rsidR="00761E6D" w:rsidP="00761E6D" w:rsidRDefault="002C3EE2" w14:paraId="74ABADAA" w14:textId="74CB8BE3">
      <w:pPr>
        <w:spacing w:before="0" w:after="240"/>
        <w:rPr>
          <w:rFonts w:ascii="Arial" w:hAnsi="Arial" w:cs="Arial"/>
          <w:sz w:val="20"/>
          <w:szCs w:val="18"/>
        </w:rPr>
      </w:pPr>
      <w:r w:rsidRPr="0056185C">
        <w:rPr>
          <w:rFonts w:ascii="Arial" w:hAnsi="Arial" w:cs="Arial"/>
          <w:sz w:val="20"/>
          <w:szCs w:val="18"/>
        </w:rPr>
        <w:t>To determine the option for you, it may be beneficial to consult a trusted financial advisor who understands your retirement goals and personal finances.</w:t>
      </w:r>
    </w:p>
    <w:p w:rsidRPr="0056185C" w:rsidR="00761E6D" w:rsidRDefault="00761E6D" w14:paraId="3FC279C7" w14:textId="77777777">
      <w:pPr>
        <w:spacing w:before="0" w:after="200" w:line="276" w:lineRule="auto"/>
        <w:rPr>
          <w:rFonts w:ascii="Arial" w:hAnsi="Arial" w:cs="Arial"/>
          <w:sz w:val="20"/>
          <w:szCs w:val="18"/>
        </w:rPr>
      </w:pPr>
      <w:r w:rsidRPr="0056185C">
        <w:rPr>
          <w:rFonts w:ascii="Arial" w:hAnsi="Arial" w:cs="Arial"/>
          <w:sz w:val="20"/>
          <w:szCs w:val="18"/>
        </w:rPr>
        <w:br w:type="page"/>
      </w:r>
    </w:p>
    <w:p w:rsidRPr="002F55A3" w:rsidR="00A84846" w:rsidP="00E12DE6" w:rsidRDefault="00222160" w14:paraId="398C23F4" w14:textId="2963CC91">
      <w:pPr>
        <w:spacing w:before="0" w:after="0"/>
        <w:rPr>
          <w:rFonts w:ascii="Arial" w:hAnsi="Arial" w:cs="Arial"/>
          <w:b/>
          <w:bCs/>
          <w:color w:val="12314A"/>
          <w:sz w:val="24"/>
          <w:szCs w:val="24"/>
          <w:lang w:val="en-CA"/>
        </w:rPr>
      </w:pPr>
      <w:r w:rsidRPr="002F55A3">
        <w:rPr>
          <w:rFonts w:ascii="Arial" w:hAnsi="Arial" w:cs="Arial"/>
          <w:b/>
          <w:bCs/>
          <w:color w:val="12314A"/>
          <w:sz w:val="24"/>
          <w:szCs w:val="24"/>
          <w:lang w:val="en-CA"/>
        </w:rPr>
        <w:t>Your</w:t>
      </w:r>
      <w:r w:rsidRPr="002F55A3" w:rsidR="00076BD5">
        <w:rPr>
          <w:rFonts w:ascii="Arial" w:hAnsi="Arial" w:cs="Arial"/>
          <w:b/>
          <w:bCs/>
          <w:color w:val="12314A"/>
          <w:sz w:val="24"/>
          <w:szCs w:val="24"/>
          <w:lang w:val="en-CA"/>
        </w:rPr>
        <w:t xml:space="preserve"> p</w:t>
      </w:r>
      <w:r w:rsidRPr="002F55A3" w:rsidR="0043333C">
        <w:rPr>
          <w:rFonts w:ascii="Arial" w:hAnsi="Arial" w:cs="Arial"/>
          <w:b/>
          <w:bCs/>
          <w:color w:val="12314A"/>
          <w:sz w:val="24"/>
          <w:szCs w:val="24"/>
          <w:lang w:val="en-CA"/>
        </w:rPr>
        <w:t>ension</w:t>
      </w:r>
      <w:r w:rsidRPr="002F55A3" w:rsidR="00A84846">
        <w:rPr>
          <w:rFonts w:ascii="Arial" w:hAnsi="Arial" w:cs="Arial"/>
          <w:b/>
          <w:bCs/>
          <w:color w:val="12314A"/>
          <w:sz w:val="24"/>
          <w:szCs w:val="24"/>
          <w:lang w:val="en-CA"/>
        </w:rPr>
        <w:t xml:space="preserve"> </w:t>
      </w:r>
      <w:r w:rsidRPr="002F55A3" w:rsidR="00447D7C">
        <w:rPr>
          <w:rFonts w:ascii="Arial" w:hAnsi="Arial" w:cs="Arial"/>
          <w:b/>
          <w:bCs/>
          <w:color w:val="12314A"/>
          <w:sz w:val="24"/>
          <w:szCs w:val="24"/>
          <w:lang w:val="en-CA"/>
        </w:rPr>
        <w:t>e</w:t>
      </w:r>
      <w:r w:rsidRPr="002F55A3" w:rsidR="00A84846">
        <w:rPr>
          <w:rFonts w:ascii="Arial" w:hAnsi="Arial" w:cs="Arial"/>
          <w:b/>
          <w:bCs/>
          <w:color w:val="12314A"/>
          <w:sz w:val="24"/>
          <w:szCs w:val="24"/>
          <w:lang w:val="en-CA"/>
        </w:rPr>
        <w:t>stimate</w:t>
      </w:r>
    </w:p>
    <w:p w:rsidRPr="0056185C" w:rsidR="00577D0B" w:rsidP="00534666" w:rsidRDefault="00C17563" w14:paraId="2F3F9A52" w14:textId="451F9033">
      <w:pPr>
        <w:pStyle w:val="Heading1"/>
        <w:spacing w:before="360" w:after="80"/>
        <w:rPr>
          <w:rFonts w:ascii="Arial" w:hAnsi="Arial" w:cs="Arial"/>
          <w:color w:val="545454" w:themeColor="text1"/>
          <w:sz w:val="20"/>
          <w:szCs w:val="20"/>
          <w:highlight w:val="yellow"/>
          <w:lang w:val="en-CA"/>
        </w:rPr>
      </w:pPr>
      <w:r w:rsidRPr="0056185C">
        <w:rPr>
          <w:rFonts w:ascii="Arial" w:hAnsi="Arial" w:cs="Arial"/>
          <w:color w:val="545454" w:themeColor="text1"/>
          <w:sz w:val="20"/>
          <w:szCs w:val="20"/>
          <w:highlight w:val="yellow"/>
          <w:lang w:val="en-CA"/>
        </w:rPr>
        <w:t>&lt;&lt;IF UPP=Y AND spouse = Y</w:t>
      </w:r>
      <w:r w:rsidRPr="0056185C" w:rsidR="00492FD8">
        <w:rPr>
          <w:rFonts w:ascii="Arial" w:hAnsi="Arial" w:cs="Arial"/>
          <w:color w:val="545454" w:themeColor="text1"/>
          <w:sz w:val="20"/>
          <w:szCs w:val="20"/>
          <w:highlight w:val="yellow"/>
          <w:lang w:val="en-CA"/>
        </w:rPr>
        <w:t xml:space="preserve"> </w:t>
      </w:r>
      <w:r w:rsidRPr="0056185C">
        <w:rPr>
          <w:rFonts w:ascii="Arial" w:hAnsi="Arial" w:cs="Arial"/>
          <w:color w:val="545454" w:themeColor="text1"/>
          <w:sz w:val="20"/>
          <w:szCs w:val="20"/>
          <w:highlight w:val="yellow"/>
          <w:lang w:val="en-CA"/>
        </w:rPr>
        <w:t>&gt;&gt;</w:t>
      </w:r>
    </w:p>
    <w:p w:rsidRPr="0056185C" w:rsidR="0094487C" w:rsidP="0094487C" w:rsidRDefault="0094487C" w14:paraId="6F7BE65B" w14:textId="77777777">
      <w:pPr>
        <w:pStyle w:val="Heading2"/>
        <w:rPr>
          <w:rFonts w:ascii="Arial" w:hAnsi="Arial" w:cs="Arial"/>
          <w:color w:val="545454" w:themeColor="text1"/>
          <w:sz w:val="20"/>
          <w:szCs w:val="20"/>
          <w:highlight w:val="yellow"/>
        </w:rPr>
      </w:pPr>
      <w:bookmarkStart w:name="_Toc193819107" w:id="1"/>
      <w:r w:rsidRPr="0056185C">
        <w:rPr>
          <w:rFonts w:ascii="Arial" w:hAnsi="Arial" w:cs="Arial"/>
          <w:color w:val="545454" w:themeColor="text1"/>
          <w:sz w:val="20"/>
          <w:szCs w:val="20"/>
          <w:highlight w:val="yellow"/>
        </w:rPr>
        <w:t>&lt;&lt;IF base pension only&gt;&gt;</w:t>
      </w:r>
      <w:bookmarkEnd w:id="1"/>
    </w:p>
    <w:tbl>
      <w:tblPr>
        <w:tblStyle w:val="GridTable6Colorful-Accent510"/>
        <w:tblW w:w="10748"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a spousal joint and survivor pension"/>
      </w:tblPr>
      <w:tblGrid>
        <w:gridCol w:w="342"/>
        <w:gridCol w:w="1697"/>
        <w:gridCol w:w="1559"/>
        <w:gridCol w:w="1560"/>
        <w:gridCol w:w="425"/>
        <w:gridCol w:w="6"/>
        <w:gridCol w:w="340"/>
        <w:gridCol w:w="1695"/>
        <w:gridCol w:w="1559"/>
        <w:gridCol w:w="1442"/>
        <w:gridCol w:w="117"/>
        <w:gridCol w:w="6"/>
      </w:tblGrid>
      <w:tr w:rsidRPr="0056185C" w:rsidR="00342566" w:rsidTr="009375EB" w14:paraId="61F4E279" w14:textId="77777777">
        <w:trPr>
          <w:gridAfter w:val="2"/>
          <w:cnfStyle w:val="100000000000" w:firstRow="1" w:lastRow="0" w:firstColumn="0" w:lastColumn="0" w:oddVBand="0" w:evenVBand="0" w:oddHBand="0" w:evenHBand="0" w:firstRowFirstColumn="0" w:firstRowLastColumn="0" w:lastRowFirstColumn="0" w:lastRowLastColumn="0"/>
          <w:wAfter w:w="123" w:type="dxa"/>
        </w:trPr>
        <w:tc>
          <w:tcPr>
            <w:cnfStyle w:val="001000000000" w:firstRow="0" w:lastRow="0" w:firstColumn="1" w:lastColumn="0" w:oddVBand="0" w:evenVBand="0" w:oddHBand="0" w:evenHBand="0" w:firstRowFirstColumn="0" w:firstRowLastColumn="0" w:lastRowFirstColumn="0" w:lastRowLastColumn="0"/>
            <w:tcW w:w="10625" w:type="dxa"/>
            <w:gridSpan w:val="10"/>
            <w:tcBorders>
              <w:bottom w:val="none" w:color="auto" w:sz="0" w:space="0"/>
            </w:tcBorders>
            <w:shd w:val="clear" w:color="auto" w:fill="auto"/>
          </w:tcPr>
          <w:p w:rsidRPr="0056185C" w:rsidR="00342566" w:rsidP="00556824" w:rsidRDefault="00117B6D" w14:paraId="4D521B79" w14:textId="3574E478">
            <w:pPr>
              <w:rPr>
                <w:rFonts w:ascii="Arial" w:hAnsi="Arial" w:eastAsia="Meiryo" w:cs="Arial"/>
                <w:color w:val="000000"/>
                <w:kern w:val="0"/>
                <w:sz w:val="20"/>
                <w:szCs w:val="20"/>
                <w:lang w:val="en-CA"/>
                <w14:ligatures w14:val="none"/>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w:t>
            </w:r>
            <w:r w:rsidRPr="0056185C" w:rsidR="006650F7">
              <w:rPr>
                <w:rFonts w:ascii="Arial" w:hAnsi="Arial" w:eastAsia="Times New Roman" w:cs="Arial"/>
                <w:color w:val="12314A"/>
                <w:sz w:val="20"/>
                <w:szCs w:val="20"/>
                <w:lang w:val="en-CA"/>
              </w:rPr>
              <w:t xml:space="preserve"> a</w:t>
            </w:r>
            <w:r w:rsidRPr="0056185C">
              <w:rPr>
                <w:rFonts w:ascii="Arial" w:hAnsi="Arial" w:eastAsia="Times New Roman" w:cs="Arial"/>
                <w:color w:val="12314A"/>
                <w:sz w:val="20"/>
                <w:szCs w:val="20"/>
                <w:lang w:val="en-CA"/>
              </w:rPr>
              <w:t xml:space="preserve"> spousal joint and survivor pension</w:t>
            </w:r>
          </w:p>
        </w:tc>
      </w:tr>
      <w:tr w:rsidRPr="0056185C" w:rsidR="002B4D4D" w:rsidTr="009375EB" w14:paraId="24CFCBD9" w14:textId="7777777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58" w:type="dxa"/>
            <w:gridSpan w:val="4"/>
            <w:tcBorders>
              <w:bottom w:val="single" w:color="D0CECE" w:sz="4" w:space="0"/>
            </w:tcBorders>
            <w:shd w:val="clear" w:color="auto" w:fill="0B4A72" w:themeFill="text2"/>
          </w:tcPr>
          <w:p w:rsidRPr="0056185C" w:rsidR="00342566" w:rsidP="00CB0056" w:rsidRDefault="00342566" w14:paraId="0AA11CEB"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431" w:type="dxa"/>
            <w:gridSpan w:val="2"/>
            <w:shd w:val="clear" w:color="auto" w:fill="auto"/>
          </w:tcPr>
          <w:p w:rsidRPr="0056185C" w:rsidR="00342566" w:rsidP="002B4D4D" w:rsidRDefault="00342566" w14:paraId="61DF187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5159" w:type="dxa"/>
            <w:gridSpan w:val="6"/>
            <w:tcBorders>
              <w:bottom w:val="single" w:color="D0CECE" w:sz="4" w:space="0"/>
            </w:tcBorders>
            <w:shd w:val="clear" w:color="auto" w:fill="0B4A72" w:themeFill="text2"/>
          </w:tcPr>
          <w:p w:rsidRPr="0056185C" w:rsidR="00342566" w:rsidP="00CB0056" w:rsidRDefault="00342566" w14:paraId="46BB91A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tc>
      </w:tr>
      <w:tr w:rsidRPr="0056185C" w:rsidR="00436F89" w:rsidTr="009375EB" w14:paraId="52154AFA" w14:textId="77777777">
        <w:trPr>
          <w:gridAfter w:val="1"/>
          <w:wAfter w:w="6" w:type="dxa"/>
        </w:trPr>
        <w:tc>
          <w:tcPr>
            <w:cnfStyle w:val="001000000000" w:firstRow="0" w:lastRow="0" w:firstColumn="1" w:lastColumn="0" w:oddVBand="0" w:evenVBand="0" w:oddHBand="0" w:evenHBand="0" w:firstRowFirstColumn="0" w:firstRowLastColumn="0" w:lastRowFirstColumn="0" w:lastRowLastColumn="0"/>
            <w:tcW w:w="2039" w:type="dxa"/>
            <w:gridSpan w:val="2"/>
            <w:tcBorders>
              <w:top w:val="single" w:color="D0CECE" w:sz="4" w:space="0"/>
              <w:right w:val="single" w:color="D0CECE" w:sz="4" w:space="0"/>
            </w:tcBorders>
            <w:shd w:val="clear" w:color="auto" w:fill="0B4A72" w:themeFill="text2"/>
          </w:tcPr>
          <w:p w:rsidRPr="0056185C" w:rsidR="00342566" w:rsidP="00CB0056" w:rsidRDefault="00BA6891" w14:paraId="52CC1A4C" w14:textId="0FA7C868">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1559" w:type="dxa"/>
            <w:tcBorders>
              <w:top w:val="single" w:color="D0CECE" w:sz="4" w:space="0"/>
              <w:left w:val="single" w:color="D0CECE" w:sz="4" w:space="0"/>
              <w:right w:val="single" w:color="D0CECE" w:sz="4" w:space="0"/>
            </w:tcBorders>
            <w:shd w:val="clear" w:color="auto" w:fill="0B4A72" w:themeFill="text2"/>
          </w:tcPr>
          <w:p w:rsidRPr="0056185C" w:rsidR="00342566" w:rsidP="00CB0056" w:rsidRDefault="00342566" w14:paraId="7B19C6F9" w14:textId="6AA6C76B">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560" w:type="dxa"/>
            <w:tcBorders>
              <w:top w:val="single" w:color="D0CECE" w:sz="4" w:space="0"/>
              <w:left w:val="single" w:color="D0CECE" w:sz="4" w:space="0"/>
            </w:tcBorders>
            <w:shd w:val="clear" w:color="auto" w:fill="0B4A72" w:themeFill="text2"/>
          </w:tcPr>
          <w:p w:rsidRPr="0056185C" w:rsidR="00342566" w:rsidP="00CB0056" w:rsidRDefault="00342566" w14:paraId="26F337D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c>
          <w:tcPr>
            <w:tcW w:w="425" w:type="dxa"/>
            <w:vMerge w:val="restart"/>
          </w:tcPr>
          <w:p w:rsidRPr="0056185C" w:rsidR="00342566" w:rsidP="00CB0056" w:rsidRDefault="00342566" w14:paraId="5BB216D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2041" w:type="dxa"/>
            <w:gridSpan w:val="3"/>
            <w:tcBorders>
              <w:top w:val="single" w:color="D0CECE" w:sz="4" w:space="0"/>
              <w:right w:val="single" w:color="D0CECE" w:sz="4" w:space="0"/>
            </w:tcBorders>
            <w:shd w:val="clear" w:color="auto" w:fill="0B4A72" w:themeFill="text2"/>
          </w:tcPr>
          <w:p w:rsidRPr="0056185C" w:rsidR="00342566" w:rsidP="00CB0056" w:rsidRDefault="00BA6891" w14:paraId="5A22E083" w14:textId="6F426AB9">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plus a</w:t>
            </w:r>
          </w:p>
        </w:tc>
        <w:tc>
          <w:tcPr>
            <w:tcW w:w="1559" w:type="dxa"/>
            <w:tcBorders>
              <w:top w:val="single" w:color="D0CECE" w:sz="4" w:space="0"/>
              <w:left w:val="single" w:color="D0CECE" w:sz="4" w:space="0"/>
              <w:right w:val="single" w:color="D0CECE" w:sz="4" w:space="0"/>
            </w:tcBorders>
            <w:shd w:val="clear" w:color="auto" w:fill="0B4A72" w:themeFill="text2"/>
          </w:tcPr>
          <w:p w:rsidRPr="0056185C" w:rsidR="00342566" w:rsidP="00CB0056" w:rsidRDefault="00342566" w14:paraId="070BFA74" w14:textId="1B3D3F65">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559" w:type="dxa"/>
            <w:gridSpan w:val="2"/>
            <w:tcBorders>
              <w:top w:val="single" w:color="D0CECE" w:sz="4" w:space="0"/>
              <w:left w:val="single" w:color="D0CECE" w:sz="4" w:space="0"/>
            </w:tcBorders>
            <w:shd w:val="clear" w:color="auto" w:fill="0B4A72" w:themeFill="text2"/>
          </w:tcPr>
          <w:p w:rsidRPr="0056185C" w:rsidR="00342566" w:rsidP="00CB0056" w:rsidRDefault="00342566" w14:paraId="7193E71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C328B0" w:rsidTr="009375EB" w14:paraId="22BBE744" w14:textId="77777777">
        <w:trPr>
          <w:gridAfter w:val="1"/>
          <w:cnfStyle w:val="000000100000" w:firstRow="0" w:lastRow="0" w:firstColumn="0" w:lastColumn="0" w:oddVBand="0" w:evenVBand="0" w:oddHBand="1" w:evenHBand="0" w:firstRowFirstColumn="0" w:firstRowLastColumn="0" w:lastRowFirstColumn="0" w:lastRowLastColumn="0"/>
          <w:wAfter w:w="6" w:type="dxa"/>
          <w:trHeight w:val="657"/>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auto"/>
          </w:tcPr>
          <w:p w:rsidRPr="0056185C" w:rsidR="005439A5" w:rsidP="005439A5" w:rsidRDefault="005439A5" w14:paraId="15EA28C6"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697" w:type="dxa"/>
            <w:tcBorders>
              <w:left w:val="single" w:color="D0CECE" w:sz="4" w:space="0"/>
              <w:right w:val="single" w:color="D0CECE" w:sz="4" w:space="0"/>
            </w:tcBorders>
            <w:shd w:val="clear" w:color="auto" w:fill="auto"/>
          </w:tcPr>
          <w:p w:rsidRPr="0056185C" w:rsidR="005439A5" w:rsidP="005439A5" w:rsidRDefault="005439A5" w14:paraId="532AE023" w14:textId="3D61104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50% spousal pension</w:t>
            </w:r>
          </w:p>
        </w:tc>
        <w:tc>
          <w:tcPr>
            <w:tcW w:w="1559" w:type="dxa"/>
            <w:tcBorders>
              <w:left w:val="single" w:color="D0CECE" w:sz="4" w:space="0"/>
              <w:right w:val="single" w:color="D0CECE" w:sz="4" w:space="0"/>
            </w:tcBorders>
            <w:shd w:val="clear" w:color="auto" w:fill="auto"/>
          </w:tcPr>
          <w:p w:rsidRPr="0056185C" w:rsidR="005439A5" w:rsidP="005439A5" w:rsidRDefault="005439A5" w14:paraId="2EE57F0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auto"/>
          </w:tcPr>
          <w:p w:rsidRPr="0056185C" w:rsidR="005439A5" w:rsidP="005439A5" w:rsidRDefault="005439A5" w14:paraId="3545E62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[UPPJS50%Spouse]</w:t>
            </w:r>
            <w:r w:rsidRPr="0056185C">
              <w:rPr>
                <w:rFonts w:ascii="Arial" w:hAnsi="Arial" w:eastAsia="Meiryo" w:cs="Arial"/>
                <w:color w:val="555555"/>
                <w:sz w:val="20"/>
                <w:szCs w:val="20"/>
                <w:lang w:val="en-CA"/>
              </w:rPr>
              <w:t xml:space="preserve"> </w:t>
            </w:r>
          </w:p>
        </w:tc>
        <w:tc>
          <w:tcPr>
            <w:tcW w:w="425" w:type="dxa"/>
            <w:vMerge/>
          </w:tcPr>
          <w:p w:rsidRPr="0056185C" w:rsidR="005439A5" w:rsidP="005439A5" w:rsidRDefault="005439A5" w14:paraId="559A9CF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auto"/>
          </w:tcPr>
          <w:p w:rsidRPr="0056185C" w:rsidR="005439A5" w:rsidP="005439A5" w:rsidRDefault="005439A5" w14:paraId="278477D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695" w:type="dxa"/>
            <w:tcBorders>
              <w:left w:val="single" w:color="D0CECE" w:sz="4" w:space="0"/>
              <w:right w:val="single" w:color="D0CECE" w:sz="4" w:space="0"/>
            </w:tcBorders>
            <w:shd w:val="clear" w:color="auto" w:fill="auto"/>
          </w:tcPr>
          <w:p w:rsidRPr="0056185C" w:rsidR="005439A5" w:rsidP="005439A5" w:rsidRDefault="005439A5" w14:paraId="1D33526C" w14:textId="6623B14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1559" w:type="dxa"/>
            <w:tcBorders>
              <w:left w:val="single" w:color="D0CECE" w:sz="4" w:space="0"/>
              <w:right w:val="single" w:color="D0CECE" w:sz="4" w:space="0"/>
            </w:tcBorders>
            <w:shd w:val="clear" w:color="auto" w:fill="auto"/>
          </w:tcPr>
          <w:p w:rsidRPr="0056185C" w:rsidR="005439A5" w:rsidP="005439A5" w:rsidRDefault="005439A5" w14:paraId="54A69857" w14:textId="0570AE4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auto"/>
          </w:tcPr>
          <w:p w:rsidRPr="0056185C" w:rsidR="005439A5" w:rsidP="005439A5" w:rsidRDefault="005439A5" w14:paraId="11CDE44C" w14:textId="146C86A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[WLUJS60%Spouse]</w:t>
            </w:r>
            <w:r w:rsidRPr="0056185C">
              <w:rPr>
                <w:rFonts w:ascii="Arial" w:hAnsi="Arial" w:eastAsia="Meiryo" w:cs="Arial"/>
                <w:color w:val="555555"/>
                <w:sz w:val="20"/>
                <w:szCs w:val="20"/>
              </w:rPr>
              <w:t xml:space="preserve"> </w:t>
            </w:r>
          </w:p>
        </w:tc>
      </w:tr>
      <w:tr w:rsidRPr="0056185C" w:rsidR="00C328B0" w:rsidTr="009375EB" w14:paraId="024A7DF5" w14:textId="77777777">
        <w:trPr>
          <w:gridAfter w:val="1"/>
          <w:wAfter w:w="6" w:type="dxa"/>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FFF8EF"/>
          </w:tcPr>
          <w:p w:rsidRPr="0056185C" w:rsidR="005439A5" w:rsidP="005439A5" w:rsidRDefault="005439A5" w14:paraId="1DA3E343"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697" w:type="dxa"/>
            <w:tcBorders>
              <w:left w:val="single" w:color="D0CECE" w:sz="4" w:space="0"/>
              <w:right w:val="single" w:color="D0CECE" w:sz="4" w:space="0"/>
            </w:tcBorders>
            <w:shd w:val="clear" w:color="auto" w:fill="FFF8EF"/>
          </w:tcPr>
          <w:p w:rsidRPr="0056185C" w:rsidR="005439A5" w:rsidP="005439A5" w:rsidRDefault="005439A5" w14:paraId="335246B9" w14:textId="394C3E9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60% spousal pension</w:t>
            </w:r>
          </w:p>
        </w:tc>
        <w:tc>
          <w:tcPr>
            <w:tcW w:w="1559" w:type="dxa"/>
            <w:tcBorders>
              <w:left w:val="single" w:color="D0CECE" w:sz="4" w:space="0"/>
              <w:right w:val="single" w:color="D0CECE" w:sz="4" w:space="0"/>
            </w:tcBorders>
            <w:shd w:val="clear" w:color="auto" w:fill="FFF8EF"/>
          </w:tcPr>
          <w:p w:rsidRPr="0056185C" w:rsidR="005439A5" w:rsidP="005439A5" w:rsidRDefault="005439A5" w14:paraId="767008B0" w14:textId="7D479E6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FFF8EF"/>
          </w:tcPr>
          <w:p w:rsidRPr="0056185C" w:rsidR="005439A5" w:rsidP="005439A5" w:rsidRDefault="005439A5" w14:paraId="430A2DD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[UPPJS60%Spouse]</w:t>
            </w:r>
            <w:r w:rsidRPr="0056185C">
              <w:rPr>
                <w:rFonts w:ascii="Arial" w:hAnsi="Arial" w:eastAsia="Meiryo" w:cs="Arial"/>
                <w:color w:val="555555"/>
                <w:sz w:val="20"/>
                <w:szCs w:val="20"/>
                <w:lang w:val="en-CA"/>
              </w:rPr>
              <w:t xml:space="preserve"> </w:t>
            </w:r>
          </w:p>
        </w:tc>
        <w:tc>
          <w:tcPr>
            <w:tcW w:w="425" w:type="dxa"/>
            <w:vMerge/>
          </w:tcPr>
          <w:p w:rsidRPr="0056185C" w:rsidR="005439A5" w:rsidP="005439A5" w:rsidRDefault="005439A5" w14:paraId="788D6C2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FFF8EF"/>
          </w:tcPr>
          <w:p w:rsidRPr="0056185C" w:rsidR="005439A5" w:rsidP="005439A5" w:rsidRDefault="005439A5" w14:paraId="647A958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695" w:type="dxa"/>
            <w:tcBorders>
              <w:left w:val="single" w:color="D0CECE" w:sz="4" w:space="0"/>
              <w:right w:val="single" w:color="D0CECE" w:sz="4" w:space="0"/>
            </w:tcBorders>
            <w:shd w:val="clear" w:color="auto" w:fill="FFF8EF"/>
          </w:tcPr>
          <w:p w:rsidRPr="0056185C" w:rsidR="005439A5" w:rsidP="005439A5" w:rsidRDefault="005439A5" w14:paraId="4DC6CD48" w14:textId="37A515A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5-year guarantee</w:t>
            </w:r>
          </w:p>
        </w:tc>
        <w:tc>
          <w:tcPr>
            <w:tcW w:w="1559" w:type="dxa"/>
            <w:tcBorders>
              <w:left w:val="single" w:color="D0CECE" w:sz="4" w:space="0"/>
              <w:right w:val="single" w:color="D0CECE" w:sz="4" w:space="0"/>
            </w:tcBorders>
            <w:shd w:val="clear" w:color="auto" w:fill="FFF8EF"/>
          </w:tcPr>
          <w:p w:rsidRPr="0056185C" w:rsidR="005439A5" w:rsidP="005439A5" w:rsidRDefault="005439A5" w14:paraId="5EBE2550" w14:textId="50C026B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FFF8EF"/>
          </w:tcPr>
          <w:p w:rsidRPr="0056185C" w:rsidR="005439A5" w:rsidP="005439A5" w:rsidRDefault="005439A5" w14:paraId="3FAA45F4" w14:textId="323575E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[WLUJS60%G5Spouse]</w:t>
            </w:r>
            <w:r w:rsidRPr="0056185C">
              <w:rPr>
                <w:rFonts w:ascii="Arial" w:hAnsi="Arial" w:eastAsia="Meiryo" w:cs="Arial"/>
                <w:color w:val="555555"/>
                <w:sz w:val="20"/>
                <w:szCs w:val="20"/>
              </w:rPr>
              <w:t xml:space="preserve"> </w:t>
            </w:r>
          </w:p>
        </w:tc>
      </w:tr>
      <w:tr w:rsidRPr="0056185C" w:rsidR="00C328B0" w:rsidTr="009375EB" w14:paraId="56B4E209" w14:textId="77777777">
        <w:trPr>
          <w:gridAfter w:val="1"/>
          <w:cnfStyle w:val="000000100000" w:firstRow="0" w:lastRow="0" w:firstColumn="0" w:lastColumn="0" w:oddVBand="0" w:evenVBand="0" w:oddHBand="1" w:evenHBand="0" w:firstRowFirstColumn="0" w:firstRowLastColumn="0" w:lastRowFirstColumn="0" w:lastRowLastColumn="0"/>
          <w:wAfter w:w="6" w:type="dxa"/>
          <w:trHeight w:val="441"/>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auto"/>
          </w:tcPr>
          <w:p w:rsidRPr="0056185C" w:rsidR="00F00AA0" w:rsidP="00F00AA0" w:rsidRDefault="00F00AA0" w14:paraId="5D55A3A8" w14:textId="7C6D8C59">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3</w:t>
            </w:r>
          </w:p>
        </w:tc>
        <w:tc>
          <w:tcPr>
            <w:tcW w:w="1697" w:type="dxa"/>
            <w:tcBorders>
              <w:left w:val="single" w:color="D0CECE" w:sz="4" w:space="0"/>
              <w:right w:val="single" w:color="D0CECE" w:sz="4" w:space="0"/>
            </w:tcBorders>
            <w:shd w:val="clear" w:color="auto" w:fill="auto"/>
          </w:tcPr>
          <w:p w:rsidRPr="0056185C" w:rsidR="00F00AA0" w:rsidP="00F00AA0" w:rsidRDefault="00F00AA0" w14:paraId="397445E3" w14:textId="11AE381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80% spousal pension</w:t>
            </w:r>
          </w:p>
        </w:tc>
        <w:tc>
          <w:tcPr>
            <w:tcW w:w="1559" w:type="dxa"/>
            <w:tcBorders>
              <w:left w:val="single" w:color="D0CECE" w:sz="4" w:space="0"/>
              <w:right w:val="single" w:color="D0CECE" w:sz="4" w:space="0"/>
            </w:tcBorders>
            <w:shd w:val="clear" w:color="auto" w:fill="auto"/>
          </w:tcPr>
          <w:p w:rsidRPr="0056185C" w:rsidR="00F00AA0" w:rsidP="00F00AA0" w:rsidRDefault="00F00AA0" w14:paraId="3CA9F7D9" w14:textId="63AA39F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auto"/>
          </w:tcPr>
          <w:p w:rsidRPr="0056185C" w:rsidR="00F00AA0" w:rsidP="00F00AA0" w:rsidRDefault="00F00AA0" w14:paraId="5F960643" w14:textId="147DDB3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[UPPJS80%Spouse]</w:t>
            </w:r>
            <w:r w:rsidRPr="0056185C">
              <w:rPr>
                <w:rFonts w:ascii="Arial" w:hAnsi="Arial" w:eastAsia="Meiryo" w:cs="Arial"/>
                <w:color w:val="555555"/>
                <w:sz w:val="20"/>
                <w:szCs w:val="20"/>
                <w:lang w:val="en-CA"/>
              </w:rPr>
              <w:t xml:space="preserve"> </w:t>
            </w:r>
          </w:p>
        </w:tc>
        <w:tc>
          <w:tcPr>
            <w:tcW w:w="425" w:type="dxa"/>
            <w:vMerge/>
          </w:tcPr>
          <w:p w:rsidRPr="0056185C" w:rsidR="00F00AA0" w:rsidP="00F00AA0" w:rsidRDefault="00F00AA0" w14:paraId="197B2EA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auto"/>
          </w:tcPr>
          <w:p w:rsidRPr="0056185C" w:rsidR="00F00AA0" w:rsidP="00F00AA0" w:rsidRDefault="00F00AA0" w14:paraId="25B98F3E" w14:textId="7C86378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695" w:type="dxa"/>
            <w:tcBorders>
              <w:left w:val="single" w:color="D0CECE" w:sz="4" w:space="0"/>
              <w:right w:val="single" w:color="D0CECE" w:sz="4" w:space="0"/>
            </w:tcBorders>
            <w:shd w:val="clear" w:color="auto" w:fill="auto"/>
          </w:tcPr>
          <w:p w:rsidRPr="0056185C" w:rsidR="00F00AA0" w:rsidP="00F00AA0" w:rsidRDefault="00F00AA0" w14:paraId="5AB8F771" w14:textId="47F9BC9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1559" w:type="dxa"/>
            <w:tcBorders>
              <w:left w:val="single" w:color="D0CECE" w:sz="4" w:space="0"/>
              <w:right w:val="single" w:color="D0CECE" w:sz="4" w:space="0"/>
            </w:tcBorders>
            <w:shd w:val="clear" w:color="auto" w:fill="auto"/>
          </w:tcPr>
          <w:p w:rsidRPr="0056185C" w:rsidR="00F00AA0" w:rsidP="00F00AA0" w:rsidRDefault="00F00AA0" w14:paraId="04F9938E" w14:textId="2A8AAF6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0D6D82">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auto"/>
          </w:tcPr>
          <w:p w:rsidRPr="0056185C" w:rsidR="00F00AA0" w:rsidP="00F00AA0" w:rsidRDefault="00F00AA0" w14:paraId="759E5878" w14:textId="0DB2556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[WLUJS60%G10Spouse]</w:t>
            </w:r>
            <w:r w:rsidRPr="0056185C">
              <w:rPr>
                <w:rFonts w:ascii="Arial" w:hAnsi="Arial" w:eastAsia="Meiryo" w:cs="Arial"/>
                <w:color w:val="555555"/>
                <w:sz w:val="20"/>
                <w:szCs w:val="20"/>
              </w:rPr>
              <w:t xml:space="preserve"> </w:t>
            </w:r>
          </w:p>
        </w:tc>
      </w:tr>
      <w:tr w:rsidRPr="0056185C" w:rsidR="00C328B0" w:rsidTr="009375EB" w14:paraId="2359BC03" w14:textId="77777777">
        <w:trPr>
          <w:gridAfter w:val="1"/>
          <w:wAfter w:w="6" w:type="dxa"/>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FFF8EF"/>
          </w:tcPr>
          <w:p w:rsidRPr="0056185C" w:rsidR="00F00AA0" w:rsidP="00F00AA0" w:rsidRDefault="00F00AA0" w14:paraId="2102BFF8" w14:textId="3B4FD92C">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4</w:t>
            </w:r>
          </w:p>
        </w:tc>
        <w:tc>
          <w:tcPr>
            <w:tcW w:w="1697" w:type="dxa"/>
            <w:tcBorders>
              <w:left w:val="single" w:color="D0CECE" w:sz="4" w:space="0"/>
              <w:right w:val="single" w:color="D0CECE" w:sz="4" w:space="0"/>
            </w:tcBorders>
            <w:shd w:val="clear" w:color="auto" w:fill="FFF8EF"/>
          </w:tcPr>
          <w:p w:rsidRPr="0056185C" w:rsidR="00F00AA0" w:rsidP="00F00AA0" w:rsidRDefault="00F00AA0" w14:paraId="018B51E2" w14:textId="014B410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100% spousal pension</w:t>
            </w:r>
          </w:p>
        </w:tc>
        <w:tc>
          <w:tcPr>
            <w:tcW w:w="1559" w:type="dxa"/>
            <w:tcBorders>
              <w:left w:val="single" w:color="D0CECE" w:sz="4" w:space="0"/>
              <w:right w:val="single" w:color="D0CECE" w:sz="4" w:space="0"/>
            </w:tcBorders>
            <w:shd w:val="clear" w:color="auto" w:fill="FFF8EF"/>
          </w:tcPr>
          <w:p w:rsidRPr="0056185C" w:rsidR="00F00AA0" w:rsidP="00F00AA0" w:rsidRDefault="00F00AA0" w14:paraId="58D0F4D6" w14:textId="3F0B884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FFF8EF"/>
          </w:tcPr>
          <w:p w:rsidRPr="0056185C" w:rsidR="00F00AA0" w:rsidP="00F00AA0" w:rsidRDefault="00F00AA0" w14:paraId="634D9640" w14:textId="387815F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[UPPJS100%Spouse]</w:t>
            </w:r>
            <w:r w:rsidRPr="0056185C">
              <w:rPr>
                <w:rFonts w:ascii="Arial" w:hAnsi="Arial" w:eastAsia="Meiryo" w:cs="Arial"/>
                <w:color w:val="555555"/>
                <w:sz w:val="20"/>
                <w:szCs w:val="20"/>
                <w:lang w:val="en-CA"/>
              </w:rPr>
              <w:t xml:space="preserve"> </w:t>
            </w:r>
          </w:p>
        </w:tc>
        <w:tc>
          <w:tcPr>
            <w:tcW w:w="425" w:type="dxa"/>
            <w:vMerge/>
          </w:tcPr>
          <w:p w:rsidRPr="0056185C" w:rsidR="00F00AA0" w:rsidP="00F00AA0" w:rsidRDefault="00F00AA0" w14:paraId="3289F8C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FFF8EF"/>
          </w:tcPr>
          <w:p w:rsidRPr="0056185C" w:rsidR="00F00AA0" w:rsidP="00F00AA0" w:rsidRDefault="00F00AA0" w14:paraId="7218E657" w14:textId="440D405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695" w:type="dxa"/>
            <w:tcBorders>
              <w:left w:val="single" w:color="D0CECE" w:sz="4" w:space="0"/>
              <w:right w:val="single" w:color="D0CECE" w:sz="4" w:space="0"/>
            </w:tcBorders>
            <w:shd w:val="clear" w:color="auto" w:fill="FFF8EF"/>
          </w:tcPr>
          <w:p w:rsidRPr="0056185C" w:rsidR="00F00AA0" w:rsidP="00F00AA0" w:rsidRDefault="00F00AA0" w14:paraId="40499CD4" w14:textId="0D82996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1559" w:type="dxa"/>
            <w:tcBorders>
              <w:left w:val="single" w:color="D0CECE" w:sz="4" w:space="0"/>
              <w:right w:val="single" w:color="D0CECE" w:sz="4" w:space="0"/>
            </w:tcBorders>
            <w:shd w:val="clear" w:color="auto" w:fill="FFF8EF"/>
          </w:tcPr>
          <w:p w:rsidRPr="0056185C" w:rsidR="00F00AA0" w:rsidP="00F00AA0" w:rsidRDefault="00F00AA0" w14:paraId="6312495B" w14:textId="2576C78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8C5ABA">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FFF8EF"/>
          </w:tcPr>
          <w:p w:rsidRPr="0056185C" w:rsidR="00F00AA0" w:rsidP="00F00AA0" w:rsidRDefault="00F00AA0" w14:paraId="4F9507D1" w14:textId="6F93E60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[WLUJS60%G15Spouse]</w:t>
            </w:r>
            <w:r w:rsidRPr="0056185C">
              <w:rPr>
                <w:rFonts w:ascii="Arial" w:hAnsi="Arial" w:eastAsia="Meiryo" w:cs="Arial"/>
                <w:color w:val="555555"/>
                <w:sz w:val="20"/>
                <w:szCs w:val="20"/>
              </w:rPr>
              <w:t xml:space="preserve"> </w:t>
            </w:r>
          </w:p>
        </w:tc>
      </w:tr>
      <w:tr w:rsidRPr="0056185C" w:rsidR="00C328B0" w:rsidTr="009375EB" w14:paraId="41EE1216" w14:textId="77777777">
        <w:trPr>
          <w:gridAfter w:val="1"/>
          <w:cnfStyle w:val="000000100000" w:firstRow="0" w:lastRow="0" w:firstColumn="0" w:lastColumn="0" w:oddVBand="0" w:evenVBand="0" w:oddHBand="1" w:evenHBand="0" w:firstRowFirstColumn="0" w:firstRowLastColumn="0" w:lastRowFirstColumn="0" w:lastRowLastColumn="0"/>
          <w:wAfter w:w="6" w:type="dxa"/>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auto"/>
          </w:tcPr>
          <w:p w:rsidRPr="0056185C" w:rsidR="00F00AA0" w:rsidP="00F00AA0" w:rsidRDefault="00F00AA0" w14:paraId="21A7C107" w14:textId="71EF6192">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5</w:t>
            </w:r>
          </w:p>
        </w:tc>
        <w:tc>
          <w:tcPr>
            <w:tcW w:w="1697" w:type="dxa"/>
            <w:tcBorders>
              <w:left w:val="single" w:color="D0CECE" w:sz="4" w:space="0"/>
              <w:right w:val="single" w:color="D0CECE" w:sz="4" w:space="0"/>
            </w:tcBorders>
            <w:shd w:val="clear" w:color="auto" w:fill="auto"/>
          </w:tcPr>
          <w:p w:rsidRPr="0056185C" w:rsidR="00F00AA0" w:rsidP="00F00AA0" w:rsidRDefault="00F00AA0" w14:paraId="3BA4F033" w14:textId="077F0AC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50% spousal pension with a </w:t>
            </w:r>
            <w:r w:rsidRPr="0056185C">
              <w:rPr>
                <w:rFonts w:ascii="Arial" w:hAnsi="Arial" w:eastAsia="Meiryo" w:cs="Arial"/>
                <w:color w:val="555555"/>
                <w:sz w:val="20"/>
                <w:szCs w:val="20"/>
                <w:lang w:val="en-CA"/>
              </w:rPr>
              <w:br/>
            </w:r>
            <w:r w:rsidRPr="0056185C">
              <w:rPr>
                <w:rFonts w:ascii="Arial" w:hAnsi="Arial" w:cs="Arial"/>
                <w:color w:val="555555"/>
                <w:sz w:val="20"/>
                <w:szCs w:val="20"/>
                <w:lang w:val="en-CA"/>
              </w:rPr>
              <w:t>10-year guarantee</w:t>
            </w:r>
          </w:p>
        </w:tc>
        <w:tc>
          <w:tcPr>
            <w:tcW w:w="1559" w:type="dxa"/>
            <w:tcBorders>
              <w:left w:val="single" w:color="D0CECE" w:sz="4" w:space="0"/>
              <w:right w:val="single" w:color="D0CECE" w:sz="4" w:space="0"/>
            </w:tcBorders>
            <w:shd w:val="clear" w:color="auto" w:fill="auto"/>
          </w:tcPr>
          <w:p w:rsidRPr="0056185C" w:rsidR="00F00AA0" w:rsidP="00F00AA0" w:rsidRDefault="00F00AA0" w14:paraId="419FB962" w14:textId="2FCCA3E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50%G10]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auto"/>
          </w:tcPr>
          <w:p w:rsidRPr="0056185C" w:rsidR="00F00AA0" w:rsidP="00F00AA0" w:rsidRDefault="00F00AA0" w14:paraId="2797AAD0" w14:textId="58B865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$[UPPJS50%G10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25" w:type="dxa"/>
            <w:vMerge/>
          </w:tcPr>
          <w:p w:rsidRPr="0056185C" w:rsidR="00F00AA0" w:rsidP="00F00AA0" w:rsidRDefault="00F00AA0" w14:paraId="0080A89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auto"/>
          </w:tcPr>
          <w:p w:rsidRPr="0056185C" w:rsidR="00F00AA0" w:rsidP="00F00AA0" w:rsidRDefault="00F00AA0" w14:paraId="62D1213E" w14:textId="4B6AEF4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p>
        </w:tc>
        <w:tc>
          <w:tcPr>
            <w:tcW w:w="1695" w:type="dxa"/>
            <w:tcBorders>
              <w:left w:val="single" w:color="D0CECE" w:sz="4" w:space="0"/>
              <w:right w:val="single" w:color="D0CECE" w:sz="4" w:space="0"/>
            </w:tcBorders>
            <w:shd w:val="clear" w:color="auto" w:fill="auto"/>
          </w:tcPr>
          <w:p w:rsidRPr="0056185C" w:rsidR="00F00AA0" w:rsidP="00F00AA0" w:rsidRDefault="00F00AA0" w14:paraId="0BF526B0" w14:textId="17ED06F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1559" w:type="dxa"/>
            <w:tcBorders>
              <w:left w:val="single" w:color="D0CECE" w:sz="4" w:space="0"/>
              <w:right w:val="single" w:color="D0CECE" w:sz="4" w:space="0"/>
            </w:tcBorders>
            <w:shd w:val="clear" w:color="auto" w:fill="auto"/>
          </w:tcPr>
          <w:p w:rsidRPr="0056185C" w:rsidR="00F00AA0" w:rsidP="00F00AA0" w:rsidRDefault="00F00AA0" w14:paraId="56D9E0BD" w14:textId="7B30286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auto"/>
          </w:tcPr>
          <w:p w:rsidRPr="0056185C" w:rsidR="00F00AA0" w:rsidP="00F00AA0" w:rsidRDefault="00F00AA0" w14:paraId="7F8F9257" w14:textId="018A39D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[WLUJS100%Spouse]</w:t>
            </w:r>
            <w:r w:rsidRPr="0056185C">
              <w:rPr>
                <w:rFonts w:ascii="Arial" w:hAnsi="Arial" w:eastAsia="Meiryo" w:cs="Arial"/>
                <w:color w:val="555555"/>
                <w:sz w:val="20"/>
                <w:szCs w:val="20"/>
              </w:rPr>
              <w:t xml:space="preserve"> </w:t>
            </w:r>
          </w:p>
        </w:tc>
      </w:tr>
      <w:tr w:rsidRPr="0056185C" w:rsidR="00C328B0" w:rsidTr="009375EB" w14:paraId="6EBCF7E7" w14:textId="77777777">
        <w:trPr>
          <w:gridAfter w:val="1"/>
          <w:wAfter w:w="6" w:type="dxa"/>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FFF8EF"/>
          </w:tcPr>
          <w:p w:rsidRPr="0056185C" w:rsidR="00F00AA0" w:rsidP="00F00AA0" w:rsidRDefault="00F00AA0" w14:paraId="277B972D" w14:textId="352837FC">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6</w:t>
            </w:r>
          </w:p>
        </w:tc>
        <w:tc>
          <w:tcPr>
            <w:tcW w:w="1697" w:type="dxa"/>
            <w:tcBorders>
              <w:left w:val="single" w:color="D0CECE" w:sz="4" w:space="0"/>
              <w:right w:val="single" w:color="D0CECE" w:sz="4" w:space="0"/>
            </w:tcBorders>
            <w:shd w:val="clear" w:color="auto" w:fill="FFF8EF"/>
          </w:tcPr>
          <w:p w:rsidRPr="0056185C" w:rsidR="00F00AA0" w:rsidP="00F00AA0" w:rsidRDefault="00F00AA0" w14:paraId="4B63634D" w14:textId="62F8859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60% spousal pension with a </w:t>
            </w:r>
            <w:r w:rsidRPr="0056185C">
              <w:rPr>
                <w:rFonts w:ascii="Arial" w:hAnsi="Arial" w:eastAsia="Meiryo" w:cs="Arial"/>
                <w:color w:val="555555"/>
                <w:sz w:val="20"/>
                <w:szCs w:val="20"/>
                <w:lang w:val="en-CA"/>
              </w:rPr>
              <w:br/>
            </w:r>
            <w:r w:rsidRPr="0056185C">
              <w:rPr>
                <w:rFonts w:ascii="Arial" w:hAnsi="Arial" w:cs="Arial"/>
                <w:color w:val="555555"/>
                <w:sz w:val="20"/>
                <w:szCs w:val="20"/>
                <w:lang w:val="en-CA"/>
              </w:rPr>
              <w:t>10-year guarantee</w:t>
            </w:r>
          </w:p>
        </w:tc>
        <w:tc>
          <w:tcPr>
            <w:tcW w:w="1559" w:type="dxa"/>
            <w:tcBorders>
              <w:left w:val="single" w:color="D0CECE" w:sz="4" w:space="0"/>
              <w:right w:val="single" w:color="D0CECE" w:sz="4" w:space="0"/>
            </w:tcBorders>
            <w:shd w:val="clear" w:color="auto" w:fill="FFF8EF"/>
          </w:tcPr>
          <w:p w:rsidRPr="0056185C" w:rsidR="00F00AA0" w:rsidP="00F00AA0" w:rsidRDefault="00F00AA0" w14:paraId="3EE56587" w14:textId="7329601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60%G10]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FFF8EF"/>
          </w:tcPr>
          <w:p w:rsidRPr="0056185C" w:rsidR="00F00AA0" w:rsidP="00F00AA0" w:rsidRDefault="00F00AA0" w14:paraId="0174BCBF" w14:textId="1558770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$[UPPJS60%G10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25" w:type="dxa"/>
            <w:vMerge/>
          </w:tcPr>
          <w:p w:rsidRPr="0056185C" w:rsidR="00F00AA0" w:rsidP="00F00AA0" w:rsidRDefault="00F00AA0" w14:paraId="7679908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FFF8EF"/>
          </w:tcPr>
          <w:p w:rsidRPr="0056185C" w:rsidR="00F00AA0" w:rsidP="00F00AA0" w:rsidRDefault="00F00AA0" w14:paraId="30AB4EA9" w14:textId="60693E5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w:t>
            </w:r>
          </w:p>
        </w:tc>
        <w:tc>
          <w:tcPr>
            <w:tcW w:w="1695" w:type="dxa"/>
            <w:tcBorders>
              <w:left w:val="single" w:color="D0CECE" w:sz="4" w:space="0"/>
              <w:right w:val="single" w:color="D0CECE" w:sz="4" w:space="0"/>
            </w:tcBorders>
            <w:shd w:val="clear" w:color="auto" w:fill="FFF8EF"/>
          </w:tcPr>
          <w:p w:rsidRPr="0056185C" w:rsidR="00F00AA0" w:rsidP="00F00AA0" w:rsidRDefault="00F00AA0" w14:paraId="36F57BE4" w14:textId="2ED9482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5-year guarantee</w:t>
            </w:r>
          </w:p>
        </w:tc>
        <w:tc>
          <w:tcPr>
            <w:tcW w:w="1559" w:type="dxa"/>
            <w:tcBorders>
              <w:left w:val="single" w:color="D0CECE" w:sz="4" w:space="0"/>
              <w:right w:val="single" w:color="D0CECE" w:sz="4" w:space="0"/>
            </w:tcBorders>
            <w:shd w:val="clear" w:color="auto" w:fill="FFF8EF"/>
          </w:tcPr>
          <w:p w:rsidRPr="0056185C" w:rsidR="00F00AA0" w:rsidP="00F00AA0" w:rsidRDefault="00F00AA0" w14:paraId="029EB326" w14:textId="60B25E6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FFF8EF"/>
          </w:tcPr>
          <w:p w:rsidRPr="0056185C" w:rsidR="00F00AA0" w:rsidP="00F00AA0" w:rsidRDefault="00F00AA0" w14:paraId="1D4B59B3" w14:textId="35DC976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[WLUJS100%G5Spouse]</w:t>
            </w:r>
            <w:r w:rsidRPr="0056185C">
              <w:rPr>
                <w:rFonts w:ascii="Arial" w:hAnsi="Arial" w:eastAsia="Meiryo" w:cs="Arial"/>
                <w:color w:val="555555"/>
                <w:sz w:val="20"/>
                <w:szCs w:val="20"/>
              </w:rPr>
              <w:t xml:space="preserve"> </w:t>
            </w:r>
          </w:p>
        </w:tc>
      </w:tr>
      <w:tr w:rsidRPr="0056185C" w:rsidR="00C328B0" w:rsidTr="009375EB" w14:paraId="17F56E48" w14:textId="77777777">
        <w:trPr>
          <w:gridAfter w:val="1"/>
          <w:cnfStyle w:val="000000100000" w:firstRow="0" w:lastRow="0" w:firstColumn="0" w:lastColumn="0" w:oddVBand="0" w:evenVBand="0" w:oddHBand="1" w:evenHBand="0" w:firstRowFirstColumn="0" w:firstRowLastColumn="0" w:lastRowFirstColumn="0" w:lastRowLastColumn="0"/>
          <w:wAfter w:w="6" w:type="dxa"/>
        </w:trPr>
        <w:tc>
          <w:tcPr>
            <w:cnfStyle w:val="001000000000" w:firstRow="0" w:lastRow="0" w:firstColumn="1" w:lastColumn="0" w:oddVBand="0" w:evenVBand="0" w:oddHBand="0" w:evenHBand="0" w:firstRowFirstColumn="0" w:firstRowLastColumn="0" w:lastRowFirstColumn="0" w:lastRowLastColumn="0"/>
            <w:tcW w:w="342" w:type="dxa"/>
            <w:tcBorders>
              <w:right w:val="single" w:color="D0CECE" w:sz="4" w:space="0"/>
            </w:tcBorders>
            <w:shd w:val="clear" w:color="auto" w:fill="auto"/>
          </w:tcPr>
          <w:p w:rsidRPr="0056185C" w:rsidR="00F00AA0" w:rsidP="00F00AA0" w:rsidRDefault="00F00AA0" w14:paraId="3A37A83C" w14:textId="7DDBEAC9">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7</w:t>
            </w:r>
          </w:p>
        </w:tc>
        <w:tc>
          <w:tcPr>
            <w:tcW w:w="1697" w:type="dxa"/>
            <w:tcBorders>
              <w:left w:val="single" w:color="D0CECE" w:sz="4" w:space="0"/>
              <w:right w:val="single" w:color="D0CECE" w:sz="4" w:space="0"/>
            </w:tcBorders>
            <w:shd w:val="clear" w:color="auto" w:fill="auto"/>
          </w:tcPr>
          <w:p w:rsidRPr="0056185C" w:rsidR="00F00AA0" w:rsidP="00F00AA0" w:rsidRDefault="00F00AA0" w14:paraId="043DCCFC" w14:textId="78CB22A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80% spousal pension with a </w:t>
            </w:r>
            <w:r w:rsidRPr="0056185C">
              <w:rPr>
                <w:rFonts w:ascii="Arial" w:hAnsi="Arial" w:eastAsia="Meiryo" w:cs="Arial"/>
                <w:color w:val="555555"/>
                <w:sz w:val="20"/>
                <w:szCs w:val="20"/>
                <w:lang w:val="en-CA"/>
              </w:rPr>
              <w:br/>
            </w:r>
            <w:r w:rsidRPr="0056185C">
              <w:rPr>
                <w:rFonts w:ascii="Arial" w:hAnsi="Arial" w:cs="Arial"/>
                <w:color w:val="555555"/>
                <w:sz w:val="20"/>
                <w:szCs w:val="20"/>
                <w:lang w:val="en-CA"/>
              </w:rPr>
              <w:t>10-year guarantee</w:t>
            </w:r>
          </w:p>
        </w:tc>
        <w:tc>
          <w:tcPr>
            <w:tcW w:w="1559" w:type="dxa"/>
            <w:tcBorders>
              <w:left w:val="single" w:color="D0CECE" w:sz="4" w:space="0"/>
              <w:right w:val="single" w:color="D0CECE" w:sz="4" w:space="0"/>
            </w:tcBorders>
            <w:shd w:val="clear" w:color="auto" w:fill="auto"/>
          </w:tcPr>
          <w:p w:rsidRPr="0056185C" w:rsidR="00F00AA0" w:rsidP="00F00AA0" w:rsidRDefault="00F00AA0" w14:paraId="51ED8217" w14:textId="23FCF71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w:t>
            </w:r>
            <w:r w:rsidRPr="0056185C">
              <w:rPr>
                <w:rFonts w:ascii="Arial" w:hAnsi="Arial" w:eastAsia="Meiryo" w:cs="Arial"/>
                <w:color w:val="555555"/>
                <w:sz w:val="20"/>
                <w:szCs w:val="20"/>
                <w:lang w:val="en-CA"/>
              </w:rPr>
              <w:t xml:space="preserve"> </w:t>
            </w:r>
          </w:p>
        </w:tc>
        <w:tc>
          <w:tcPr>
            <w:tcW w:w="1560" w:type="dxa"/>
            <w:tcBorders>
              <w:left w:val="single" w:color="D0CECE" w:sz="4" w:space="0"/>
            </w:tcBorders>
            <w:shd w:val="clear" w:color="auto" w:fill="auto"/>
          </w:tcPr>
          <w:p w:rsidRPr="0056185C" w:rsidR="00F00AA0" w:rsidP="00F00AA0" w:rsidRDefault="00F00AA0" w14:paraId="1FA47C15" w14:textId="3A9F535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80%G10Spouse]</w:t>
            </w:r>
            <w:r w:rsidRPr="0056185C">
              <w:rPr>
                <w:rFonts w:ascii="Arial" w:hAnsi="Arial" w:eastAsia="Meiryo" w:cs="Arial"/>
                <w:color w:val="555555"/>
                <w:sz w:val="20"/>
                <w:szCs w:val="20"/>
                <w:lang w:val="en-CA"/>
              </w:rPr>
              <w:t xml:space="preserve"> </w:t>
            </w:r>
          </w:p>
        </w:tc>
        <w:tc>
          <w:tcPr>
            <w:tcW w:w="425" w:type="dxa"/>
            <w:vMerge/>
          </w:tcPr>
          <w:p w:rsidRPr="0056185C" w:rsidR="00F00AA0" w:rsidP="00F00AA0" w:rsidRDefault="00F00AA0" w14:paraId="0438EF4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right w:val="single" w:color="D0CECE" w:sz="4" w:space="0"/>
            </w:tcBorders>
            <w:shd w:val="clear" w:color="auto" w:fill="auto"/>
          </w:tcPr>
          <w:p w:rsidRPr="0056185C" w:rsidR="00F00AA0" w:rsidP="00F00AA0" w:rsidRDefault="00F00AA0" w14:paraId="1740FCE5" w14:textId="4088A1F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7</w:t>
            </w:r>
          </w:p>
        </w:tc>
        <w:tc>
          <w:tcPr>
            <w:tcW w:w="1695" w:type="dxa"/>
            <w:tcBorders>
              <w:left w:val="single" w:color="D0CECE" w:sz="4" w:space="0"/>
              <w:right w:val="single" w:color="D0CECE" w:sz="4" w:space="0"/>
            </w:tcBorders>
            <w:shd w:val="clear" w:color="auto" w:fill="auto"/>
          </w:tcPr>
          <w:p w:rsidRPr="0056185C" w:rsidR="00F00AA0" w:rsidP="00F00AA0" w:rsidRDefault="00F00AA0" w14:paraId="33329F34" w14:textId="6AA8536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1559" w:type="dxa"/>
            <w:tcBorders>
              <w:left w:val="single" w:color="D0CECE" w:sz="4" w:space="0"/>
              <w:right w:val="single" w:color="D0CECE" w:sz="4" w:space="0"/>
            </w:tcBorders>
            <w:shd w:val="clear" w:color="auto" w:fill="auto"/>
          </w:tcPr>
          <w:p w:rsidRPr="0056185C" w:rsidR="00F00AA0" w:rsidP="00F00AA0" w:rsidRDefault="00F00AA0" w14:paraId="381268B4" w14:textId="58D21F3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8C5ABA">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w:t>
            </w:r>
            <w:r w:rsidRPr="0056185C">
              <w:rPr>
                <w:rFonts w:ascii="Arial" w:hAnsi="Arial" w:eastAsia="Meiryo" w:cs="Arial"/>
                <w:color w:val="555555"/>
                <w:sz w:val="20"/>
                <w:szCs w:val="20"/>
              </w:rPr>
              <w:t xml:space="preserve"> </w:t>
            </w:r>
          </w:p>
        </w:tc>
        <w:tc>
          <w:tcPr>
            <w:tcW w:w="1559" w:type="dxa"/>
            <w:gridSpan w:val="2"/>
            <w:tcBorders>
              <w:left w:val="single" w:color="D0CECE" w:sz="4" w:space="0"/>
            </w:tcBorders>
            <w:shd w:val="clear" w:color="auto" w:fill="auto"/>
          </w:tcPr>
          <w:p w:rsidRPr="0056185C" w:rsidR="00F00AA0" w:rsidP="00F00AA0" w:rsidRDefault="00F00AA0" w14:paraId="3547A0ED" w14:textId="4311F16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[WLUJS100%G10Spouse]</w:t>
            </w:r>
            <w:r w:rsidRPr="0056185C">
              <w:rPr>
                <w:rFonts w:ascii="Arial" w:hAnsi="Arial" w:eastAsia="Meiryo" w:cs="Arial"/>
                <w:color w:val="555555"/>
                <w:sz w:val="20"/>
                <w:szCs w:val="20"/>
              </w:rPr>
              <w:t xml:space="preserve"> </w:t>
            </w:r>
          </w:p>
        </w:tc>
      </w:tr>
      <w:tr w:rsidRPr="0056185C" w:rsidR="00C328B0" w:rsidTr="009375EB" w14:paraId="2C307B08" w14:textId="77777777">
        <w:trPr>
          <w:gridAfter w:val="1"/>
          <w:wAfter w:w="6" w:type="dxa"/>
        </w:trPr>
        <w:tc>
          <w:tcPr>
            <w:cnfStyle w:val="001000000000" w:firstRow="0" w:lastRow="0" w:firstColumn="1" w:lastColumn="0" w:oddVBand="0" w:evenVBand="0" w:oddHBand="0" w:evenHBand="0" w:firstRowFirstColumn="0" w:firstRowLastColumn="0" w:lastRowFirstColumn="0" w:lastRowLastColumn="0"/>
            <w:tcW w:w="342" w:type="dxa"/>
            <w:tcBorders>
              <w:bottom w:val="single" w:color="D0CECE" w:sz="4" w:space="0"/>
              <w:right w:val="single" w:color="D0CECE" w:sz="4" w:space="0"/>
            </w:tcBorders>
            <w:shd w:val="clear" w:color="auto" w:fill="FFF8EF"/>
          </w:tcPr>
          <w:p w:rsidRPr="0056185C" w:rsidR="00F00AA0" w:rsidP="00F00AA0" w:rsidRDefault="00F00AA0" w14:paraId="0934F5D6" w14:textId="0D4E1139">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8</w:t>
            </w:r>
          </w:p>
        </w:tc>
        <w:tc>
          <w:tcPr>
            <w:tcW w:w="1697" w:type="dxa"/>
            <w:tcBorders>
              <w:left w:val="single" w:color="D0CECE" w:sz="4" w:space="0"/>
              <w:bottom w:val="single" w:color="D0CECE" w:sz="4" w:space="0"/>
              <w:right w:val="single" w:color="D0CECE" w:sz="4" w:space="0"/>
            </w:tcBorders>
            <w:shd w:val="clear" w:color="auto" w:fill="FFF8EF"/>
          </w:tcPr>
          <w:p w:rsidRPr="0056185C" w:rsidR="00F00AA0" w:rsidP="00F00AA0" w:rsidRDefault="00F00AA0" w14:paraId="4FC7BFC6" w14:textId="06F7638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100% spousal pension with a </w:t>
            </w:r>
            <w:r w:rsidRPr="0056185C">
              <w:rPr>
                <w:rFonts w:ascii="Arial" w:hAnsi="Arial" w:eastAsia="Meiryo" w:cs="Arial"/>
                <w:color w:val="555555"/>
                <w:sz w:val="20"/>
                <w:szCs w:val="20"/>
                <w:lang w:val="en-CA"/>
              </w:rPr>
              <w:br/>
            </w:r>
            <w:r w:rsidRPr="0056185C">
              <w:rPr>
                <w:rFonts w:ascii="Arial" w:hAnsi="Arial" w:cs="Arial"/>
                <w:color w:val="555555"/>
                <w:sz w:val="20"/>
                <w:szCs w:val="20"/>
                <w:lang w:val="en-CA"/>
              </w:rPr>
              <w:t>10-year guarantee</w:t>
            </w:r>
          </w:p>
        </w:tc>
        <w:tc>
          <w:tcPr>
            <w:tcW w:w="1559" w:type="dxa"/>
            <w:tcBorders>
              <w:left w:val="single" w:color="D0CECE" w:sz="4" w:space="0"/>
              <w:bottom w:val="single" w:color="D0CECE" w:sz="4" w:space="0"/>
              <w:right w:val="single" w:color="D0CECE" w:sz="4" w:space="0"/>
            </w:tcBorders>
            <w:shd w:val="clear" w:color="auto" w:fill="FFF8EF"/>
          </w:tcPr>
          <w:p w:rsidRPr="0056185C" w:rsidR="00F00AA0" w:rsidP="00F00AA0" w:rsidRDefault="00F00AA0" w14:paraId="3D14EF23" w14:textId="5BB288F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w:t>
            </w:r>
          </w:p>
        </w:tc>
        <w:tc>
          <w:tcPr>
            <w:tcW w:w="1560" w:type="dxa"/>
            <w:tcBorders>
              <w:left w:val="single" w:color="D0CECE" w:sz="4" w:space="0"/>
              <w:bottom w:val="single" w:color="D0CECE" w:sz="4" w:space="0"/>
            </w:tcBorders>
            <w:shd w:val="clear" w:color="auto" w:fill="FFF8EF"/>
          </w:tcPr>
          <w:p w:rsidRPr="0056185C" w:rsidR="00F00AA0" w:rsidP="00F00AA0" w:rsidRDefault="00F00AA0" w14:paraId="6726F43E" w14:textId="6B3C36E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100%G10Spouse]</w:t>
            </w:r>
          </w:p>
        </w:tc>
        <w:tc>
          <w:tcPr>
            <w:tcW w:w="425" w:type="dxa"/>
            <w:vMerge/>
          </w:tcPr>
          <w:p w:rsidRPr="0056185C" w:rsidR="00F00AA0" w:rsidP="00F00AA0" w:rsidRDefault="00F00AA0" w14:paraId="5C74E94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46" w:type="dxa"/>
            <w:gridSpan w:val="2"/>
            <w:tcBorders>
              <w:bottom w:val="single" w:color="D0CECE" w:sz="4" w:space="0"/>
              <w:right w:val="single" w:color="D0CECE" w:sz="4" w:space="0"/>
            </w:tcBorders>
            <w:shd w:val="clear" w:color="auto" w:fill="FFF8EF"/>
          </w:tcPr>
          <w:p w:rsidRPr="0056185C" w:rsidR="00F00AA0" w:rsidP="00F00AA0" w:rsidRDefault="00F00AA0" w14:paraId="0C2550B0" w14:textId="54BB245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w:t>
            </w:r>
          </w:p>
        </w:tc>
        <w:tc>
          <w:tcPr>
            <w:tcW w:w="1695" w:type="dxa"/>
            <w:tcBorders>
              <w:left w:val="single" w:color="D0CECE" w:sz="4" w:space="0"/>
              <w:bottom w:val="single" w:color="D0CECE" w:sz="4" w:space="0"/>
              <w:right w:val="single" w:color="D0CECE" w:sz="4" w:space="0"/>
            </w:tcBorders>
            <w:shd w:val="clear" w:color="auto" w:fill="FFF8EF"/>
          </w:tcPr>
          <w:p w:rsidRPr="0056185C" w:rsidR="00F00AA0" w:rsidP="00F00AA0" w:rsidRDefault="00F00AA0" w14:paraId="0E951CE6" w14:textId="22675BC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1559" w:type="dxa"/>
            <w:tcBorders>
              <w:left w:val="single" w:color="D0CECE" w:sz="4" w:space="0"/>
              <w:bottom w:val="single" w:color="D0CECE" w:sz="4" w:space="0"/>
              <w:right w:val="single" w:color="D0CECE" w:sz="4" w:space="0"/>
            </w:tcBorders>
            <w:shd w:val="clear" w:color="auto" w:fill="FFF8EF"/>
          </w:tcPr>
          <w:p w:rsidRPr="0056185C" w:rsidR="00F00AA0" w:rsidP="00F00AA0" w:rsidRDefault="00F00AA0" w14:paraId="0982566F" w14:textId="1005A87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C56219">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w:t>
            </w:r>
            <w:r w:rsidRPr="0056185C">
              <w:rPr>
                <w:rFonts w:ascii="Arial" w:hAnsi="Arial" w:eastAsia="Meiryo" w:cs="Arial"/>
                <w:color w:val="555555"/>
                <w:sz w:val="20"/>
                <w:szCs w:val="20"/>
              </w:rPr>
              <w:t xml:space="preserve"> </w:t>
            </w:r>
          </w:p>
        </w:tc>
        <w:tc>
          <w:tcPr>
            <w:tcW w:w="1559" w:type="dxa"/>
            <w:gridSpan w:val="2"/>
            <w:tcBorders>
              <w:left w:val="single" w:color="D0CECE" w:sz="4" w:space="0"/>
              <w:bottom w:val="single" w:color="D0CECE" w:sz="4" w:space="0"/>
            </w:tcBorders>
            <w:shd w:val="clear" w:color="auto" w:fill="FFF8EF"/>
          </w:tcPr>
          <w:p w:rsidRPr="0056185C" w:rsidR="00F00AA0" w:rsidP="00F00AA0" w:rsidRDefault="00F00AA0" w14:paraId="683AA09C" w14:textId="082499D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[WLUJS100%G15Spouse]</w:t>
            </w:r>
            <w:r w:rsidRPr="0056185C">
              <w:rPr>
                <w:rFonts w:ascii="Arial" w:hAnsi="Arial" w:eastAsia="Meiryo" w:cs="Arial"/>
                <w:color w:val="555555"/>
                <w:sz w:val="20"/>
                <w:szCs w:val="20"/>
              </w:rPr>
              <w:t xml:space="preserve"> </w:t>
            </w:r>
          </w:p>
        </w:tc>
      </w:tr>
    </w:tbl>
    <w:p w:rsidRPr="0056185C" w:rsidR="00905C83" w:rsidP="00342566" w:rsidRDefault="00905C83" w14:paraId="26062F6A" w14:textId="77777777">
      <w:pPr>
        <w:rPr>
          <w:rFonts w:ascii="Arial" w:hAnsi="Arial" w:eastAsia="Webdings" w:cs="Arial"/>
          <w:color w:val="0070C0"/>
          <w:sz w:val="16"/>
          <w:szCs w:val="15"/>
          <w:lang w:val="en-CA"/>
        </w:rPr>
      </w:pP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45"/>
        <w:gridCol w:w="1265"/>
        <w:gridCol w:w="1440"/>
        <w:gridCol w:w="1710"/>
        <w:gridCol w:w="360"/>
        <w:gridCol w:w="450"/>
        <w:gridCol w:w="1701"/>
        <w:gridCol w:w="1600"/>
        <w:gridCol w:w="1610"/>
      </w:tblGrid>
      <w:tr w:rsidRPr="0056185C" w:rsidR="00905C83" w:rsidTr="000B4037" w14:paraId="09672FD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1" w:type="dxa"/>
            <w:gridSpan w:val="9"/>
            <w:tcBorders>
              <w:bottom w:val="none" w:color="auto" w:sz="0" w:space="0"/>
            </w:tcBorders>
            <w:shd w:val="clear" w:color="auto" w:fill="auto"/>
          </w:tcPr>
          <w:p w:rsidRPr="0056185C" w:rsidR="00905C83" w:rsidP="00556824" w:rsidRDefault="005F20D3" w14:paraId="6E388585" w14:textId="4F1B2E06">
            <w:pPr>
              <w:rPr>
                <w:rFonts w:ascii="Arial" w:hAnsi="Arial" w:eastAsia="Meiryo" w:cs="Arial"/>
                <w:b w:val="0"/>
                <w:bCs w:val="0"/>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w:t>
            </w:r>
            <w:r w:rsidRPr="0056185C" w:rsidR="00C75F2C">
              <w:rPr>
                <w:rFonts w:ascii="Arial" w:hAnsi="Arial" w:eastAsia="Times New Roman" w:cs="Arial"/>
                <w:color w:val="12314A"/>
                <w:sz w:val="20"/>
                <w:szCs w:val="20"/>
                <w:lang w:val="en-CA"/>
              </w:rPr>
              <w:t>spousal options waived</w:t>
            </w:r>
          </w:p>
        </w:tc>
      </w:tr>
      <w:tr w:rsidRPr="0056185C" w:rsidR="00636BF0" w:rsidTr="000B4037" w14:paraId="209679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gridSpan w:val="4"/>
            <w:tcBorders>
              <w:bottom w:val="single" w:color="D0CECE" w:sz="4" w:space="0"/>
            </w:tcBorders>
            <w:shd w:val="clear" w:color="auto" w:fill="0B4A72" w:themeFill="text2"/>
          </w:tcPr>
          <w:p w:rsidRPr="0056185C" w:rsidR="00905C83" w:rsidP="00CB0056" w:rsidRDefault="00905C83" w14:paraId="56A3DE2B"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360" w:type="dxa"/>
            <w:vMerge w:val="restart"/>
            <w:shd w:val="clear" w:color="auto" w:fill="auto"/>
          </w:tcPr>
          <w:p w:rsidRPr="0056185C" w:rsidR="00905C83" w:rsidP="00CB0056" w:rsidRDefault="00905C83" w14:paraId="678EE9E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5361" w:type="dxa"/>
            <w:gridSpan w:val="4"/>
            <w:tcBorders>
              <w:bottom w:val="single" w:color="D0CECE" w:sz="4" w:space="0"/>
            </w:tcBorders>
            <w:shd w:val="clear" w:color="auto" w:fill="0B4A72" w:themeFill="text2"/>
          </w:tcPr>
          <w:p w:rsidRPr="0056185C" w:rsidR="00905C83" w:rsidP="00CB0056" w:rsidRDefault="00905C83" w14:paraId="70AFBA9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tc>
      </w:tr>
      <w:tr w:rsidRPr="0056185C" w:rsidR="00983564" w:rsidTr="005C25F8" w14:paraId="464AF85B" w14:textId="77777777">
        <w:tc>
          <w:tcPr>
            <w:cnfStyle w:val="001000000000" w:firstRow="0" w:lastRow="0" w:firstColumn="1" w:lastColumn="0" w:oddVBand="0" w:evenVBand="0" w:oddHBand="0" w:evenHBand="0" w:firstRowFirstColumn="0" w:firstRowLastColumn="0" w:lastRowFirstColumn="0" w:lastRowLastColumn="0"/>
            <w:tcW w:w="1710" w:type="dxa"/>
            <w:gridSpan w:val="2"/>
            <w:tcBorders>
              <w:top w:val="single" w:color="D0CECE" w:sz="4" w:space="0"/>
              <w:right w:val="single" w:color="D0CECE" w:sz="4" w:space="0"/>
            </w:tcBorders>
            <w:shd w:val="clear" w:color="auto" w:fill="0B4A72" w:themeFill="text2"/>
          </w:tcPr>
          <w:p w:rsidRPr="0056185C" w:rsidR="00905C83" w:rsidP="00CB0056" w:rsidRDefault="00905C83" w14:paraId="47C27E6D" w14:textId="32C005A3">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with a</w:t>
            </w:r>
          </w:p>
        </w:tc>
        <w:tc>
          <w:tcPr>
            <w:tcW w:w="1440" w:type="dxa"/>
            <w:tcBorders>
              <w:top w:val="single" w:color="D0CECE" w:sz="4" w:space="0"/>
              <w:left w:val="single" w:color="D0CECE" w:sz="4" w:space="0"/>
              <w:right w:val="single" w:color="D0CECE" w:sz="4" w:space="0"/>
            </w:tcBorders>
            <w:shd w:val="clear" w:color="auto" w:fill="0B4A72" w:themeFill="text2"/>
          </w:tcPr>
          <w:p w:rsidRPr="0056185C" w:rsidR="00905C83" w:rsidP="00CB0056" w:rsidRDefault="00905C83" w14:paraId="0B78F1C5" w14:textId="0566B126">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 xml:space="preserve">Payable to you </w:t>
            </w:r>
          </w:p>
        </w:tc>
        <w:tc>
          <w:tcPr>
            <w:tcW w:w="1710" w:type="dxa"/>
            <w:tcBorders>
              <w:top w:val="single" w:color="D0CECE" w:sz="4" w:space="0"/>
              <w:left w:val="single" w:color="D0CECE" w:sz="4" w:space="0"/>
            </w:tcBorders>
            <w:shd w:val="clear" w:color="auto" w:fill="0B4A72" w:themeFill="text2"/>
          </w:tcPr>
          <w:p w:rsidRPr="0056185C" w:rsidR="00905C83" w:rsidP="00CB0056" w:rsidRDefault="00905C83" w14:paraId="39DFC1B2"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c>
          <w:tcPr>
            <w:tcW w:w="360" w:type="dxa"/>
            <w:vMerge/>
          </w:tcPr>
          <w:p w:rsidRPr="0056185C" w:rsidR="00905C83" w:rsidP="00CB0056" w:rsidRDefault="00905C83" w14:paraId="5816AD2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2151" w:type="dxa"/>
            <w:gridSpan w:val="2"/>
            <w:tcBorders>
              <w:top w:val="single" w:color="D0CECE" w:sz="4" w:space="0"/>
              <w:right w:val="single" w:color="D0CECE" w:sz="4" w:space="0"/>
            </w:tcBorders>
            <w:shd w:val="clear" w:color="auto" w:fill="0B4A72" w:themeFill="text2"/>
          </w:tcPr>
          <w:p w:rsidRPr="0056185C" w:rsidR="00905C83" w:rsidP="00CB0056" w:rsidRDefault="00905C83" w14:paraId="78FE2CD9" w14:textId="3ACD586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with a</w:t>
            </w:r>
          </w:p>
        </w:tc>
        <w:tc>
          <w:tcPr>
            <w:tcW w:w="1600" w:type="dxa"/>
            <w:tcBorders>
              <w:top w:val="single" w:color="D0CECE" w:sz="4" w:space="0"/>
              <w:left w:val="single" w:color="D0CECE" w:sz="4" w:space="0"/>
              <w:right w:val="single" w:color="D0CECE" w:sz="4" w:space="0"/>
            </w:tcBorders>
            <w:shd w:val="clear" w:color="auto" w:fill="0B4A72" w:themeFill="text2"/>
          </w:tcPr>
          <w:p w:rsidRPr="0056185C" w:rsidR="00905C83" w:rsidP="00CB0056" w:rsidRDefault="00905C83" w14:paraId="4A0B860E" w14:textId="4FA6A491">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 xml:space="preserve">Payable to you </w:t>
            </w:r>
          </w:p>
        </w:tc>
        <w:tc>
          <w:tcPr>
            <w:tcW w:w="1610" w:type="dxa"/>
            <w:tcBorders>
              <w:top w:val="single" w:color="D0CECE" w:sz="4" w:space="0"/>
              <w:left w:val="single" w:color="D0CECE" w:sz="4" w:space="0"/>
            </w:tcBorders>
            <w:shd w:val="clear" w:color="auto" w:fill="0B4A72" w:themeFill="text2"/>
          </w:tcPr>
          <w:p w:rsidRPr="0056185C" w:rsidR="00905C83" w:rsidP="00CB0056" w:rsidRDefault="00905C83" w14:paraId="37229F6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983564" w:rsidTr="005C25F8" w14:paraId="6BEE4269"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45" w:type="dxa"/>
            <w:tcBorders>
              <w:right w:val="single" w:color="D0CECE" w:sz="4" w:space="0"/>
            </w:tcBorders>
            <w:shd w:val="clear" w:color="auto" w:fill="auto"/>
          </w:tcPr>
          <w:p w:rsidRPr="0056185C" w:rsidR="00905C83" w:rsidP="0038273D" w:rsidRDefault="00394630" w14:paraId="45269A25" w14:textId="4EB0737B">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1265" w:type="dxa"/>
            <w:tcBorders>
              <w:left w:val="single" w:color="D0CECE" w:sz="4" w:space="0"/>
              <w:right w:val="single" w:color="D0CECE" w:sz="4" w:space="0"/>
            </w:tcBorders>
            <w:shd w:val="clear" w:color="auto" w:fill="auto"/>
          </w:tcPr>
          <w:p w:rsidRPr="0056185C" w:rsidR="00905C83" w:rsidP="0038273D" w:rsidRDefault="00905C83" w14:paraId="74F4442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440" w:type="dxa"/>
            <w:tcBorders>
              <w:left w:val="single" w:color="D0CECE" w:sz="4" w:space="0"/>
              <w:right w:val="single" w:color="D0CECE" w:sz="4" w:space="0"/>
            </w:tcBorders>
            <w:shd w:val="clear" w:color="auto" w:fill="auto"/>
          </w:tcPr>
          <w:p w:rsidRPr="0056185C" w:rsidR="00905C83" w:rsidP="0038273D" w:rsidRDefault="00905C83" w14:paraId="59E837C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710" w:type="dxa"/>
            <w:tcBorders>
              <w:left w:val="single" w:color="D0CECE" w:sz="4" w:space="0"/>
            </w:tcBorders>
            <w:shd w:val="clear" w:color="auto" w:fill="auto"/>
          </w:tcPr>
          <w:p w:rsidRPr="0056185C" w:rsidR="00905C83" w:rsidP="0038273D" w:rsidRDefault="00905C83" w14:paraId="3CB1C25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360" w:type="dxa"/>
            <w:vMerge/>
          </w:tcPr>
          <w:p w:rsidRPr="0056185C" w:rsidR="00905C83" w:rsidP="0038273D" w:rsidRDefault="00905C83" w14:paraId="0A7A2C2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50" w:type="dxa"/>
            <w:tcBorders>
              <w:right w:val="single" w:color="D0CECE" w:sz="4" w:space="0"/>
            </w:tcBorders>
            <w:shd w:val="clear" w:color="auto" w:fill="auto"/>
          </w:tcPr>
          <w:p w:rsidRPr="0056185C" w:rsidR="00905C83" w:rsidP="0038273D" w:rsidRDefault="003A3D68" w14:paraId="0BFD6B48" w14:textId="07C71B1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9</w:t>
            </w:r>
          </w:p>
        </w:tc>
        <w:tc>
          <w:tcPr>
            <w:tcW w:w="1701" w:type="dxa"/>
            <w:tcBorders>
              <w:left w:val="single" w:color="D0CECE" w:sz="4" w:space="0"/>
              <w:right w:val="single" w:color="D0CECE" w:sz="4" w:space="0"/>
            </w:tcBorders>
            <w:shd w:val="clear" w:color="auto" w:fill="auto"/>
          </w:tcPr>
          <w:p w:rsidRPr="0056185C" w:rsidR="00905C83" w:rsidP="0038273D" w:rsidRDefault="00EC78C1" w14:paraId="14094DB9" w14:textId="68A9DA9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w:t>
            </w:r>
            <w:r w:rsidRPr="0056185C" w:rsidR="00905C83">
              <w:rPr>
                <w:rFonts w:ascii="Arial" w:hAnsi="Arial" w:eastAsia="Meiryo" w:cs="Arial"/>
                <w:color w:val="555555"/>
                <w:sz w:val="20"/>
                <w:szCs w:val="20"/>
                <w:lang w:val="en-CA"/>
              </w:rPr>
              <w:t>-year guarantee</w:t>
            </w:r>
          </w:p>
        </w:tc>
        <w:tc>
          <w:tcPr>
            <w:tcW w:w="1600" w:type="dxa"/>
            <w:tcBorders>
              <w:left w:val="single" w:color="D0CECE" w:sz="4" w:space="0"/>
              <w:right w:val="single" w:color="D0CECE" w:sz="4" w:space="0"/>
            </w:tcBorders>
            <w:shd w:val="clear" w:color="auto" w:fill="auto"/>
          </w:tcPr>
          <w:p w:rsidRPr="0056185C" w:rsidR="00905C83" w:rsidP="0038273D" w:rsidRDefault="00905C83" w14:paraId="43F77E42" w14:textId="07C2088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EC78C1">
              <w:rPr>
                <w:rFonts w:ascii="Arial" w:hAnsi="Arial" w:eastAsia="Meiryo" w:cs="Arial"/>
                <w:color w:val="555555"/>
                <w:sz w:val="20"/>
                <w:szCs w:val="20"/>
                <w:highlight w:val="cyan"/>
                <w:lang w:val="en-CA"/>
              </w:rPr>
              <w:t>LG</w:t>
            </w:r>
            <w:r w:rsidRPr="0056185C" w:rsidR="006B01C9">
              <w:rPr>
                <w:rFonts w:ascii="Arial" w:hAnsi="Arial" w:eastAsia="Meiryo" w:cs="Arial"/>
                <w:color w:val="555555"/>
                <w:sz w:val="20"/>
                <w:szCs w:val="20"/>
                <w:highlight w:val="cyan"/>
                <w:lang w:val="en-CA"/>
              </w:rPr>
              <w:t>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1610" w:type="dxa"/>
            <w:tcBorders>
              <w:left w:val="single" w:color="D0CECE" w:sz="4" w:space="0"/>
            </w:tcBorders>
            <w:shd w:val="clear" w:color="auto" w:fill="auto"/>
          </w:tcPr>
          <w:p w:rsidRPr="0056185C" w:rsidR="00905C83" w:rsidP="0038273D" w:rsidRDefault="006B01C9" w14:paraId="08B391D5" w14:textId="0F7C367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N/A</w:t>
            </w:r>
          </w:p>
        </w:tc>
      </w:tr>
      <w:tr w:rsidRPr="0056185C" w:rsidR="00636BF0" w:rsidTr="005C25F8" w14:paraId="1298691F" w14:textId="77777777">
        <w:trPr>
          <w:trHeight w:val="641"/>
        </w:trPr>
        <w:tc>
          <w:tcPr>
            <w:cnfStyle w:val="001000000000" w:firstRow="0" w:lastRow="0" w:firstColumn="1" w:lastColumn="0" w:oddVBand="0" w:evenVBand="0" w:oddHBand="0" w:evenHBand="0" w:firstRowFirstColumn="0" w:firstRowLastColumn="0" w:lastRowFirstColumn="0" w:lastRowLastColumn="0"/>
            <w:tcW w:w="445" w:type="dxa"/>
            <w:tcBorders>
              <w:bottom w:val="single" w:color="D0CECE" w:sz="4" w:space="0"/>
              <w:right w:val="single" w:color="D0CECE" w:sz="4" w:space="0"/>
            </w:tcBorders>
            <w:shd w:val="clear" w:color="auto" w:fill="FFF8EF"/>
          </w:tcPr>
          <w:p w:rsidRPr="0056185C" w:rsidR="00A03247" w:rsidP="00A03247" w:rsidRDefault="00A03247" w14:paraId="64C300D3" w14:textId="19A67852">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10</w:t>
            </w:r>
          </w:p>
        </w:tc>
        <w:tc>
          <w:tcPr>
            <w:tcW w:w="1265" w:type="dxa"/>
            <w:tcBorders>
              <w:left w:val="single" w:color="D0CECE" w:sz="4" w:space="0"/>
              <w:bottom w:val="single" w:color="D0CECE" w:sz="4" w:space="0"/>
              <w:right w:val="single" w:color="D0CECE" w:sz="4" w:space="0"/>
            </w:tcBorders>
            <w:shd w:val="clear" w:color="auto" w:fill="FFF8EF"/>
          </w:tcPr>
          <w:p w:rsidRPr="0056185C" w:rsidR="00A03247" w:rsidP="00A03247" w:rsidRDefault="00A03247" w14:paraId="28037B91" w14:textId="226299C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440" w:type="dxa"/>
            <w:tcBorders>
              <w:left w:val="single" w:color="D0CECE" w:sz="4" w:space="0"/>
              <w:bottom w:val="single" w:color="D0CECE" w:sz="4" w:space="0"/>
              <w:right w:val="single" w:color="D0CECE" w:sz="4" w:space="0"/>
            </w:tcBorders>
            <w:shd w:val="clear" w:color="auto" w:fill="FFF8EF"/>
          </w:tcPr>
          <w:p w:rsidRPr="0056185C" w:rsidR="00A03247" w:rsidP="00A03247" w:rsidRDefault="00A03247" w14:paraId="28A82625" w14:textId="3BB19B9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710" w:type="dxa"/>
            <w:tcBorders>
              <w:left w:val="single" w:color="D0CECE" w:sz="4" w:space="0"/>
              <w:bottom w:val="single" w:color="D0CECE" w:sz="4" w:space="0"/>
            </w:tcBorders>
            <w:shd w:val="clear" w:color="auto" w:fill="FFF8EF"/>
          </w:tcPr>
          <w:p w:rsidRPr="0056185C" w:rsidR="00A03247" w:rsidP="00A03247" w:rsidRDefault="00A03247" w14:paraId="55CC2352" w14:textId="27ABC4B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360" w:type="dxa"/>
            <w:vMerge/>
          </w:tcPr>
          <w:p w:rsidRPr="0056185C" w:rsidR="00A03247" w:rsidP="00A03247" w:rsidRDefault="00A03247" w14:paraId="1373DE6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50" w:type="dxa"/>
            <w:tcBorders>
              <w:right w:val="single" w:color="D0CECE" w:sz="4" w:space="0"/>
            </w:tcBorders>
            <w:shd w:val="clear" w:color="auto" w:fill="FFF8EF"/>
          </w:tcPr>
          <w:p w:rsidRPr="0056185C" w:rsidR="00A03247" w:rsidP="00A03247" w:rsidRDefault="003A3D68" w14:paraId="5F26DDB1" w14:textId="20C4C3C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w:t>
            </w:r>
          </w:p>
        </w:tc>
        <w:tc>
          <w:tcPr>
            <w:tcW w:w="1701" w:type="dxa"/>
            <w:tcBorders>
              <w:left w:val="single" w:color="D0CECE" w:sz="4" w:space="0"/>
              <w:right w:val="single" w:color="D0CECE" w:sz="4" w:space="0"/>
            </w:tcBorders>
            <w:shd w:val="clear" w:color="auto" w:fill="FFF8EF"/>
          </w:tcPr>
          <w:p w:rsidRPr="0056185C" w:rsidR="00A03247" w:rsidP="00A03247" w:rsidRDefault="003C7588" w14:paraId="7113C0D1" w14:textId="48BF3BD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r w:rsidRPr="0056185C" w:rsidR="00A03247">
              <w:rPr>
                <w:rFonts w:ascii="Arial" w:hAnsi="Arial" w:eastAsia="Meiryo" w:cs="Arial"/>
                <w:color w:val="555555"/>
                <w:sz w:val="20"/>
                <w:szCs w:val="20"/>
                <w:lang w:val="en-CA"/>
              </w:rPr>
              <w:t>-year guarantee</w:t>
            </w:r>
          </w:p>
        </w:tc>
        <w:tc>
          <w:tcPr>
            <w:tcW w:w="1600" w:type="dxa"/>
            <w:tcBorders>
              <w:left w:val="single" w:color="D0CECE" w:sz="4" w:space="0"/>
              <w:right w:val="single" w:color="D0CECE" w:sz="4" w:space="0"/>
            </w:tcBorders>
            <w:shd w:val="clear" w:color="auto" w:fill="FFF8EF"/>
          </w:tcPr>
          <w:p w:rsidRPr="0056185C" w:rsidR="00A03247" w:rsidP="00A03247" w:rsidRDefault="00A03247" w14:paraId="1DD8F2E3" w14:textId="40CFBEE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EC78C1">
              <w:rPr>
                <w:rFonts w:ascii="Arial" w:hAnsi="Arial" w:eastAsia="Meiryo" w:cs="Arial"/>
                <w:color w:val="555555"/>
                <w:sz w:val="20"/>
                <w:szCs w:val="20"/>
                <w:highlight w:val="cyan"/>
                <w:lang w:val="en-CA"/>
              </w:rPr>
              <w:t>LG</w:t>
            </w:r>
            <w:r w:rsidRPr="0056185C" w:rsidR="00F03D63">
              <w:rPr>
                <w:rFonts w:ascii="Arial" w:hAnsi="Arial" w:eastAsia="Meiryo" w:cs="Arial"/>
                <w:color w:val="555555"/>
                <w:sz w:val="20"/>
                <w:szCs w:val="20"/>
                <w:highlight w:val="cyan"/>
                <w:lang w:val="en-CA"/>
              </w:rPr>
              <w:t>5</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1610" w:type="dxa"/>
            <w:tcBorders>
              <w:left w:val="single" w:color="D0CECE" w:sz="4" w:space="0"/>
            </w:tcBorders>
            <w:shd w:val="clear" w:color="auto" w:fill="FFF8EF"/>
          </w:tcPr>
          <w:p w:rsidRPr="0056185C" w:rsidR="00A03247" w:rsidP="00A03247" w:rsidRDefault="00A03247" w14:paraId="26EAA3BE" w14:textId="35FA036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BA67B6">
              <w:rPr>
                <w:rFonts w:ascii="Arial" w:hAnsi="Arial" w:eastAsia="Meiryo" w:cs="Arial"/>
                <w:color w:val="555555"/>
                <w:sz w:val="20"/>
                <w:szCs w:val="20"/>
                <w:highlight w:val="cyan"/>
                <w:lang w:val="en-CA"/>
              </w:rPr>
              <w:t>LG5</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w:t>
            </w:r>
            <w:r w:rsidRPr="0056185C" w:rsidR="00BA67B6">
              <w:rPr>
                <w:rFonts w:ascii="Arial" w:hAnsi="Arial" w:eastAsia="Meiryo" w:cs="Arial"/>
                <w:color w:val="555555"/>
                <w:sz w:val="20"/>
                <w:szCs w:val="20"/>
                <w:highlight w:val="cyan"/>
                <w:lang w:val="en-CA"/>
              </w:rPr>
              <w:t>G5EndDate</w:t>
            </w:r>
            <w:r w:rsidRPr="0056185C">
              <w:rPr>
                <w:rFonts w:ascii="Arial" w:hAnsi="Arial" w:eastAsia="Meiryo" w:cs="Arial"/>
                <w:color w:val="555555"/>
                <w:sz w:val="20"/>
                <w:szCs w:val="20"/>
                <w:highlight w:val="cyan"/>
                <w:lang w:val="en-CA"/>
              </w:rPr>
              <w:t>]</w:t>
            </w:r>
          </w:p>
        </w:tc>
      </w:tr>
      <w:tr w:rsidRPr="0056185C" w:rsidR="00807EDD" w:rsidTr="005C25F8" w14:paraId="08082CC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20" w:type="dxa"/>
            <w:gridSpan w:val="5"/>
            <w:vMerge w:val="restart"/>
            <w:tcBorders>
              <w:top w:val="single" w:color="D0CECE" w:sz="4" w:space="0"/>
            </w:tcBorders>
            <w:shd w:val="clear" w:color="auto" w:fill="auto"/>
          </w:tcPr>
          <w:p w:rsidRPr="0056185C" w:rsidR="00807EDD" w:rsidP="4DC4E955" w:rsidRDefault="00807EDD" w14:paraId="0AF8668D" w14:textId="133E0954">
            <w:pPr>
              <w:jc w:val="center"/>
              <w:rPr>
                <w:rFonts w:ascii="Arial" w:hAnsi="Arial" w:eastAsia="Meiryo" w:cs="Arial"/>
                <w:b w:val="0"/>
                <w:bCs w:val="0"/>
                <w:color w:val="12314A"/>
                <w:sz w:val="28"/>
                <w:szCs w:val="28"/>
                <w:lang w:val="en-CA"/>
              </w:rPr>
            </w:pPr>
          </w:p>
        </w:tc>
        <w:tc>
          <w:tcPr>
            <w:tcW w:w="450" w:type="dxa"/>
            <w:tcBorders>
              <w:right w:val="single" w:color="D0CECE" w:sz="4" w:space="0"/>
            </w:tcBorders>
            <w:shd w:val="clear" w:color="auto" w:fill="auto"/>
          </w:tcPr>
          <w:p w:rsidRPr="0056185C" w:rsidR="00807EDD" w:rsidP="4DC4E955" w:rsidRDefault="00807EDD" w14:paraId="2B0532BF" w14:textId="319173F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11</w:t>
            </w:r>
          </w:p>
        </w:tc>
        <w:tc>
          <w:tcPr>
            <w:tcW w:w="1701" w:type="dxa"/>
            <w:tcBorders>
              <w:left w:val="single" w:color="D0CECE" w:sz="4" w:space="0"/>
              <w:right w:val="single" w:color="D0CECE" w:sz="4" w:space="0"/>
            </w:tcBorders>
            <w:shd w:val="clear" w:color="auto" w:fill="auto"/>
          </w:tcPr>
          <w:p w:rsidRPr="0056185C" w:rsidR="00807EDD" w:rsidP="4DC4E955" w:rsidRDefault="00807EDD" w14:paraId="7CC67025" w14:textId="6283EFD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600" w:type="dxa"/>
            <w:tcBorders>
              <w:left w:val="single" w:color="D0CECE" w:sz="4" w:space="0"/>
              <w:right w:val="single" w:color="D0CECE" w:sz="4" w:space="0"/>
            </w:tcBorders>
            <w:shd w:val="clear" w:color="auto" w:fill="auto"/>
          </w:tcPr>
          <w:p w:rsidRPr="0056185C" w:rsidR="00807EDD" w:rsidP="4DC4E955" w:rsidRDefault="00807EDD" w14:paraId="65D74BED" w14:textId="4985902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p>
        </w:tc>
        <w:tc>
          <w:tcPr>
            <w:tcW w:w="1610" w:type="dxa"/>
            <w:tcBorders>
              <w:left w:val="single" w:color="D0CECE" w:sz="4" w:space="0"/>
            </w:tcBorders>
            <w:shd w:val="clear" w:color="auto" w:fill="auto"/>
          </w:tcPr>
          <w:p w:rsidRPr="0056185C" w:rsidR="00807EDD" w:rsidP="4DC4E955" w:rsidRDefault="00807EDD" w14:paraId="1FD81294" w14:textId="64D1E88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r>
      <w:tr w:rsidRPr="0056185C" w:rsidR="00807EDD" w:rsidTr="005C25F8" w14:paraId="6ABA7C06" w14:textId="77777777">
        <w:trPr>
          <w:trHeight w:val="641"/>
        </w:trPr>
        <w:tc>
          <w:tcPr>
            <w:cnfStyle w:val="001000000000" w:firstRow="0" w:lastRow="0" w:firstColumn="1" w:lastColumn="0" w:oddVBand="0" w:evenVBand="0" w:oddHBand="0" w:evenHBand="0" w:firstRowFirstColumn="0" w:firstRowLastColumn="0" w:lastRowFirstColumn="0" w:lastRowLastColumn="0"/>
            <w:tcW w:w="5220" w:type="dxa"/>
            <w:gridSpan w:val="5"/>
            <w:vMerge/>
            <w:shd w:val="clear" w:color="auto" w:fill="auto"/>
          </w:tcPr>
          <w:p w:rsidRPr="0056185C" w:rsidR="00807EDD" w:rsidP="00657A73" w:rsidRDefault="00807EDD" w14:paraId="6AD1F586" w14:textId="77777777">
            <w:pPr>
              <w:rPr>
                <w:rFonts w:ascii="Arial" w:hAnsi="Arial" w:eastAsia="Meiryo" w:cs="Arial"/>
                <w:color w:val="555555"/>
                <w:sz w:val="20"/>
                <w:szCs w:val="20"/>
                <w:lang w:val="en-CA"/>
              </w:rPr>
            </w:pPr>
          </w:p>
        </w:tc>
        <w:tc>
          <w:tcPr>
            <w:tcW w:w="450" w:type="dxa"/>
            <w:tcBorders>
              <w:bottom w:val="single" w:color="D0CECE" w:sz="4" w:space="0"/>
              <w:right w:val="single" w:color="D0CECE" w:sz="4" w:space="0"/>
            </w:tcBorders>
            <w:shd w:val="clear" w:color="auto" w:fill="FFF8EF"/>
          </w:tcPr>
          <w:p w:rsidRPr="0056185C" w:rsidR="00807EDD" w:rsidP="00657A73" w:rsidRDefault="00807EDD" w14:paraId="13C50481" w14:textId="62521D9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12</w:t>
            </w:r>
          </w:p>
        </w:tc>
        <w:tc>
          <w:tcPr>
            <w:tcW w:w="1701" w:type="dxa"/>
            <w:tcBorders>
              <w:left w:val="single" w:color="D0CECE" w:sz="4" w:space="0"/>
              <w:bottom w:val="single" w:color="D0CECE" w:sz="4" w:space="0"/>
              <w:right w:val="single" w:color="D0CECE" w:sz="4" w:space="0"/>
            </w:tcBorders>
            <w:shd w:val="clear" w:color="auto" w:fill="FFF8EF"/>
          </w:tcPr>
          <w:p w:rsidRPr="0056185C" w:rsidR="00807EDD" w:rsidP="00657A73" w:rsidRDefault="00807EDD" w14:paraId="084A7A65" w14:textId="6ECA8D0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600" w:type="dxa"/>
            <w:tcBorders>
              <w:left w:val="single" w:color="D0CECE" w:sz="4" w:space="0"/>
              <w:bottom w:val="single" w:color="D0CECE" w:sz="4" w:space="0"/>
              <w:right w:val="single" w:color="D0CECE" w:sz="4" w:space="0"/>
            </w:tcBorders>
            <w:shd w:val="clear" w:color="auto" w:fill="FFF8EF"/>
          </w:tcPr>
          <w:p w:rsidRPr="0056185C" w:rsidR="00807EDD" w:rsidP="00657A73" w:rsidRDefault="00807EDD" w14:paraId="2C462AA4" w14:textId="7009AB0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p>
        </w:tc>
        <w:tc>
          <w:tcPr>
            <w:tcW w:w="1610" w:type="dxa"/>
            <w:tcBorders>
              <w:left w:val="single" w:color="D0CECE" w:sz="4" w:space="0"/>
              <w:bottom w:val="single" w:color="D0CECE" w:sz="4" w:space="0"/>
            </w:tcBorders>
            <w:shd w:val="clear" w:color="auto" w:fill="FFF8EF"/>
          </w:tcPr>
          <w:p w:rsidRPr="0056185C" w:rsidR="00807EDD" w:rsidP="00657A73" w:rsidRDefault="00807EDD" w14:paraId="1ADEA707" w14:textId="225565C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bl>
    <w:p w:rsidRPr="0056185C" w:rsidR="00A14D5A" w:rsidP="00155FF6" w:rsidRDefault="00A14D5A" w14:paraId="71677698" w14:textId="77777777">
      <w:pPr>
        <w:spacing w:before="0" w:after="240"/>
        <w:rPr>
          <w:rFonts w:ascii="Arial" w:hAnsi="Arial" w:cs="Arial"/>
          <w:b/>
          <w:bCs/>
          <w:color w:val="555555"/>
          <w:sz w:val="20"/>
          <w:szCs w:val="20"/>
          <w:highlight w:val="yellow"/>
          <w:lang w:val="en-CA"/>
        </w:rPr>
      </w:pPr>
    </w:p>
    <w:p w:rsidRPr="0056185C" w:rsidR="00873B00" w:rsidP="00D13FAA" w:rsidRDefault="00873B00" w14:paraId="41C85C85" w14:textId="77777777">
      <w:pPr>
        <w:pStyle w:val="Heading2"/>
        <w:spacing w:before="0" w:after="0"/>
        <w:rPr>
          <w:rFonts w:ascii="Arial" w:hAnsi="Arial" w:cs="Arial"/>
          <w:color w:val="545454" w:themeColor="text1"/>
          <w:sz w:val="20"/>
          <w:szCs w:val="20"/>
          <w:highlight w:val="yellow"/>
        </w:rPr>
      </w:pPr>
      <w:bookmarkStart w:name="_Toc193891240" w:id="2"/>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AVC = Y</w:t>
      </w:r>
      <w:r w:rsidRPr="0056185C">
        <w:rPr>
          <w:rFonts w:ascii="Arial" w:hAnsi="Arial" w:cs="Arial"/>
          <w:color w:val="545454" w:themeColor="text1"/>
          <w:sz w:val="20"/>
          <w:szCs w:val="20"/>
          <w:highlight w:val="yellow"/>
        </w:rPr>
        <w:t>, SVC (unlocked and locked-in) = N&gt;&gt;</w:t>
      </w:r>
      <w:bookmarkEnd w:id="2"/>
    </w:p>
    <w:tbl>
      <w:tblPr>
        <w:tblStyle w:val="GridTable6Colorful-Accent510"/>
        <w:tblpPr w:leftFromText="180" w:rightFromText="180" w:vertAnchor="text" w:tblpX="85" w:tblpY="1"/>
        <w:tblOverlap w:val="never"/>
        <w:tblW w:w="107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a spousal joint and survivor pension"/>
      </w:tblPr>
      <w:tblGrid>
        <w:gridCol w:w="341"/>
        <w:gridCol w:w="1417"/>
        <w:gridCol w:w="1217"/>
        <w:gridCol w:w="1260"/>
        <w:gridCol w:w="450"/>
        <w:gridCol w:w="475"/>
        <w:gridCol w:w="1418"/>
        <w:gridCol w:w="982"/>
        <w:gridCol w:w="810"/>
        <w:gridCol w:w="901"/>
        <w:gridCol w:w="1444"/>
        <w:gridCol w:w="56"/>
      </w:tblGrid>
      <w:tr w:rsidRPr="0056185C" w:rsidR="00A51022" w:rsidTr="0073652F" w14:paraId="1540241C" w14:textId="77777777">
        <w:trPr>
          <w:gridAfter w:val="1"/>
          <w:cnfStyle w:val="100000000000" w:firstRow="1" w:lastRow="0" w:firstColumn="0" w:lastColumn="0" w:oddVBand="0" w:evenVBand="0" w:oddHBand="0" w:evenHBand="0" w:firstRowFirstColumn="0" w:firstRowLastColumn="0" w:lastRowFirstColumn="0" w:lastRowLastColumn="0"/>
          <w:wAfter w:w="56" w:type="dxa"/>
        </w:trPr>
        <w:tc>
          <w:tcPr>
            <w:cnfStyle w:val="001000000000" w:firstRow="0" w:lastRow="0" w:firstColumn="1" w:lastColumn="0" w:oddVBand="0" w:evenVBand="0" w:oddHBand="0" w:evenHBand="0" w:firstRowFirstColumn="0" w:firstRowLastColumn="0" w:lastRowFirstColumn="0" w:lastRowLastColumn="0"/>
            <w:tcW w:w="10715" w:type="dxa"/>
            <w:gridSpan w:val="11"/>
            <w:tcBorders>
              <w:bottom w:val="none" w:color="auto" w:sz="0" w:space="0"/>
            </w:tcBorders>
            <w:shd w:val="clear" w:color="auto" w:fill="auto"/>
          </w:tcPr>
          <w:p w:rsidRPr="0056185C" w:rsidR="00A51022" w:rsidP="0073652F" w:rsidRDefault="00A51022" w14:paraId="793F878D" w14:textId="48703CD7">
            <w:pPr>
              <w:rPr>
                <w:rFonts w:ascii="Arial" w:hAnsi="Arial" w:eastAsia="Meiryo" w:cs="Arial"/>
                <w:color w:val="000000"/>
                <w:kern w:val="0"/>
                <w:sz w:val="20"/>
                <w:szCs w:val="20"/>
                <w:lang w:val="en-CA"/>
                <w14:ligatures w14:val="none"/>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spousal joint and survivor pension</w:t>
            </w:r>
          </w:p>
        </w:tc>
      </w:tr>
      <w:tr w:rsidRPr="0056185C" w:rsidR="000F7660" w:rsidTr="0073652F" w14:paraId="67FB0CBA" w14:textId="77777777">
        <w:trPr>
          <w:gridAfter w:val="1"/>
          <w:cnfStyle w:val="000000100000" w:firstRow="0" w:lastRow="0" w:firstColumn="0" w:lastColumn="0" w:oddVBand="0" w:evenVBand="0" w:oddHBand="1" w:evenHBand="0" w:firstRowFirstColumn="0" w:firstRowLastColumn="0" w:lastRowFirstColumn="0" w:lastRowLastColumn="0"/>
          <w:wAfter w:w="56" w:type="dxa"/>
          <w:trHeight w:val="387"/>
        </w:trPr>
        <w:tc>
          <w:tcPr>
            <w:cnfStyle w:val="001000000000" w:firstRow="0" w:lastRow="0" w:firstColumn="1" w:lastColumn="0" w:oddVBand="0" w:evenVBand="0" w:oddHBand="0" w:evenHBand="0" w:firstRowFirstColumn="0" w:firstRowLastColumn="0" w:lastRowFirstColumn="0" w:lastRowLastColumn="0"/>
            <w:tcW w:w="4235" w:type="dxa"/>
            <w:gridSpan w:val="4"/>
            <w:tcBorders>
              <w:bottom w:val="single" w:color="D0CECE" w:sz="4" w:space="0"/>
            </w:tcBorders>
            <w:shd w:val="clear" w:color="auto" w:fill="0B4A72"/>
          </w:tcPr>
          <w:p w:rsidRPr="0056185C" w:rsidR="000F7660" w:rsidP="0073652F" w:rsidRDefault="000F7660" w14:paraId="58B611A0"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450" w:type="dxa"/>
            <w:vMerge w:val="restart"/>
            <w:shd w:val="clear" w:color="auto" w:fill="auto"/>
          </w:tcPr>
          <w:p w:rsidRPr="0056185C" w:rsidR="000F7660" w:rsidP="0073652F" w:rsidRDefault="000F7660" w14:paraId="5BCEFD9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6030" w:type="dxa"/>
            <w:gridSpan w:val="6"/>
            <w:shd w:val="clear" w:color="auto" w:fill="0B4A72"/>
          </w:tcPr>
          <w:p w:rsidRPr="0056185C" w:rsidR="000F7660" w:rsidP="0073652F" w:rsidRDefault="000F7660" w14:paraId="340B087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p w:rsidRPr="0056185C" w:rsidR="00422F0A" w:rsidP="0073652F" w:rsidRDefault="00422F0A" w14:paraId="2EE37B39" w14:textId="25383C16">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Your base pension, plus a pension based on your additional voluntary contributions</w:t>
            </w:r>
            <w:r w:rsidRPr="0056185C" w:rsidR="00A8661B">
              <w:rPr>
                <w:rFonts w:ascii="Arial" w:hAnsi="Arial" w:eastAsia="Meiryo" w:cs="Arial"/>
                <w:color w:val="FFFFFF" w:themeColor="background1"/>
                <w:sz w:val="20"/>
                <w:szCs w:val="20"/>
                <w:lang w:val="en-CA"/>
              </w:rPr>
              <w:t xml:space="preserve"> (AVC)</w:t>
            </w:r>
            <w:r w:rsidRPr="0056185C">
              <w:rPr>
                <w:rFonts w:ascii="Arial" w:hAnsi="Arial" w:eastAsia="Meiryo" w:cs="Arial"/>
                <w:color w:val="FFFFFF" w:themeColor="background1"/>
                <w:sz w:val="20"/>
                <w:szCs w:val="20"/>
                <w:lang w:val="en-CA"/>
              </w:rPr>
              <w:t>.</w:t>
            </w:r>
          </w:p>
        </w:tc>
      </w:tr>
      <w:tr w:rsidRPr="0056185C" w:rsidR="0073652F" w:rsidTr="0073652F" w14:paraId="48B7573D" w14:textId="77777777">
        <w:trPr>
          <w:gridAfter w:val="1"/>
          <w:wAfter w:w="56" w:type="dxa"/>
          <w:trHeight w:val="683"/>
        </w:trPr>
        <w:tc>
          <w:tcPr>
            <w:cnfStyle w:val="001000000000" w:firstRow="0" w:lastRow="0" w:firstColumn="1" w:lastColumn="0" w:oddVBand="0" w:evenVBand="0" w:oddHBand="0" w:evenHBand="0" w:firstRowFirstColumn="0" w:firstRowLastColumn="0" w:lastRowFirstColumn="0" w:lastRowLastColumn="0"/>
            <w:tcW w:w="1758" w:type="dxa"/>
            <w:gridSpan w:val="2"/>
            <w:vMerge w:val="restart"/>
            <w:tcBorders>
              <w:top w:val="single" w:color="BABABA" w:themeColor="text1" w:themeTint="66" w:sz="4" w:space="0"/>
              <w:right w:val="single" w:color="D0CECE" w:sz="4" w:space="0"/>
            </w:tcBorders>
            <w:shd w:val="clear" w:color="auto" w:fill="0B4A72" w:themeFill="text2"/>
          </w:tcPr>
          <w:p w:rsidRPr="0056185C" w:rsidR="000F7660" w:rsidP="0073652F" w:rsidRDefault="000F7660" w14:paraId="25241F4D" w14:textId="0BA51F7A">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1217" w:type="dxa"/>
            <w:vMerge w:val="restart"/>
            <w:tcBorders>
              <w:top w:val="single" w:color="BABABA" w:themeColor="text1" w:themeTint="66" w:sz="4" w:space="0"/>
              <w:left w:val="single" w:color="D0CECE" w:sz="4" w:space="0"/>
              <w:right w:val="single" w:color="D0CECE" w:sz="4" w:space="0"/>
            </w:tcBorders>
            <w:shd w:val="clear" w:color="auto" w:fill="0B4A72" w:themeFill="text2"/>
          </w:tcPr>
          <w:p w:rsidRPr="0056185C" w:rsidR="000F7660" w:rsidP="0073652F" w:rsidRDefault="000F7660" w14:paraId="75D19DB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260" w:type="dxa"/>
            <w:vMerge w:val="restart"/>
            <w:tcBorders>
              <w:top w:val="single" w:color="D0CECE" w:sz="4" w:space="0"/>
              <w:left w:val="single" w:color="D0CECE" w:sz="4" w:space="0"/>
            </w:tcBorders>
            <w:shd w:val="clear" w:color="auto" w:fill="0B4A72" w:themeFill="text2"/>
          </w:tcPr>
          <w:p w:rsidRPr="0056185C" w:rsidR="000F7660" w:rsidP="0073652F" w:rsidRDefault="000F7660" w14:paraId="059D7AE3"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c>
          <w:tcPr>
            <w:tcW w:w="450" w:type="dxa"/>
            <w:vMerge/>
          </w:tcPr>
          <w:p w:rsidRPr="0056185C" w:rsidR="000F7660" w:rsidP="0073652F" w:rsidRDefault="000F7660" w14:paraId="0580097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893" w:type="dxa"/>
            <w:gridSpan w:val="2"/>
            <w:vMerge w:val="restart"/>
            <w:tcBorders>
              <w:top w:val="single" w:color="D0CECE" w:sz="4" w:space="0"/>
              <w:right w:val="single" w:color="D0CECE" w:sz="4" w:space="0"/>
            </w:tcBorders>
            <w:shd w:val="clear" w:color="auto" w:fill="0B4A72" w:themeFill="text2"/>
          </w:tcPr>
          <w:p w:rsidRPr="0056185C" w:rsidR="000F7660" w:rsidP="0073652F" w:rsidRDefault="000F7660" w14:paraId="1BF8F500"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plus a</w:t>
            </w:r>
          </w:p>
        </w:tc>
        <w:tc>
          <w:tcPr>
            <w:tcW w:w="2693" w:type="dxa"/>
            <w:gridSpan w:val="3"/>
            <w:tcBorders>
              <w:top w:val="single" w:color="D0CECE" w:sz="4" w:space="0"/>
              <w:left w:val="single" w:color="D0CECE" w:sz="4" w:space="0"/>
              <w:right w:val="single" w:color="D0CECE" w:sz="4" w:space="0"/>
            </w:tcBorders>
            <w:shd w:val="clear" w:color="auto" w:fill="0B4A72" w:themeFill="text2"/>
          </w:tcPr>
          <w:p w:rsidRPr="0056185C" w:rsidR="000F7660" w:rsidP="0073652F" w:rsidRDefault="000F7660" w14:paraId="7AAA39A7" w14:textId="320D71A4">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444" w:type="dxa"/>
            <w:vMerge w:val="restart"/>
            <w:tcBorders>
              <w:top w:val="single" w:color="D0CECE" w:sz="4" w:space="0"/>
              <w:left w:val="single" w:color="D0CECE" w:sz="4" w:space="0"/>
            </w:tcBorders>
            <w:shd w:val="clear" w:color="auto" w:fill="0B4A72" w:themeFill="text2"/>
          </w:tcPr>
          <w:p w:rsidRPr="0056185C" w:rsidR="000F7660" w:rsidP="0073652F" w:rsidRDefault="000F7660" w14:paraId="634AD417" w14:textId="36A8895B">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4F16A7" w:rsidTr="009C7E5D" w14:paraId="5F86C752" w14:textId="77777777">
        <w:trPr>
          <w:gridAfter w:val="1"/>
          <w:cnfStyle w:val="000000100000" w:firstRow="0" w:lastRow="0" w:firstColumn="0" w:lastColumn="0" w:oddVBand="0" w:evenVBand="0" w:oddHBand="1" w:evenHBand="0" w:firstRowFirstColumn="0" w:firstRowLastColumn="0" w:lastRowFirstColumn="0" w:lastRowLastColumn="0"/>
          <w:wAfter w:w="56" w:type="dxa"/>
          <w:trHeight w:val="810"/>
        </w:trPr>
        <w:tc>
          <w:tcPr>
            <w:cnfStyle w:val="001000000000" w:firstRow="0" w:lastRow="0" w:firstColumn="1" w:lastColumn="0" w:oddVBand="0" w:evenVBand="0" w:oddHBand="0" w:evenHBand="0" w:firstRowFirstColumn="0" w:firstRowLastColumn="0" w:lastRowFirstColumn="0" w:lastRowLastColumn="0"/>
            <w:tcW w:w="1758" w:type="dxa"/>
            <w:gridSpan w:val="2"/>
            <w:vMerge/>
            <w:tcBorders>
              <w:right w:val="single" w:color="D0CECE" w:sz="4" w:space="0"/>
            </w:tcBorders>
            <w:shd w:val="clear" w:color="auto" w:fill="0B4A72" w:themeFill="text2"/>
          </w:tcPr>
          <w:p w:rsidRPr="0056185C" w:rsidR="000F7660" w:rsidP="0073652F" w:rsidRDefault="000F7660" w14:paraId="6C34C7BD" w14:textId="77777777">
            <w:pPr>
              <w:jc w:val="center"/>
              <w:rPr>
                <w:rFonts w:ascii="Arial" w:hAnsi="Arial" w:eastAsia="Meiryo" w:cs="Arial"/>
                <w:color w:val="FFFFFF" w:themeColor="background1"/>
                <w:sz w:val="20"/>
                <w:szCs w:val="20"/>
                <w:lang w:val="en-CA"/>
              </w:rPr>
            </w:pPr>
          </w:p>
        </w:tc>
        <w:tc>
          <w:tcPr>
            <w:tcW w:w="1217" w:type="dxa"/>
            <w:vMerge/>
            <w:tcBorders>
              <w:left w:val="single" w:color="D0CECE" w:sz="4" w:space="0"/>
              <w:right w:val="single" w:color="D0CECE" w:sz="4" w:space="0"/>
            </w:tcBorders>
            <w:shd w:val="clear" w:color="auto" w:fill="0B4A72" w:themeFill="text2"/>
          </w:tcPr>
          <w:p w:rsidRPr="0056185C" w:rsidR="000F7660" w:rsidP="0073652F" w:rsidRDefault="000F7660" w14:paraId="3FDF8EE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260" w:type="dxa"/>
            <w:vMerge/>
            <w:tcBorders>
              <w:left w:val="single" w:color="D0CECE" w:sz="4" w:space="0"/>
            </w:tcBorders>
            <w:shd w:val="clear" w:color="auto" w:fill="0B4A72" w:themeFill="text2"/>
          </w:tcPr>
          <w:p w:rsidRPr="0056185C" w:rsidR="000F7660" w:rsidP="0073652F" w:rsidRDefault="000F7660" w14:paraId="7E7912E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450" w:type="dxa"/>
            <w:vMerge/>
          </w:tcPr>
          <w:p w:rsidRPr="0056185C" w:rsidR="000F7660" w:rsidP="0073652F" w:rsidRDefault="000F7660" w14:paraId="05D6CE2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893" w:type="dxa"/>
            <w:gridSpan w:val="2"/>
            <w:vMerge/>
            <w:tcBorders>
              <w:right w:val="single" w:color="D0CECE" w:sz="4" w:space="0"/>
            </w:tcBorders>
            <w:shd w:val="clear" w:color="auto" w:fill="0B4A72" w:themeFill="text2"/>
          </w:tcPr>
          <w:p w:rsidRPr="0056185C" w:rsidR="000F7660" w:rsidP="0073652F" w:rsidRDefault="000F7660" w14:paraId="1CAEBA6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982" w:type="dxa"/>
            <w:tcBorders>
              <w:top w:val="single" w:color="D0CECE" w:sz="4" w:space="0"/>
              <w:left w:val="single" w:color="D0CECE" w:sz="4" w:space="0"/>
              <w:right w:val="single" w:color="D0CECE" w:sz="4" w:space="0"/>
            </w:tcBorders>
            <w:shd w:val="clear" w:color="auto" w:fill="0B4A72" w:themeFill="text2"/>
          </w:tcPr>
          <w:p w:rsidRPr="0056185C" w:rsidR="000F7660" w:rsidP="0073652F" w:rsidRDefault="00CE5B41" w14:paraId="65473242" w14:textId="00FA3B63">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810" w:type="dxa"/>
            <w:tcBorders>
              <w:top w:val="single" w:color="D0CECE" w:sz="4" w:space="0"/>
              <w:left w:val="single" w:color="D0CECE" w:sz="4" w:space="0"/>
              <w:right w:val="single" w:color="D0CECE" w:sz="4" w:space="0"/>
            </w:tcBorders>
            <w:shd w:val="clear" w:color="auto" w:fill="0B4A72" w:themeFill="text2"/>
          </w:tcPr>
          <w:p w:rsidRPr="0056185C" w:rsidR="000F7660" w:rsidP="0073652F" w:rsidRDefault="00CE5B41" w14:paraId="775FF9F2" w14:textId="008A718D">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AVC</w:t>
            </w:r>
          </w:p>
        </w:tc>
        <w:tc>
          <w:tcPr>
            <w:tcW w:w="901" w:type="dxa"/>
            <w:tcBorders>
              <w:top w:val="single" w:color="D0CECE" w:sz="4" w:space="0"/>
              <w:left w:val="single" w:color="D0CECE" w:sz="4" w:space="0"/>
              <w:right w:val="single" w:color="D0CECE" w:sz="4" w:space="0"/>
            </w:tcBorders>
            <w:shd w:val="clear" w:color="auto" w:fill="0B4A72" w:themeFill="text2"/>
          </w:tcPr>
          <w:p w:rsidRPr="0056185C" w:rsidR="000F7660" w:rsidP="0073652F" w:rsidRDefault="00CE5B41" w14:paraId="7631E944" w14:textId="78A19093">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1444" w:type="dxa"/>
            <w:vMerge/>
            <w:tcBorders>
              <w:left w:val="single" w:color="D0CECE" w:sz="4" w:space="0"/>
            </w:tcBorders>
            <w:shd w:val="clear" w:color="auto" w:fill="0B4A72" w:themeFill="text2"/>
          </w:tcPr>
          <w:p w:rsidRPr="0056185C" w:rsidR="000F7660" w:rsidP="0073652F" w:rsidRDefault="000F7660" w14:paraId="73CECC7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425750" w:rsidTr="009C7E5D" w14:paraId="717D53EB" w14:textId="77777777">
        <w:trPr>
          <w:trHeight w:val="657"/>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146928" w:rsidP="0073652F" w:rsidRDefault="00146928" w14:paraId="3C9A93AE"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417" w:type="dxa"/>
            <w:tcBorders>
              <w:left w:val="single" w:color="D0CECE" w:sz="4" w:space="0"/>
              <w:right w:val="single" w:color="D0CECE" w:sz="4" w:space="0"/>
            </w:tcBorders>
            <w:shd w:val="clear" w:color="auto" w:fill="auto"/>
          </w:tcPr>
          <w:p w:rsidRPr="0056185C" w:rsidR="00146928" w:rsidP="0073652F" w:rsidRDefault="00146928" w14:paraId="11204FD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50% spousal pension</w:t>
            </w:r>
          </w:p>
        </w:tc>
        <w:tc>
          <w:tcPr>
            <w:tcW w:w="1217" w:type="dxa"/>
            <w:tcBorders>
              <w:left w:val="single" w:color="D0CECE" w:sz="4" w:space="0"/>
              <w:right w:val="single" w:color="D0CECE" w:sz="4" w:space="0"/>
            </w:tcBorders>
            <w:shd w:val="clear" w:color="auto" w:fill="auto"/>
          </w:tcPr>
          <w:p w:rsidRPr="0056185C" w:rsidR="00146928" w:rsidP="0073652F" w:rsidRDefault="00146928" w14:paraId="1FA44FA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146928" w:rsidP="0073652F" w:rsidRDefault="00146928" w14:paraId="7D8FFA3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[UPPJS50%Spouse]</w:t>
            </w:r>
            <w:r w:rsidRPr="0056185C">
              <w:rPr>
                <w:rFonts w:ascii="Arial" w:hAnsi="Arial" w:eastAsia="Meiryo" w:cs="Arial"/>
                <w:color w:val="555555"/>
                <w:sz w:val="20"/>
                <w:szCs w:val="20"/>
                <w:lang w:val="en-CA"/>
              </w:rPr>
              <w:t xml:space="preserve"> </w:t>
            </w:r>
          </w:p>
        </w:tc>
        <w:tc>
          <w:tcPr>
            <w:tcW w:w="450" w:type="dxa"/>
            <w:vMerge/>
          </w:tcPr>
          <w:p w:rsidRPr="0056185C" w:rsidR="00146928" w:rsidP="0073652F" w:rsidRDefault="00146928" w14:paraId="177E7C8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146928" w:rsidP="0073652F" w:rsidRDefault="00146928" w14:paraId="6A7B0BA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418" w:type="dxa"/>
            <w:tcBorders>
              <w:left w:val="single" w:color="D0CECE" w:sz="4" w:space="0"/>
              <w:right w:val="single" w:color="D0CECE" w:sz="4" w:space="0"/>
            </w:tcBorders>
            <w:shd w:val="clear" w:color="auto" w:fill="auto"/>
          </w:tcPr>
          <w:p w:rsidRPr="0056185C" w:rsidR="00146928" w:rsidP="0073652F" w:rsidRDefault="00146928" w14:paraId="0D7AAE4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982" w:type="dxa"/>
            <w:tcBorders>
              <w:left w:val="single" w:color="D0CECE" w:sz="4" w:space="0"/>
              <w:right w:val="single" w:color="D0CECE" w:sz="4" w:space="0"/>
            </w:tcBorders>
            <w:shd w:val="clear" w:color="auto" w:fill="auto"/>
          </w:tcPr>
          <w:p w:rsidRPr="0056185C" w:rsidR="00146928" w:rsidP="0073652F" w:rsidRDefault="00146928" w14:paraId="367CC4D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tcPr>
          <w:p w:rsidRPr="0056185C" w:rsidR="00146928" w:rsidP="0073652F" w:rsidRDefault="00146928" w14:paraId="768A7A2F" w14:textId="16DFC4D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tcPr>
          <w:p w:rsidRPr="0056185C" w:rsidR="00146928" w:rsidP="0073652F" w:rsidRDefault="00146928" w14:paraId="2C7DFAC1" w14:textId="218E9B5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auto"/>
          </w:tcPr>
          <w:p w:rsidRPr="0056185C" w:rsidR="00146928" w:rsidP="0073652F" w:rsidRDefault="00146928" w14:paraId="6B9941C7" w14:textId="2E8BB1E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F16A7" w:rsidTr="009C7E5D" w14:paraId="23CBFF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146928" w:rsidP="0073652F" w:rsidRDefault="00146928" w14:paraId="70095C79"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417" w:type="dxa"/>
            <w:tcBorders>
              <w:left w:val="single" w:color="D0CECE" w:sz="4" w:space="0"/>
              <w:right w:val="single" w:color="D0CECE" w:sz="4" w:space="0"/>
            </w:tcBorders>
            <w:shd w:val="clear" w:color="auto" w:fill="FFF8EF"/>
          </w:tcPr>
          <w:p w:rsidRPr="0056185C" w:rsidR="00146928" w:rsidP="0073652F" w:rsidRDefault="00146928" w14:paraId="322D82C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60% spousal pension</w:t>
            </w:r>
          </w:p>
        </w:tc>
        <w:tc>
          <w:tcPr>
            <w:tcW w:w="1217" w:type="dxa"/>
            <w:tcBorders>
              <w:left w:val="single" w:color="D0CECE" w:sz="4" w:space="0"/>
              <w:right w:val="single" w:color="D0CECE" w:sz="4" w:space="0"/>
            </w:tcBorders>
            <w:shd w:val="clear" w:color="auto" w:fill="FFF8EF"/>
          </w:tcPr>
          <w:p w:rsidRPr="0056185C" w:rsidR="00146928" w:rsidP="0073652F" w:rsidRDefault="00146928" w14:paraId="16FEA04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146928" w:rsidP="0073652F" w:rsidRDefault="00146928" w14:paraId="4158708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[UPPJS60%Spouse]</w:t>
            </w:r>
            <w:r w:rsidRPr="0056185C">
              <w:rPr>
                <w:rFonts w:ascii="Arial" w:hAnsi="Arial" w:eastAsia="Meiryo" w:cs="Arial"/>
                <w:color w:val="555555"/>
                <w:sz w:val="20"/>
                <w:szCs w:val="20"/>
                <w:lang w:val="en-CA"/>
              </w:rPr>
              <w:t xml:space="preserve"> </w:t>
            </w:r>
          </w:p>
        </w:tc>
        <w:tc>
          <w:tcPr>
            <w:tcW w:w="450" w:type="dxa"/>
            <w:vMerge/>
          </w:tcPr>
          <w:p w:rsidRPr="0056185C" w:rsidR="00146928" w:rsidP="0073652F" w:rsidRDefault="00146928" w14:paraId="78E2D57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146928" w:rsidP="0073652F" w:rsidRDefault="00146928" w14:paraId="31244D4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418" w:type="dxa"/>
            <w:tcBorders>
              <w:left w:val="single" w:color="D0CECE" w:sz="4" w:space="0"/>
              <w:right w:val="single" w:color="D0CECE" w:sz="4" w:space="0"/>
            </w:tcBorders>
            <w:shd w:val="clear" w:color="auto" w:fill="FFF8EF"/>
          </w:tcPr>
          <w:p w:rsidRPr="0056185C" w:rsidR="00146928" w:rsidP="0073652F" w:rsidRDefault="00146928" w14:paraId="58B5CA8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5-year guarantee</w:t>
            </w:r>
          </w:p>
        </w:tc>
        <w:tc>
          <w:tcPr>
            <w:tcW w:w="982" w:type="dxa"/>
            <w:tcBorders>
              <w:left w:val="single" w:color="D0CECE" w:sz="4" w:space="0"/>
              <w:right w:val="single" w:color="D0CECE" w:sz="4" w:space="0"/>
            </w:tcBorders>
            <w:shd w:val="clear" w:color="auto" w:fill="FFF8EF"/>
          </w:tcPr>
          <w:p w:rsidRPr="0056185C" w:rsidR="00146928" w:rsidP="0073652F" w:rsidRDefault="00146928" w14:paraId="512865A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shd w:val="clear" w:color="auto" w:fill="FFF8EF"/>
          </w:tcPr>
          <w:p w:rsidRPr="0056185C" w:rsidR="00146928" w:rsidP="0073652F" w:rsidRDefault="00146928" w14:paraId="3DF1F80A" w14:textId="76E9ED0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shd w:val="clear" w:color="auto" w:fill="FFF8EF"/>
          </w:tcPr>
          <w:p w:rsidRPr="0056185C" w:rsidR="00146928" w:rsidP="0073652F" w:rsidRDefault="00146928" w14:paraId="54C82B5D" w14:textId="073848D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FFF8EF"/>
          </w:tcPr>
          <w:p w:rsidRPr="0056185C" w:rsidR="00146928" w:rsidP="0073652F" w:rsidRDefault="00146928" w14:paraId="15D1919D" w14:textId="7434788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25750" w:rsidTr="009C7E5D" w14:paraId="76FE978F" w14:textId="77777777">
        <w:trPr>
          <w:trHeight w:val="441"/>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146928" w:rsidP="0073652F" w:rsidRDefault="00146928" w14:paraId="6423943B"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3</w:t>
            </w:r>
          </w:p>
        </w:tc>
        <w:tc>
          <w:tcPr>
            <w:tcW w:w="1417" w:type="dxa"/>
            <w:tcBorders>
              <w:left w:val="single" w:color="D0CECE" w:sz="4" w:space="0"/>
              <w:right w:val="single" w:color="D0CECE" w:sz="4" w:space="0"/>
            </w:tcBorders>
            <w:shd w:val="clear" w:color="auto" w:fill="auto"/>
          </w:tcPr>
          <w:p w:rsidRPr="0056185C" w:rsidR="00146928" w:rsidP="0073652F" w:rsidRDefault="00146928" w14:paraId="43FA783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80% spousal pension</w:t>
            </w:r>
          </w:p>
        </w:tc>
        <w:tc>
          <w:tcPr>
            <w:tcW w:w="1217" w:type="dxa"/>
            <w:tcBorders>
              <w:left w:val="single" w:color="D0CECE" w:sz="4" w:space="0"/>
              <w:right w:val="single" w:color="D0CECE" w:sz="4" w:space="0"/>
            </w:tcBorders>
            <w:shd w:val="clear" w:color="auto" w:fill="auto"/>
          </w:tcPr>
          <w:p w:rsidRPr="0056185C" w:rsidR="00146928" w:rsidP="0073652F" w:rsidRDefault="00146928" w14:paraId="7AE1EB0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146928" w:rsidP="0073652F" w:rsidRDefault="00146928" w14:paraId="4803709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[UPPJS80%Spouse]</w:t>
            </w:r>
            <w:r w:rsidRPr="0056185C">
              <w:rPr>
                <w:rFonts w:ascii="Arial" w:hAnsi="Arial" w:eastAsia="Meiryo" w:cs="Arial"/>
                <w:color w:val="555555"/>
                <w:sz w:val="20"/>
                <w:szCs w:val="20"/>
                <w:lang w:val="en-CA"/>
              </w:rPr>
              <w:t xml:space="preserve"> </w:t>
            </w:r>
          </w:p>
        </w:tc>
        <w:tc>
          <w:tcPr>
            <w:tcW w:w="450" w:type="dxa"/>
            <w:vMerge/>
            <w:shd w:val="clear" w:color="auto" w:fill="auto"/>
          </w:tcPr>
          <w:p w:rsidRPr="0056185C" w:rsidR="00146928" w:rsidP="0073652F" w:rsidRDefault="00146928" w14:paraId="47026DE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146928" w:rsidP="0073652F" w:rsidRDefault="00146928" w14:paraId="433E063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418" w:type="dxa"/>
            <w:tcBorders>
              <w:left w:val="single" w:color="D0CECE" w:sz="4" w:space="0"/>
              <w:right w:val="single" w:color="D0CECE" w:sz="4" w:space="0"/>
            </w:tcBorders>
            <w:shd w:val="clear" w:color="auto" w:fill="auto"/>
          </w:tcPr>
          <w:p w:rsidRPr="0056185C" w:rsidR="00146928" w:rsidP="0073652F" w:rsidRDefault="00146928" w14:paraId="3D82202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982" w:type="dxa"/>
            <w:tcBorders>
              <w:left w:val="single" w:color="D0CECE" w:sz="4" w:space="0"/>
              <w:right w:val="single" w:color="D0CECE" w:sz="4" w:space="0"/>
            </w:tcBorders>
            <w:shd w:val="clear" w:color="auto" w:fill="auto"/>
          </w:tcPr>
          <w:p w:rsidRPr="0056185C" w:rsidR="00146928" w:rsidP="0073652F" w:rsidRDefault="00146928" w14:paraId="4418A21B" w14:textId="441D1C1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E95048">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tcPr>
          <w:p w:rsidRPr="0056185C" w:rsidR="00146928" w:rsidP="0073652F" w:rsidRDefault="00146928" w14:paraId="14A5C459" w14:textId="2BCAD0E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E95048">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tcPr>
          <w:p w:rsidRPr="0056185C" w:rsidR="00146928" w:rsidP="0073652F" w:rsidRDefault="00146928" w14:paraId="4F6A114E" w14:textId="1EBC289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E95048">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auto"/>
          </w:tcPr>
          <w:p w:rsidRPr="0056185C" w:rsidR="00146928" w:rsidP="0073652F" w:rsidRDefault="00146928" w14:paraId="000FBE27" w14:textId="1D810D8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[WLUJS60%G10Spouse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F16A7" w:rsidTr="009C7E5D" w14:paraId="41AD4A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146928" w:rsidP="0073652F" w:rsidRDefault="00146928" w14:paraId="20094E66"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4</w:t>
            </w:r>
          </w:p>
        </w:tc>
        <w:tc>
          <w:tcPr>
            <w:tcW w:w="1417" w:type="dxa"/>
            <w:tcBorders>
              <w:left w:val="single" w:color="D0CECE" w:sz="4" w:space="0"/>
              <w:right w:val="single" w:color="D0CECE" w:sz="4" w:space="0"/>
            </w:tcBorders>
            <w:shd w:val="clear" w:color="auto" w:fill="FFF8EF"/>
          </w:tcPr>
          <w:p w:rsidRPr="0056185C" w:rsidR="00146928" w:rsidP="0073652F" w:rsidRDefault="00146928" w14:paraId="2011738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100% spousal pension</w:t>
            </w:r>
          </w:p>
        </w:tc>
        <w:tc>
          <w:tcPr>
            <w:tcW w:w="1217" w:type="dxa"/>
            <w:tcBorders>
              <w:left w:val="single" w:color="D0CECE" w:sz="4" w:space="0"/>
              <w:right w:val="single" w:color="D0CECE" w:sz="4" w:space="0"/>
            </w:tcBorders>
            <w:shd w:val="clear" w:color="auto" w:fill="FFF8EF"/>
          </w:tcPr>
          <w:p w:rsidRPr="0056185C" w:rsidR="00146928" w:rsidP="0073652F" w:rsidRDefault="00146928" w14:paraId="5888C42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146928" w:rsidP="0073652F" w:rsidRDefault="00146928" w14:paraId="11DAC18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[UPPJS100%Spouse]</w:t>
            </w:r>
            <w:r w:rsidRPr="0056185C">
              <w:rPr>
                <w:rFonts w:ascii="Arial" w:hAnsi="Arial" w:eastAsia="Meiryo" w:cs="Arial"/>
                <w:color w:val="555555"/>
                <w:sz w:val="20"/>
                <w:szCs w:val="20"/>
                <w:lang w:val="en-CA"/>
              </w:rPr>
              <w:t xml:space="preserve"> </w:t>
            </w:r>
          </w:p>
        </w:tc>
        <w:tc>
          <w:tcPr>
            <w:tcW w:w="450" w:type="dxa"/>
            <w:vMerge/>
          </w:tcPr>
          <w:p w:rsidRPr="0056185C" w:rsidR="00146928" w:rsidP="0073652F" w:rsidRDefault="00146928" w14:paraId="103FF17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146928" w:rsidP="0073652F" w:rsidRDefault="00146928" w14:paraId="001F921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418" w:type="dxa"/>
            <w:tcBorders>
              <w:left w:val="single" w:color="D0CECE" w:sz="4" w:space="0"/>
              <w:right w:val="single" w:color="D0CECE" w:sz="4" w:space="0"/>
            </w:tcBorders>
            <w:shd w:val="clear" w:color="auto" w:fill="FFF8EF"/>
          </w:tcPr>
          <w:p w:rsidRPr="0056185C" w:rsidR="00146928" w:rsidP="0073652F" w:rsidRDefault="00146928" w14:paraId="56343BB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982" w:type="dxa"/>
            <w:tcBorders>
              <w:left w:val="single" w:color="D0CECE" w:sz="4" w:space="0"/>
              <w:right w:val="single" w:color="D0CECE" w:sz="4" w:space="0"/>
            </w:tcBorders>
            <w:shd w:val="clear" w:color="auto" w:fill="FFF8EF"/>
          </w:tcPr>
          <w:p w:rsidRPr="0056185C" w:rsidR="00146928" w:rsidP="0073652F" w:rsidRDefault="00146928" w14:paraId="2CE4DB7E" w14:textId="336F304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853F9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shd w:val="clear" w:color="auto" w:fill="FFF8EF"/>
          </w:tcPr>
          <w:p w:rsidRPr="0056185C" w:rsidR="00146928" w:rsidP="0073652F" w:rsidRDefault="00146928" w14:paraId="3010BB17" w14:textId="4B9C0FC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853F9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shd w:val="clear" w:color="auto" w:fill="FFF8EF"/>
          </w:tcPr>
          <w:p w:rsidRPr="0056185C" w:rsidR="00146928" w:rsidP="0073652F" w:rsidRDefault="00146928" w14:paraId="0361FC76" w14:textId="3D16F68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853F9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FFF8EF"/>
          </w:tcPr>
          <w:p w:rsidRPr="0056185C" w:rsidR="00146928" w:rsidP="0073652F" w:rsidRDefault="00146928" w14:paraId="62C52F1D" w14:textId="44F3406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[WLUJS60%G15Spouse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25750" w:rsidTr="009C7E5D" w14:paraId="326F19C0" w14:textId="77777777">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146928" w:rsidP="0073652F" w:rsidRDefault="00146928" w14:paraId="30033D45"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5</w:t>
            </w:r>
          </w:p>
        </w:tc>
        <w:tc>
          <w:tcPr>
            <w:tcW w:w="1417" w:type="dxa"/>
            <w:tcBorders>
              <w:left w:val="single" w:color="D0CECE" w:sz="4" w:space="0"/>
              <w:right w:val="single" w:color="D0CECE" w:sz="4" w:space="0"/>
            </w:tcBorders>
            <w:shd w:val="clear" w:color="auto" w:fill="auto"/>
          </w:tcPr>
          <w:p w:rsidRPr="0056185C" w:rsidR="00146928" w:rsidP="0073652F" w:rsidRDefault="00146928" w14:paraId="07525E41" w14:textId="0C7D8D5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50% spousal pension with a </w:t>
            </w:r>
            <w:r w:rsidRPr="0056185C">
              <w:rPr>
                <w:rFonts w:ascii="Arial" w:hAnsi="Arial" w:cs="Arial"/>
                <w:color w:val="555555"/>
                <w:sz w:val="20"/>
                <w:szCs w:val="20"/>
                <w:lang w:val="en-CA"/>
              </w:rPr>
              <w:t>10-year guarantee</w:t>
            </w:r>
          </w:p>
        </w:tc>
        <w:tc>
          <w:tcPr>
            <w:tcW w:w="1217" w:type="dxa"/>
            <w:tcBorders>
              <w:left w:val="single" w:color="D0CECE" w:sz="4" w:space="0"/>
              <w:right w:val="single" w:color="D0CECE" w:sz="4" w:space="0"/>
            </w:tcBorders>
            <w:shd w:val="clear" w:color="auto" w:fill="auto"/>
          </w:tcPr>
          <w:p w:rsidRPr="0056185C" w:rsidR="00146928" w:rsidP="0073652F" w:rsidRDefault="00146928" w14:paraId="7DF6A37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50%G10]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146928" w:rsidP="0073652F" w:rsidRDefault="00146928" w14:paraId="79E969AF"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$[UPPJS50%G10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50" w:type="dxa"/>
            <w:vMerge/>
            <w:shd w:val="clear" w:color="auto" w:fill="auto"/>
          </w:tcPr>
          <w:p w:rsidRPr="0056185C" w:rsidR="00146928" w:rsidP="0073652F" w:rsidRDefault="00146928" w14:paraId="0A8868F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146928" w:rsidP="0073652F" w:rsidRDefault="00146928" w14:paraId="2E2FB87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p>
        </w:tc>
        <w:tc>
          <w:tcPr>
            <w:tcW w:w="1418" w:type="dxa"/>
            <w:tcBorders>
              <w:left w:val="single" w:color="D0CECE" w:sz="4" w:space="0"/>
              <w:right w:val="single" w:color="D0CECE" w:sz="4" w:space="0"/>
            </w:tcBorders>
            <w:shd w:val="clear" w:color="auto" w:fill="auto"/>
          </w:tcPr>
          <w:p w:rsidRPr="0056185C" w:rsidR="00146928" w:rsidP="0073652F" w:rsidRDefault="00146928" w14:paraId="77C4031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982" w:type="dxa"/>
            <w:tcBorders>
              <w:left w:val="single" w:color="D0CECE" w:sz="4" w:space="0"/>
              <w:right w:val="single" w:color="D0CECE" w:sz="4" w:space="0"/>
            </w:tcBorders>
            <w:shd w:val="clear" w:color="auto" w:fill="auto"/>
          </w:tcPr>
          <w:p w:rsidRPr="0056185C" w:rsidR="00146928" w:rsidP="0073652F" w:rsidRDefault="00146928" w14:paraId="35B892F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tcPr>
          <w:p w:rsidRPr="0056185C" w:rsidR="00146928" w:rsidP="0073652F" w:rsidRDefault="00146928" w14:paraId="52790CA4" w14:textId="69D9865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tcPr>
          <w:p w:rsidRPr="0056185C" w:rsidR="00146928" w:rsidP="0073652F" w:rsidRDefault="00146928" w14:paraId="2DE9DE79" w14:textId="5903FFF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auto"/>
          </w:tcPr>
          <w:p w:rsidRPr="0056185C" w:rsidR="00146928" w:rsidP="0073652F" w:rsidRDefault="00146928" w14:paraId="04EA7AA1" w14:textId="62E88E3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F16A7" w:rsidTr="009C7E5D" w14:paraId="136CA3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146928" w:rsidP="0073652F" w:rsidRDefault="00146928" w14:paraId="6B3BBB7B"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6</w:t>
            </w:r>
          </w:p>
        </w:tc>
        <w:tc>
          <w:tcPr>
            <w:tcW w:w="1417" w:type="dxa"/>
            <w:tcBorders>
              <w:left w:val="single" w:color="D0CECE" w:sz="4" w:space="0"/>
              <w:right w:val="single" w:color="D0CECE" w:sz="4" w:space="0"/>
            </w:tcBorders>
            <w:shd w:val="clear" w:color="auto" w:fill="FFF8EF"/>
          </w:tcPr>
          <w:p w:rsidRPr="0056185C" w:rsidR="00146928" w:rsidP="0073652F" w:rsidRDefault="00146928" w14:paraId="6D944AA0" w14:textId="47A3C88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60% spousal pension with a </w:t>
            </w:r>
            <w:r w:rsidRPr="0056185C">
              <w:rPr>
                <w:rFonts w:ascii="Arial" w:hAnsi="Arial" w:cs="Arial"/>
                <w:color w:val="555555"/>
                <w:sz w:val="20"/>
                <w:szCs w:val="20"/>
                <w:lang w:val="en-CA"/>
              </w:rPr>
              <w:t>10-year guarantee</w:t>
            </w:r>
          </w:p>
        </w:tc>
        <w:tc>
          <w:tcPr>
            <w:tcW w:w="1217" w:type="dxa"/>
            <w:tcBorders>
              <w:left w:val="single" w:color="D0CECE" w:sz="4" w:space="0"/>
              <w:right w:val="single" w:color="D0CECE" w:sz="4" w:space="0"/>
            </w:tcBorders>
            <w:shd w:val="clear" w:color="auto" w:fill="FFF8EF"/>
          </w:tcPr>
          <w:p w:rsidRPr="0056185C" w:rsidR="00146928" w:rsidP="0073652F" w:rsidRDefault="00146928" w14:paraId="6CFFE08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146928" w:rsidP="0073652F" w:rsidRDefault="00146928" w14:paraId="2F554D0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$[UPPJS60%G10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50" w:type="dxa"/>
            <w:vMerge/>
          </w:tcPr>
          <w:p w:rsidRPr="0056185C" w:rsidR="00146928" w:rsidP="0073652F" w:rsidRDefault="00146928" w14:paraId="767898A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146928" w:rsidP="0073652F" w:rsidRDefault="00146928" w14:paraId="0B84FE5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w:t>
            </w:r>
          </w:p>
        </w:tc>
        <w:tc>
          <w:tcPr>
            <w:tcW w:w="1418" w:type="dxa"/>
            <w:tcBorders>
              <w:left w:val="single" w:color="D0CECE" w:sz="4" w:space="0"/>
              <w:right w:val="single" w:color="D0CECE" w:sz="4" w:space="0"/>
            </w:tcBorders>
            <w:shd w:val="clear" w:color="auto" w:fill="FFF8EF"/>
          </w:tcPr>
          <w:p w:rsidRPr="0056185C" w:rsidR="00146928" w:rsidP="0073652F" w:rsidRDefault="00146928" w14:paraId="081ED23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5-year guarantee</w:t>
            </w:r>
          </w:p>
        </w:tc>
        <w:tc>
          <w:tcPr>
            <w:tcW w:w="982" w:type="dxa"/>
            <w:tcBorders>
              <w:left w:val="single" w:color="D0CECE" w:sz="4" w:space="0"/>
              <w:right w:val="single" w:color="D0CECE" w:sz="4" w:space="0"/>
            </w:tcBorders>
            <w:shd w:val="clear" w:color="auto" w:fill="FFF8EF"/>
          </w:tcPr>
          <w:p w:rsidRPr="0056185C" w:rsidR="00146928" w:rsidP="0073652F" w:rsidRDefault="00146928" w14:paraId="217228D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shd w:val="clear" w:color="auto" w:fill="FFF8EF"/>
          </w:tcPr>
          <w:p w:rsidRPr="0056185C" w:rsidR="00146928" w:rsidP="0073652F" w:rsidRDefault="00146928" w14:paraId="6A091B32" w14:textId="097F755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shd w:val="clear" w:color="auto" w:fill="FFF8EF"/>
          </w:tcPr>
          <w:p w:rsidRPr="0056185C" w:rsidR="00146928" w:rsidP="0073652F" w:rsidRDefault="00146928" w14:paraId="41651708" w14:textId="79C5061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FFF8EF"/>
          </w:tcPr>
          <w:p w:rsidRPr="0056185C" w:rsidR="00146928" w:rsidP="0073652F" w:rsidRDefault="00146928" w14:paraId="3395C328" w14:textId="50DD41C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25750" w:rsidTr="009C7E5D" w14:paraId="2F321DD4" w14:textId="77777777">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146928" w:rsidP="0073652F" w:rsidRDefault="00146928" w14:paraId="49C795BF"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7</w:t>
            </w:r>
          </w:p>
        </w:tc>
        <w:tc>
          <w:tcPr>
            <w:tcW w:w="1417" w:type="dxa"/>
            <w:tcBorders>
              <w:left w:val="single" w:color="D0CECE" w:sz="4" w:space="0"/>
              <w:right w:val="single" w:color="D0CECE" w:sz="4" w:space="0"/>
            </w:tcBorders>
            <w:shd w:val="clear" w:color="auto" w:fill="auto"/>
          </w:tcPr>
          <w:p w:rsidRPr="0056185C" w:rsidR="00146928" w:rsidP="0073652F" w:rsidRDefault="00146928" w14:paraId="08C89CDA" w14:textId="7150A3E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80% spousal pension with a </w:t>
            </w:r>
            <w:r w:rsidRPr="0056185C">
              <w:rPr>
                <w:rFonts w:ascii="Arial" w:hAnsi="Arial" w:cs="Arial"/>
                <w:color w:val="555555"/>
                <w:sz w:val="20"/>
                <w:szCs w:val="20"/>
                <w:lang w:val="en-CA"/>
              </w:rPr>
              <w:t>10-year guarantee</w:t>
            </w:r>
          </w:p>
        </w:tc>
        <w:tc>
          <w:tcPr>
            <w:tcW w:w="1217" w:type="dxa"/>
            <w:tcBorders>
              <w:left w:val="single" w:color="D0CECE" w:sz="4" w:space="0"/>
              <w:right w:val="single" w:color="D0CECE" w:sz="4" w:space="0"/>
            </w:tcBorders>
            <w:shd w:val="clear" w:color="auto" w:fill="auto"/>
          </w:tcPr>
          <w:p w:rsidRPr="0056185C" w:rsidR="00146928" w:rsidP="0073652F" w:rsidRDefault="00146928" w14:paraId="1336103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146928" w:rsidP="0073652F" w:rsidRDefault="00146928" w14:paraId="1C18F09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80%G10Spouse]</w:t>
            </w:r>
            <w:r w:rsidRPr="0056185C">
              <w:rPr>
                <w:rFonts w:ascii="Arial" w:hAnsi="Arial" w:eastAsia="Meiryo" w:cs="Arial"/>
                <w:color w:val="555555"/>
                <w:sz w:val="20"/>
                <w:szCs w:val="20"/>
                <w:lang w:val="en-CA"/>
              </w:rPr>
              <w:t xml:space="preserve"> </w:t>
            </w:r>
          </w:p>
        </w:tc>
        <w:tc>
          <w:tcPr>
            <w:tcW w:w="450" w:type="dxa"/>
            <w:vMerge/>
            <w:shd w:val="clear" w:color="auto" w:fill="auto"/>
          </w:tcPr>
          <w:p w:rsidRPr="0056185C" w:rsidR="00146928" w:rsidP="0073652F" w:rsidRDefault="00146928" w14:paraId="03D285D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146928" w:rsidP="0073652F" w:rsidRDefault="00146928" w14:paraId="3E64FFF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7</w:t>
            </w:r>
          </w:p>
        </w:tc>
        <w:tc>
          <w:tcPr>
            <w:tcW w:w="1418" w:type="dxa"/>
            <w:tcBorders>
              <w:left w:val="single" w:color="D0CECE" w:sz="4" w:space="0"/>
              <w:right w:val="single" w:color="D0CECE" w:sz="4" w:space="0"/>
            </w:tcBorders>
            <w:shd w:val="clear" w:color="auto" w:fill="auto"/>
          </w:tcPr>
          <w:p w:rsidRPr="0056185C" w:rsidR="00146928" w:rsidP="0073652F" w:rsidRDefault="00146928" w14:paraId="43BC7A6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982" w:type="dxa"/>
            <w:tcBorders>
              <w:left w:val="single" w:color="D0CECE" w:sz="4" w:space="0"/>
              <w:right w:val="single" w:color="D0CECE" w:sz="4" w:space="0"/>
            </w:tcBorders>
            <w:shd w:val="clear" w:color="auto" w:fill="auto"/>
          </w:tcPr>
          <w:p w:rsidRPr="0056185C" w:rsidR="00146928" w:rsidP="0073652F" w:rsidRDefault="00146928" w14:paraId="30B17D51" w14:textId="34FD593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B752B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w:t>
            </w:r>
            <w:r w:rsidRPr="0056185C">
              <w:rPr>
                <w:rFonts w:ascii="Arial" w:hAnsi="Arial" w:eastAsia="Meiryo" w:cs="Arial"/>
                <w:color w:val="555555"/>
                <w:sz w:val="20"/>
                <w:szCs w:val="20"/>
              </w:rPr>
              <w:t xml:space="preserve"> </w:t>
            </w:r>
          </w:p>
        </w:tc>
        <w:tc>
          <w:tcPr>
            <w:tcW w:w="810" w:type="dxa"/>
            <w:tcBorders>
              <w:left w:val="single" w:color="D0CECE" w:sz="4" w:space="0"/>
              <w:right w:val="single" w:color="D0CECE" w:sz="4" w:space="0"/>
            </w:tcBorders>
          </w:tcPr>
          <w:p w:rsidRPr="0056185C" w:rsidR="00146928" w:rsidP="0073652F" w:rsidRDefault="00146928" w14:paraId="29729660" w14:textId="76544C3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B752B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G10AVC]</w:t>
            </w:r>
            <w:r w:rsidRPr="0056185C">
              <w:rPr>
                <w:rFonts w:ascii="Arial" w:hAnsi="Arial" w:eastAsia="Meiryo" w:cs="Arial"/>
                <w:color w:val="555555"/>
                <w:sz w:val="20"/>
                <w:szCs w:val="20"/>
              </w:rPr>
              <w:t xml:space="preserve"> </w:t>
            </w:r>
          </w:p>
        </w:tc>
        <w:tc>
          <w:tcPr>
            <w:tcW w:w="901" w:type="dxa"/>
            <w:tcBorders>
              <w:left w:val="single" w:color="D0CECE" w:sz="4" w:space="0"/>
              <w:right w:val="single" w:color="D0CECE" w:sz="4" w:space="0"/>
            </w:tcBorders>
          </w:tcPr>
          <w:p w:rsidRPr="0056185C" w:rsidR="00146928" w:rsidP="0073652F" w:rsidRDefault="00146928" w14:paraId="58E1A3AD" w14:textId="1AFD1E3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B752B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G10Total]</w:t>
            </w:r>
            <w:r w:rsidRPr="0056185C">
              <w:rPr>
                <w:rFonts w:ascii="Arial" w:hAnsi="Arial" w:eastAsia="Meiryo" w:cs="Arial"/>
                <w:color w:val="555555"/>
                <w:sz w:val="20"/>
                <w:szCs w:val="20"/>
              </w:rPr>
              <w:t xml:space="preserve"> </w:t>
            </w:r>
          </w:p>
        </w:tc>
        <w:tc>
          <w:tcPr>
            <w:tcW w:w="1500" w:type="dxa"/>
            <w:gridSpan w:val="2"/>
            <w:tcBorders>
              <w:left w:val="single" w:color="D0CECE" w:sz="4" w:space="0"/>
            </w:tcBorders>
            <w:shd w:val="clear" w:color="auto" w:fill="auto"/>
          </w:tcPr>
          <w:p w:rsidRPr="0056185C" w:rsidR="00146928" w:rsidP="0073652F" w:rsidRDefault="00146928" w14:paraId="24215E79" w14:textId="1C0BFC2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[WLUJS100%G10Spouse</w:t>
            </w:r>
            <w:r w:rsidRPr="0056185C" w:rsidR="000E480F">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4F16A7" w:rsidTr="009C7E5D" w14:paraId="15C65E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bottom w:val="single" w:color="D0CECE" w:sz="4" w:space="0"/>
              <w:right w:val="single" w:color="D0CECE" w:sz="4" w:space="0"/>
            </w:tcBorders>
            <w:shd w:val="clear" w:color="auto" w:fill="FFF8EF"/>
          </w:tcPr>
          <w:p w:rsidRPr="0056185C" w:rsidR="00146928" w:rsidP="0073652F" w:rsidRDefault="00146928" w14:paraId="30AF07A3"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8</w:t>
            </w:r>
          </w:p>
        </w:tc>
        <w:tc>
          <w:tcPr>
            <w:tcW w:w="1417" w:type="dxa"/>
            <w:tcBorders>
              <w:left w:val="single" w:color="D0CECE" w:sz="4" w:space="0"/>
              <w:bottom w:val="single" w:color="D0CECE" w:sz="4" w:space="0"/>
              <w:right w:val="single" w:color="D0CECE" w:sz="4" w:space="0"/>
            </w:tcBorders>
            <w:shd w:val="clear" w:color="auto" w:fill="FFF8EF"/>
          </w:tcPr>
          <w:p w:rsidRPr="0056185C" w:rsidR="00146928" w:rsidP="0073652F" w:rsidRDefault="00146928" w14:paraId="45C4C5D7" w14:textId="3DADC6D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100% spousal pension with a </w:t>
            </w:r>
            <w:r w:rsidRPr="0056185C">
              <w:rPr>
                <w:rFonts w:ascii="Arial" w:hAnsi="Arial" w:cs="Arial"/>
                <w:color w:val="555555"/>
                <w:sz w:val="20"/>
                <w:szCs w:val="20"/>
                <w:lang w:val="en-CA"/>
              </w:rPr>
              <w:t>10-year guarantee</w:t>
            </w:r>
          </w:p>
        </w:tc>
        <w:tc>
          <w:tcPr>
            <w:tcW w:w="1217" w:type="dxa"/>
            <w:tcBorders>
              <w:left w:val="single" w:color="D0CECE" w:sz="4" w:space="0"/>
              <w:bottom w:val="single" w:color="D0CECE" w:sz="4" w:space="0"/>
              <w:right w:val="single" w:color="D0CECE" w:sz="4" w:space="0"/>
            </w:tcBorders>
            <w:shd w:val="clear" w:color="auto" w:fill="FFF8EF"/>
          </w:tcPr>
          <w:p w:rsidRPr="0056185C" w:rsidR="00146928" w:rsidP="0073652F" w:rsidRDefault="00146928" w14:paraId="28E6A9D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w:t>
            </w:r>
          </w:p>
        </w:tc>
        <w:tc>
          <w:tcPr>
            <w:tcW w:w="1260" w:type="dxa"/>
            <w:tcBorders>
              <w:left w:val="single" w:color="D0CECE" w:sz="4" w:space="0"/>
              <w:bottom w:val="single" w:color="D0CECE" w:sz="4" w:space="0"/>
            </w:tcBorders>
            <w:shd w:val="clear" w:color="auto" w:fill="FFF8EF"/>
          </w:tcPr>
          <w:p w:rsidRPr="0056185C" w:rsidR="00146928" w:rsidP="0073652F" w:rsidRDefault="00146928" w14:paraId="340E63B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100%G10Spouse]</w:t>
            </w:r>
          </w:p>
        </w:tc>
        <w:tc>
          <w:tcPr>
            <w:tcW w:w="450" w:type="dxa"/>
            <w:vMerge/>
          </w:tcPr>
          <w:p w:rsidRPr="0056185C" w:rsidR="00146928" w:rsidP="0073652F" w:rsidRDefault="00146928" w14:paraId="271334D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bottom w:val="single" w:color="D0CECE" w:sz="4" w:space="0"/>
              <w:right w:val="single" w:color="D0CECE" w:sz="4" w:space="0"/>
            </w:tcBorders>
            <w:shd w:val="clear" w:color="auto" w:fill="FFF8EF"/>
          </w:tcPr>
          <w:p w:rsidRPr="0056185C" w:rsidR="00146928" w:rsidP="0073652F" w:rsidRDefault="00146928" w14:paraId="26DE4CF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w:t>
            </w:r>
          </w:p>
        </w:tc>
        <w:tc>
          <w:tcPr>
            <w:tcW w:w="1418" w:type="dxa"/>
            <w:tcBorders>
              <w:left w:val="single" w:color="D0CECE" w:sz="4" w:space="0"/>
              <w:bottom w:val="single" w:color="D0CECE" w:sz="4" w:space="0"/>
              <w:right w:val="single" w:color="D0CECE" w:sz="4" w:space="0"/>
            </w:tcBorders>
            <w:shd w:val="clear" w:color="auto" w:fill="FFF8EF"/>
          </w:tcPr>
          <w:p w:rsidRPr="0056185C" w:rsidR="00146928" w:rsidP="0073652F" w:rsidRDefault="00146928" w14:paraId="393C1A3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982" w:type="dxa"/>
            <w:tcBorders>
              <w:left w:val="single" w:color="D0CECE" w:sz="4" w:space="0"/>
              <w:bottom w:val="single" w:color="D0CECE" w:sz="4" w:space="0"/>
              <w:right w:val="single" w:color="D0CECE" w:sz="4" w:space="0"/>
            </w:tcBorders>
            <w:shd w:val="clear" w:color="auto" w:fill="FFF8EF"/>
          </w:tcPr>
          <w:p w:rsidRPr="0056185C" w:rsidR="00146928" w:rsidP="0073652F" w:rsidRDefault="00146928" w14:paraId="51C6926F" w14:textId="7B7D196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B752B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w:t>
            </w:r>
            <w:r w:rsidRPr="0056185C">
              <w:rPr>
                <w:rFonts w:ascii="Arial" w:hAnsi="Arial" w:eastAsia="Meiryo" w:cs="Arial"/>
                <w:color w:val="555555"/>
                <w:sz w:val="20"/>
                <w:szCs w:val="20"/>
              </w:rPr>
              <w:t xml:space="preserve"> </w:t>
            </w:r>
          </w:p>
        </w:tc>
        <w:tc>
          <w:tcPr>
            <w:tcW w:w="810" w:type="dxa"/>
            <w:tcBorders>
              <w:left w:val="single" w:color="D0CECE" w:sz="4" w:space="0"/>
              <w:bottom w:val="single" w:color="D0CECE" w:sz="4" w:space="0"/>
              <w:right w:val="single" w:color="D0CECE" w:sz="4" w:space="0"/>
            </w:tcBorders>
            <w:shd w:val="clear" w:color="auto" w:fill="FFF8EF"/>
          </w:tcPr>
          <w:p w:rsidRPr="0056185C" w:rsidR="00146928" w:rsidP="0073652F" w:rsidRDefault="00146928" w14:paraId="10F62892" w14:textId="0944035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B752B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G15AVC]</w:t>
            </w:r>
            <w:r w:rsidRPr="0056185C">
              <w:rPr>
                <w:rFonts w:ascii="Arial" w:hAnsi="Arial" w:eastAsia="Meiryo" w:cs="Arial"/>
                <w:color w:val="555555"/>
                <w:sz w:val="20"/>
                <w:szCs w:val="20"/>
              </w:rPr>
              <w:t xml:space="preserve"> </w:t>
            </w:r>
          </w:p>
        </w:tc>
        <w:tc>
          <w:tcPr>
            <w:tcW w:w="901" w:type="dxa"/>
            <w:tcBorders>
              <w:left w:val="single" w:color="D0CECE" w:sz="4" w:space="0"/>
              <w:bottom w:val="single" w:color="D0CECE" w:sz="4" w:space="0"/>
              <w:right w:val="single" w:color="D0CECE" w:sz="4" w:space="0"/>
            </w:tcBorders>
            <w:shd w:val="clear" w:color="auto" w:fill="FFF8EF"/>
          </w:tcPr>
          <w:p w:rsidRPr="0056185C" w:rsidR="00146928" w:rsidP="0073652F" w:rsidRDefault="00146928" w14:paraId="70291076" w14:textId="114218A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B752BB">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G15Total]</w:t>
            </w:r>
            <w:r w:rsidRPr="0056185C">
              <w:rPr>
                <w:rFonts w:ascii="Arial" w:hAnsi="Arial" w:eastAsia="Meiryo" w:cs="Arial"/>
                <w:color w:val="555555"/>
                <w:sz w:val="20"/>
                <w:szCs w:val="20"/>
              </w:rPr>
              <w:t xml:space="preserve"> </w:t>
            </w:r>
          </w:p>
        </w:tc>
        <w:tc>
          <w:tcPr>
            <w:tcW w:w="1500" w:type="dxa"/>
            <w:gridSpan w:val="2"/>
            <w:tcBorders>
              <w:left w:val="single" w:color="D0CECE" w:sz="4" w:space="0"/>
              <w:bottom w:val="single" w:color="D0CECE" w:sz="4" w:space="0"/>
            </w:tcBorders>
            <w:shd w:val="clear" w:color="auto" w:fill="FFF8EF"/>
          </w:tcPr>
          <w:p w:rsidRPr="0056185C" w:rsidR="00146928" w:rsidP="0073652F" w:rsidRDefault="00146928" w14:paraId="49ECA017" w14:textId="69664B2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[WLUJS100%G15Spouse</w:t>
            </w:r>
            <w:r w:rsidRPr="0056185C" w:rsidR="008C654A">
              <w:rPr>
                <w:rFonts w:ascii="Arial" w:hAnsi="Arial" w:eastAsia="Meiryo" w:cs="Arial"/>
                <w:color w:val="555555"/>
                <w:sz w:val="20"/>
                <w:szCs w:val="20"/>
                <w:highlight w:val="cyan"/>
              </w:rPr>
              <w:t>Total</w:t>
            </w:r>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8838BC" w:rsidTr="0073652F" w14:paraId="48A549BA"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val="restart"/>
            <w:shd w:val="clear" w:color="auto" w:fill="auto"/>
          </w:tcPr>
          <w:p w:rsidRPr="0056185C" w:rsidR="008838BC" w:rsidP="0073652F" w:rsidRDefault="008838BC" w14:paraId="1A04B5CD"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41BF365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6086" w:type="dxa"/>
            <w:gridSpan w:val="7"/>
            <w:tcBorders>
              <w:top w:val="single" w:color="D0CECE" w:sz="4" w:space="0"/>
              <w:bottom w:val="single" w:color="D0CECE" w:sz="4" w:space="0"/>
            </w:tcBorders>
            <w:shd w:val="clear" w:color="auto" w:fill="auto"/>
          </w:tcPr>
          <w:p w:rsidRPr="0056185C" w:rsidR="008838BC" w:rsidP="0073652F" w:rsidRDefault="008838BC" w14:paraId="0364AF4A" w14:textId="3434AF8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Alternatively, you may elect to receive your AVC pension as a single lump sum in lieu of a portion of your monthly pension.</w:t>
            </w:r>
          </w:p>
        </w:tc>
      </w:tr>
      <w:tr w:rsidRPr="0056185C" w:rsidR="00CF3A60" w:rsidTr="00B17C44" w14:paraId="0D3EA9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7A4F86F1"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57F8BC0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2875" w:type="dxa"/>
            <w:gridSpan w:val="3"/>
            <w:tcBorders>
              <w:right w:val="single" w:color="D0CECE" w:sz="4" w:space="0"/>
            </w:tcBorders>
            <w:shd w:val="clear" w:color="auto" w:fill="0B4A72"/>
          </w:tcPr>
          <w:p w:rsidRPr="0056185C" w:rsidR="008838BC" w:rsidP="0073652F" w:rsidRDefault="008838BC" w14:paraId="22F79DAE" w14:textId="189734D2">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lang w:val="en-CA"/>
              </w:rPr>
              <w:t>Lifetime pension plus a</w:t>
            </w:r>
          </w:p>
        </w:tc>
        <w:tc>
          <w:tcPr>
            <w:tcW w:w="1711" w:type="dxa"/>
            <w:gridSpan w:val="2"/>
            <w:tcBorders>
              <w:left w:val="single" w:color="D0CECE" w:sz="4" w:space="0"/>
              <w:right w:val="single" w:color="D0CECE" w:sz="4" w:space="0"/>
            </w:tcBorders>
            <w:shd w:val="clear" w:color="auto" w:fill="0B4A72"/>
          </w:tcPr>
          <w:p w:rsidRPr="0056185C" w:rsidR="008838BC" w:rsidP="0073652F" w:rsidRDefault="008838BC" w14:paraId="25412792" w14:textId="6979269A">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lang w:val="en-CA"/>
              </w:rPr>
              <w:t>Payable to you</w:t>
            </w:r>
          </w:p>
        </w:tc>
        <w:tc>
          <w:tcPr>
            <w:tcW w:w="1500" w:type="dxa"/>
            <w:gridSpan w:val="2"/>
            <w:tcBorders>
              <w:left w:val="single" w:color="D0CECE" w:sz="4" w:space="0"/>
            </w:tcBorders>
            <w:shd w:val="clear" w:color="auto" w:fill="0B4A72"/>
          </w:tcPr>
          <w:p w:rsidRPr="0056185C" w:rsidR="008838BC" w:rsidP="0073652F" w:rsidRDefault="008838BC" w14:paraId="4F97CA74" w14:textId="6A0ED242">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lang w:val="en-CA"/>
              </w:rPr>
              <w:t>Payable to your spouse upon your passing</w:t>
            </w:r>
          </w:p>
        </w:tc>
      </w:tr>
      <w:tr w:rsidRPr="0056185C" w:rsidR="00CF3A60" w:rsidTr="00B17C44" w14:paraId="329110BA"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58536ED3"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13CF8C7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8838BC" w:rsidP="0073652F" w:rsidRDefault="008838BC" w14:paraId="1C4C75B8" w14:textId="192FDD7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9</w:t>
            </w:r>
          </w:p>
        </w:tc>
        <w:tc>
          <w:tcPr>
            <w:tcW w:w="2400" w:type="dxa"/>
            <w:gridSpan w:val="2"/>
            <w:tcBorders>
              <w:left w:val="single" w:color="D0CECE" w:sz="4" w:space="0"/>
              <w:right w:val="single" w:color="D0CECE" w:sz="4" w:space="0"/>
            </w:tcBorders>
            <w:shd w:val="clear" w:color="auto" w:fill="auto"/>
          </w:tcPr>
          <w:p w:rsidRPr="0056185C" w:rsidR="008838BC" w:rsidP="0073652F" w:rsidRDefault="008838BC" w14:paraId="68A4252A" w14:textId="4DD6F8C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 xml:space="preserve">60%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AVC lump sum </w:t>
            </w:r>
          </w:p>
        </w:tc>
        <w:tc>
          <w:tcPr>
            <w:tcW w:w="1711" w:type="dxa"/>
            <w:gridSpan w:val="2"/>
            <w:tcBorders>
              <w:left w:val="single" w:color="D0CECE" w:sz="4" w:space="0"/>
              <w:right w:val="single" w:color="D0CECE" w:sz="4" w:space="0"/>
            </w:tcBorders>
            <w:shd w:val="clear" w:color="auto" w:fill="auto"/>
          </w:tcPr>
          <w:p w:rsidRPr="0056185C" w:rsidR="008838BC" w:rsidP="0073652F" w:rsidRDefault="008838BC" w14:paraId="40F6523B" w14:textId="0B40A6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1500" w:type="dxa"/>
            <w:gridSpan w:val="2"/>
            <w:tcBorders>
              <w:left w:val="single" w:color="D0CECE" w:sz="4" w:space="0"/>
            </w:tcBorders>
            <w:shd w:val="clear" w:color="auto" w:fill="auto"/>
          </w:tcPr>
          <w:p w:rsidRPr="0056185C" w:rsidR="008838BC" w:rsidP="0073652F" w:rsidRDefault="008838BC" w14:paraId="44BD707C" w14:textId="640E91F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Pr>
                <w:rFonts w:ascii="Arial" w:hAnsi="Arial" w:eastAsia="Meiryo" w:cs="Arial"/>
                <w:color w:val="575757"/>
                <w:sz w:val="20"/>
                <w:szCs w:val="20"/>
              </w:rPr>
              <w:t xml:space="preserve"> </w:t>
            </w:r>
          </w:p>
        </w:tc>
      </w:tr>
      <w:tr w:rsidRPr="0056185C" w:rsidR="004F16A7" w:rsidTr="00B17C44" w14:paraId="277C0F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1F0FC89C"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3B8FBF7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8838BC" w:rsidP="0073652F" w:rsidRDefault="008838BC" w14:paraId="14B049CA" w14:textId="5C4F010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w:t>
            </w:r>
          </w:p>
        </w:tc>
        <w:tc>
          <w:tcPr>
            <w:tcW w:w="2400" w:type="dxa"/>
            <w:gridSpan w:val="2"/>
            <w:tcBorders>
              <w:left w:val="single" w:color="D0CECE" w:sz="4" w:space="0"/>
              <w:right w:val="single" w:color="D0CECE" w:sz="4" w:space="0"/>
            </w:tcBorders>
            <w:shd w:val="clear" w:color="auto" w:fill="FFF8EF"/>
          </w:tcPr>
          <w:p w:rsidRPr="0056185C" w:rsidR="008838BC" w:rsidP="0073652F" w:rsidRDefault="008838BC" w14:paraId="37696144" w14:textId="5FE2696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60% spousal pension with a 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right w:val="single" w:color="D0CECE" w:sz="4" w:space="0"/>
            </w:tcBorders>
            <w:shd w:val="clear" w:color="auto" w:fill="FFF8EF"/>
          </w:tcPr>
          <w:p w:rsidRPr="0056185C" w:rsidR="008838BC" w:rsidP="0073652F" w:rsidRDefault="008838BC" w14:paraId="09008C12" w14:textId="4A5126B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500" w:type="dxa"/>
            <w:gridSpan w:val="2"/>
            <w:tcBorders>
              <w:left w:val="single" w:color="D0CECE" w:sz="4" w:space="0"/>
            </w:tcBorders>
            <w:shd w:val="clear" w:color="auto" w:fill="FFF8EF"/>
          </w:tcPr>
          <w:p w:rsidRPr="0056185C" w:rsidR="008838BC" w:rsidP="0073652F" w:rsidRDefault="008838BC" w14:paraId="750A4EC0" w14:textId="7DDFA07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WLUJS60%G5]</w:t>
            </w:r>
            <w:r w:rsidRPr="0056185C">
              <w:rPr>
                <w:rFonts w:ascii="Arial" w:hAnsi="Arial" w:eastAsia="Meiryo" w:cs="Arial"/>
                <w:color w:val="575757"/>
                <w:sz w:val="20"/>
                <w:szCs w:val="20"/>
              </w:rPr>
              <w:t xml:space="preserve"> </w:t>
            </w:r>
          </w:p>
        </w:tc>
      </w:tr>
      <w:tr w:rsidRPr="0056185C" w:rsidR="00CF3A60" w:rsidTr="00B17C44" w14:paraId="30DB6EC4"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1EE45271"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383B886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8838BC" w:rsidP="0073652F" w:rsidRDefault="008838BC" w14:paraId="5EEC989B" w14:textId="5DE7669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11</w:t>
            </w:r>
          </w:p>
        </w:tc>
        <w:tc>
          <w:tcPr>
            <w:tcW w:w="2400" w:type="dxa"/>
            <w:gridSpan w:val="2"/>
            <w:tcBorders>
              <w:left w:val="single" w:color="D0CECE" w:sz="4" w:space="0"/>
              <w:right w:val="single" w:color="D0CECE" w:sz="4" w:space="0"/>
            </w:tcBorders>
            <w:shd w:val="clear" w:color="auto" w:fill="auto"/>
          </w:tcPr>
          <w:p w:rsidRPr="0056185C" w:rsidR="008838BC" w:rsidP="0073652F" w:rsidRDefault="008838BC" w14:paraId="6E495DAA" w14:textId="73B56B8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 xml:space="preserve">60% spousal pension with a 10-year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right w:val="single" w:color="D0CECE" w:sz="4" w:space="0"/>
            </w:tcBorders>
            <w:shd w:val="clear" w:color="auto" w:fill="auto"/>
          </w:tcPr>
          <w:p w:rsidRPr="0056185C" w:rsidR="008838BC" w:rsidP="0073652F" w:rsidRDefault="008838BC" w14:paraId="4F6DCB41" w14:textId="2FB94B1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F32A2F">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1500" w:type="dxa"/>
            <w:gridSpan w:val="2"/>
            <w:tcBorders>
              <w:left w:val="single" w:color="D0CECE" w:sz="4" w:space="0"/>
            </w:tcBorders>
            <w:shd w:val="clear" w:color="auto" w:fill="auto"/>
          </w:tcPr>
          <w:p w:rsidRPr="0056185C" w:rsidR="008838BC" w:rsidP="0073652F" w:rsidRDefault="008838BC" w14:paraId="421B6AC2" w14:textId="728170B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996E8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4F16A7" w:rsidTr="00B17C44" w14:paraId="509E4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3603AC3D"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45F3640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8838BC" w:rsidP="0073652F" w:rsidRDefault="008838BC" w14:paraId="2551E991" w14:textId="1157DB7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12</w:t>
            </w:r>
          </w:p>
        </w:tc>
        <w:tc>
          <w:tcPr>
            <w:tcW w:w="2400" w:type="dxa"/>
            <w:gridSpan w:val="2"/>
            <w:tcBorders>
              <w:left w:val="single" w:color="D0CECE" w:sz="4" w:space="0"/>
              <w:right w:val="single" w:color="D0CECE" w:sz="4" w:space="0"/>
            </w:tcBorders>
            <w:shd w:val="clear" w:color="auto" w:fill="FFF8EF"/>
          </w:tcPr>
          <w:p w:rsidRPr="0056185C" w:rsidR="008838BC" w:rsidP="0073652F" w:rsidRDefault="008838BC" w14:paraId="32E6D231" w14:textId="1E86158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 xml:space="preserve">60%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right w:val="single" w:color="D0CECE" w:sz="4" w:space="0"/>
            </w:tcBorders>
            <w:shd w:val="clear" w:color="auto" w:fill="FFF8EF"/>
          </w:tcPr>
          <w:p w:rsidRPr="0056185C" w:rsidR="008838BC" w:rsidP="0073652F" w:rsidRDefault="008838BC" w14:paraId="7C51536A" w14:textId="6ACDF66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996E8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1500" w:type="dxa"/>
            <w:gridSpan w:val="2"/>
            <w:tcBorders>
              <w:left w:val="single" w:color="D0CECE" w:sz="4" w:space="0"/>
            </w:tcBorders>
            <w:shd w:val="clear" w:color="auto" w:fill="FFF8EF"/>
          </w:tcPr>
          <w:p w:rsidRPr="0056185C" w:rsidR="008838BC" w:rsidP="0073652F" w:rsidRDefault="008838BC" w14:paraId="56FA04FD" w14:textId="7A72595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996E8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r w:rsidRPr="0056185C" w:rsidR="00CF3A60" w:rsidTr="00B17C44" w14:paraId="38AB8B54"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2ED34D39"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7B464E7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8838BC" w:rsidP="0073652F" w:rsidRDefault="008838BC" w14:paraId="533DCF86" w14:textId="728C376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13</w:t>
            </w:r>
          </w:p>
        </w:tc>
        <w:tc>
          <w:tcPr>
            <w:tcW w:w="2400" w:type="dxa"/>
            <w:gridSpan w:val="2"/>
            <w:tcBorders>
              <w:left w:val="single" w:color="D0CECE" w:sz="4" w:space="0"/>
              <w:right w:val="single" w:color="D0CECE" w:sz="4" w:space="0"/>
            </w:tcBorders>
            <w:shd w:val="clear" w:color="auto" w:fill="auto"/>
          </w:tcPr>
          <w:p w:rsidRPr="0056185C" w:rsidR="008838BC" w:rsidP="0073652F" w:rsidRDefault="008838BC" w14:paraId="4B1E5673" w14:textId="4DEB563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 xml:space="preserve">100%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right w:val="single" w:color="D0CECE" w:sz="4" w:space="0"/>
            </w:tcBorders>
            <w:shd w:val="clear" w:color="auto" w:fill="auto"/>
          </w:tcPr>
          <w:p w:rsidRPr="0056185C" w:rsidR="008838BC" w:rsidP="0073652F" w:rsidRDefault="008838BC" w14:paraId="765D279F" w14:textId="6479939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500" w:type="dxa"/>
            <w:gridSpan w:val="2"/>
            <w:tcBorders>
              <w:left w:val="single" w:color="D0CECE" w:sz="4" w:space="0"/>
            </w:tcBorders>
            <w:shd w:val="clear" w:color="auto" w:fill="auto"/>
          </w:tcPr>
          <w:p w:rsidRPr="0056185C" w:rsidR="008838BC" w:rsidP="0073652F" w:rsidRDefault="008838BC" w14:paraId="6EC5E33D" w14:textId="0924CC4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Pr>
                <w:rFonts w:ascii="Arial" w:hAnsi="Arial" w:eastAsia="Meiryo" w:cs="Arial"/>
                <w:color w:val="575757"/>
                <w:sz w:val="20"/>
                <w:szCs w:val="20"/>
              </w:rPr>
              <w:t xml:space="preserve"> </w:t>
            </w:r>
          </w:p>
        </w:tc>
      </w:tr>
      <w:tr w:rsidRPr="0056185C" w:rsidR="004F16A7" w:rsidTr="00B17C44" w14:paraId="51F66D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5D74D428"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65FBE6D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8838BC" w:rsidP="0073652F" w:rsidRDefault="008838BC" w14:paraId="0BD46815" w14:textId="08375BD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14</w:t>
            </w:r>
          </w:p>
        </w:tc>
        <w:tc>
          <w:tcPr>
            <w:tcW w:w="2400" w:type="dxa"/>
            <w:gridSpan w:val="2"/>
            <w:tcBorders>
              <w:left w:val="single" w:color="D0CECE" w:sz="4" w:space="0"/>
              <w:right w:val="single" w:color="D0CECE" w:sz="4" w:space="0"/>
            </w:tcBorders>
            <w:shd w:val="clear" w:color="auto" w:fill="FFF8EF"/>
          </w:tcPr>
          <w:p w:rsidRPr="0056185C" w:rsidR="008838BC" w:rsidP="0073652F" w:rsidRDefault="008838BC" w14:paraId="7C4B9DD7" w14:textId="446C189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100% spousal pension with a 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right w:val="single" w:color="D0CECE" w:sz="4" w:space="0"/>
            </w:tcBorders>
            <w:shd w:val="clear" w:color="auto" w:fill="FFF8EF"/>
          </w:tcPr>
          <w:p w:rsidRPr="0056185C" w:rsidR="008838BC" w:rsidP="0073652F" w:rsidRDefault="008838BC" w14:paraId="3CDB53EE" w14:textId="27211B6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1500" w:type="dxa"/>
            <w:gridSpan w:val="2"/>
            <w:tcBorders>
              <w:left w:val="single" w:color="D0CECE" w:sz="4" w:space="0"/>
            </w:tcBorders>
            <w:shd w:val="clear" w:color="auto" w:fill="FFF8EF"/>
          </w:tcPr>
          <w:p w:rsidRPr="0056185C" w:rsidR="008838BC" w:rsidP="0073652F" w:rsidRDefault="008838BC" w14:paraId="452FB318" w14:textId="63BDD24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WLUJS100%G5]</w:t>
            </w:r>
            <w:r w:rsidRPr="0056185C">
              <w:rPr>
                <w:rFonts w:ascii="Arial" w:hAnsi="Arial" w:eastAsia="Meiryo" w:cs="Arial"/>
                <w:color w:val="575757"/>
                <w:sz w:val="20"/>
                <w:szCs w:val="20"/>
              </w:rPr>
              <w:t xml:space="preserve"> </w:t>
            </w:r>
          </w:p>
        </w:tc>
      </w:tr>
      <w:tr w:rsidRPr="0056185C" w:rsidR="00CF3A60" w:rsidTr="00B17C44" w14:paraId="1BC283C6"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Borders>
              <w:top w:val="single" w:color="auto" w:sz="4" w:space="0"/>
            </w:tcBorders>
            <w:shd w:val="clear" w:color="auto" w:fill="auto"/>
          </w:tcPr>
          <w:p w:rsidRPr="0056185C" w:rsidR="008838BC" w:rsidP="0073652F" w:rsidRDefault="008838BC" w14:paraId="09789060" w14:textId="77777777">
            <w:pPr>
              <w:rPr>
                <w:rFonts w:ascii="Arial" w:hAnsi="Arial" w:eastAsia="Meiryo" w:cs="Arial"/>
                <w:color w:val="555555"/>
                <w:sz w:val="20"/>
                <w:szCs w:val="20"/>
                <w:highlight w:val="cyan"/>
                <w:lang w:val="en-CA"/>
              </w:rPr>
            </w:pPr>
          </w:p>
        </w:tc>
        <w:tc>
          <w:tcPr>
            <w:tcW w:w="450" w:type="dxa"/>
            <w:vMerge/>
          </w:tcPr>
          <w:p w:rsidRPr="0056185C" w:rsidR="008838BC" w:rsidP="0073652F" w:rsidRDefault="008838BC" w14:paraId="71476B3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8838BC" w:rsidP="0073652F" w:rsidRDefault="008838BC" w14:paraId="5BE933F6" w14:textId="25D72CA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w:t>
            </w:r>
          </w:p>
        </w:tc>
        <w:tc>
          <w:tcPr>
            <w:tcW w:w="2400" w:type="dxa"/>
            <w:gridSpan w:val="2"/>
            <w:tcBorders>
              <w:left w:val="single" w:color="D0CECE" w:sz="4" w:space="0"/>
              <w:right w:val="single" w:color="D0CECE" w:sz="4" w:space="0"/>
            </w:tcBorders>
            <w:shd w:val="clear" w:color="auto" w:fill="auto"/>
          </w:tcPr>
          <w:p w:rsidRPr="0056185C" w:rsidR="008838BC" w:rsidP="0073652F" w:rsidRDefault="008838BC" w14:paraId="3F19C869" w14:textId="655013A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100% spousal pension with a 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right w:val="single" w:color="D0CECE" w:sz="4" w:space="0"/>
            </w:tcBorders>
            <w:shd w:val="clear" w:color="auto" w:fill="auto"/>
          </w:tcPr>
          <w:p w:rsidRPr="0056185C" w:rsidR="008838BC" w:rsidP="0073652F" w:rsidRDefault="008838BC" w14:paraId="7C0F1B71" w14:textId="4C7D8A1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CC2D9A">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1500" w:type="dxa"/>
            <w:gridSpan w:val="2"/>
            <w:tcBorders>
              <w:left w:val="single" w:color="D0CECE" w:sz="4" w:space="0"/>
            </w:tcBorders>
            <w:shd w:val="clear" w:color="auto" w:fill="auto"/>
          </w:tcPr>
          <w:p w:rsidRPr="0056185C" w:rsidR="008838BC" w:rsidP="0073652F" w:rsidRDefault="008838BC" w14:paraId="6A9CC871" w14:textId="0FD9E73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996E8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CF3A60" w:rsidTr="00B17C44" w14:paraId="7F3366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5" w:type="dxa"/>
            <w:gridSpan w:val="5"/>
            <w:shd w:val="clear" w:color="auto" w:fill="auto"/>
          </w:tcPr>
          <w:p w:rsidRPr="0056185C" w:rsidR="008838BC" w:rsidP="0073652F" w:rsidRDefault="008838BC" w14:paraId="00D78D92" w14:textId="77777777">
            <w:pPr>
              <w:rPr>
                <w:rFonts w:ascii="Arial" w:hAnsi="Arial" w:eastAsia="Meiryo" w:cs="Arial"/>
                <w:color w:val="555555"/>
                <w:sz w:val="20"/>
                <w:szCs w:val="20"/>
                <w:lang w:val="en-CA"/>
              </w:rPr>
            </w:pPr>
          </w:p>
        </w:tc>
        <w:tc>
          <w:tcPr>
            <w:tcW w:w="475" w:type="dxa"/>
            <w:tcBorders>
              <w:bottom w:val="single" w:color="D0CECE" w:sz="4" w:space="0"/>
              <w:right w:val="single" w:color="D0CECE" w:sz="4" w:space="0"/>
            </w:tcBorders>
            <w:shd w:val="clear" w:color="auto" w:fill="FFF8EF"/>
          </w:tcPr>
          <w:p w:rsidRPr="0056185C" w:rsidR="008838BC" w:rsidP="0073652F" w:rsidRDefault="008838BC" w14:paraId="685EBE9A" w14:textId="3C51E48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16</w:t>
            </w:r>
          </w:p>
        </w:tc>
        <w:tc>
          <w:tcPr>
            <w:tcW w:w="2400" w:type="dxa"/>
            <w:gridSpan w:val="2"/>
            <w:tcBorders>
              <w:left w:val="single" w:color="D0CECE" w:sz="4" w:space="0"/>
              <w:bottom w:val="single" w:color="D0CECE" w:sz="4" w:space="0"/>
              <w:right w:val="single" w:color="D0CECE" w:sz="4" w:space="0"/>
            </w:tcBorders>
            <w:shd w:val="clear" w:color="auto" w:fill="FFF8EF"/>
          </w:tcPr>
          <w:p w:rsidRPr="0056185C" w:rsidR="008838BC" w:rsidP="0073652F" w:rsidRDefault="008838BC" w14:paraId="76BE18BC" w14:textId="70FC198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100% spousal pension with a 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1711" w:type="dxa"/>
            <w:gridSpan w:val="2"/>
            <w:tcBorders>
              <w:left w:val="single" w:color="D0CECE" w:sz="4" w:space="0"/>
              <w:bottom w:val="single" w:color="D0CECE" w:sz="4" w:space="0"/>
              <w:right w:val="single" w:color="D0CECE" w:sz="4" w:space="0"/>
            </w:tcBorders>
            <w:shd w:val="clear" w:color="auto" w:fill="FFF8EF"/>
          </w:tcPr>
          <w:p w:rsidRPr="0056185C" w:rsidR="008838BC" w:rsidP="0073652F" w:rsidRDefault="008838BC" w14:paraId="0DF81275" w14:textId="35884B5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996E8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500" w:type="dxa"/>
            <w:gridSpan w:val="2"/>
            <w:tcBorders>
              <w:left w:val="single" w:color="D0CECE" w:sz="4" w:space="0"/>
              <w:bottom w:val="single" w:color="D0CECE" w:sz="4" w:space="0"/>
            </w:tcBorders>
            <w:shd w:val="clear" w:color="auto" w:fill="FFF8EF"/>
          </w:tcPr>
          <w:p w:rsidRPr="0056185C" w:rsidR="008838BC" w:rsidP="0073652F" w:rsidRDefault="00702AAB" w14:paraId="00E8D4AB" w14:textId="162E0B8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WLUJS100%G1</w:t>
            </w:r>
            <w:r w:rsidRPr="0056185C" w:rsidR="00476F4E">
              <w:rPr>
                <w:rFonts w:ascii="Arial" w:hAnsi="Arial" w:eastAsia="Meiryo" w:cs="Arial"/>
                <w:color w:val="575757"/>
                <w:sz w:val="20"/>
                <w:szCs w:val="20"/>
                <w:highlight w:val="cyan"/>
              </w:rPr>
              <w:t>5</w:t>
            </w:r>
            <w:r w:rsidRPr="0056185C">
              <w:rPr>
                <w:rFonts w:ascii="Arial" w:hAnsi="Arial" w:eastAsia="Meiryo" w:cs="Arial"/>
                <w:color w:val="575757"/>
                <w:sz w:val="20"/>
                <w:szCs w:val="20"/>
                <w:highlight w:val="cyan"/>
              </w:rPr>
              <w:t>]</w:t>
            </w:r>
          </w:p>
        </w:tc>
      </w:tr>
    </w:tbl>
    <w:p w:rsidRPr="0056185C" w:rsidR="00C97376" w:rsidP="00C97376" w:rsidRDefault="0073652F" w14:paraId="76180404" w14:textId="1AC3175C">
      <w:pPr>
        <w:rPr>
          <w:rFonts w:ascii="Arial" w:hAnsi="Arial" w:eastAsia="Webdings" w:cs="Arial"/>
          <w:color w:val="0070C0"/>
          <w:sz w:val="16"/>
          <w:szCs w:val="15"/>
          <w:lang w:val="en-CA"/>
        </w:rPr>
      </w:pPr>
      <w:r>
        <w:rPr>
          <w:rFonts w:ascii="Arial" w:hAnsi="Arial" w:eastAsia="Webdings" w:cs="Arial"/>
          <w:color w:val="0070C0"/>
          <w:sz w:val="16"/>
          <w:szCs w:val="15"/>
          <w:lang w:val="en-CA"/>
        </w:rPr>
        <w:br w:type="textWrapping" w:clear="all"/>
      </w: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50"/>
        <w:gridCol w:w="1170"/>
        <w:gridCol w:w="1030"/>
        <w:gridCol w:w="1192"/>
        <w:gridCol w:w="411"/>
        <w:gridCol w:w="567"/>
        <w:gridCol w:w="1134"/>
        <w:gridCol w:w="1134"/>
        <w:gridCol w:w="9"/>
        <w:gridCol w:w="1143"/>
        <w:gridCol w:w="1144"/>
        <w:gridCol w:w="1416"/>
      </w:tblGrid>
      <w:tr w:rsidRPr="0056185C" w:rsidR="00F0024E" w:rsidTr="00476F4E" w14:paraId="640BD2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0" w:type="dxa"/>
            <w:gridSpan w:val="12"/>
            <w:tcBorders>
              <w:bottom w:val="none" w:color="auto" w:sz="0" w:space="0"/>
            </w:tcBorders>
            <w:shd w:val="clear" w:color="auto" w:fill="auto"/>
          </w:tcPr>
          <w:p w:rsidRPr="0056185C" w:rsidR="00F0024E" w:rsidRDefault="00F0024E" w14:paraId="125F1095" w14:textId="4BA9AB5D">
            <w:pPr>
              <w:rPr>
                <w:rFonts w:ascii="Arial" w:hAnsi="Arial" w:eastAsia="Meiryo" w:cs="Arial"/>
                <w:b w:val="0"/>
                <w:bCs w:val="0"/>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spousal options waived</w:t>
            </w:r>
          </w:p>
        </w:tc>
      </w:tr>
      <w:tr w:rsidRPr="0056185C" w:rsidR="00476F4E" w:rsidTr="00A92F34" w14:paraId="3268D9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2" w:type="dxa"/>
            <w:gridSpan w:val="4"/>
            <w:tcBorders>
              <w:bottom w:val="single" w:color="D0CECE" w:sz="4" w:space="0"/>
            </w:tcBorders>
            <w:shd w:val="clear" w:color="auto" w:fill="0B4A72" w:themeFill="text2"/>
          </w:tcPr>
          <w:p w:rsidRPr="0056185C" w:rsidR="00476F4E" w:rsidRDefault="00476F4E" w14:paraId="34A32F42"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411" w:type="dxa"/>
            <w:vMerge w:val="restart"/>
            <w:shd w:val="clear" w:color="auto" w:fill="auto"/>
          </w:tcPr>
          <w:p w:rsidRPr="0056185C" w:rsidR="00476F4E" w:rsidRDefault="00476F4E" w14:paraId="7358CB9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6547" w:type="dxa"/>
            <w:gridSpan w:val="7"/>
            <w:shd w:val="clear" w:color="auto" w:fill="0B4A72"/>
          </w:tcPr>
          <w:p w:rsidRPr="0056185C" w:rsidR="00476F4E" w:rsidRDefault="00476F4E" w14:paraId="47053D0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p w:rsidRPr="0056185C" w:rsidR="00476F4E" w:rsidRDefault="00476F4E" w14:paraId="30867CA7" w14:textId="5D6D8334">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Your base pension, plus a pension based on your additional voluntary contributions (AVC).</w:t>
            </w:r>
          </w:p>
        </w:tc>
      </w:tr>
      <w:tr w:rsidRPr="0056185C" w:rsidR="00476F4E" w:rsidTr="00A92F34" w14:paraId="5C01C0EE" w14:textId="77777777">
        <w:trPr>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val="restart"/>
            <w:tcBorders>
              <w:top w:val="single" w:color="D0CECE" w:sz="4" w:space="0"/>
              <w:right w:val="single" w:color="D0CECE" w:sz="4" w:space="0"/>
            </w:tcBorders>
            <w:shd w:val="clear" w:color="auto" w:fill="0B4A72" w:themeFill="text2"/>
          </w:tcPr>
          <w:p w:rsidRPr="0056185C" w:rsidR="00476F4E" w:rsidRDefault="00476F4E" w14:paraId="7B71A97C" w14:textId="58B535F4">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with a</w:t>
            </w:r>
          </w:p>
        </w:tc>
        <w:tc>
          <w:tcPr>
            <w:tcW w:w="1030" w:type="dxa"/>
            <w:vMerge w:val="restart"/>
            <w:tcBorders>
              <w:top w:val="single" w:color="D0CECE" w:sz="4" w:space="0"/>
              <w:left w:val="single" w:color="D0CECE" w:sz="4" w:space="0"/>
              <w:right w:val="single" w:color="D0CECE" w:sz="4" w:space="0"/>
            </w:tcBorders>
            <w:shd w:val="clear" w:color="auto" w:fill="0B4A72" w:themeFill="text2"/>
          </w:tcPr>
          <w:p w:rsidRPr="0056185C" w:rsidR="00476F4E" w:rsidRDefault="00476F4E" w14:paraId="527FFC7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 xml:space="preserve">Payable to you </w:t>
            </w:r>
          </w:p>
        </w:tc>
        <w:tc>
          <w:tcPr>
            <w:tcW w:w="1192" w:type="dxa"/>
            <w:vMerge w:val="restart"/>
            <w:tcBorders>
              <w:top w:val="single" w:color="D0CECE" w:sz="4" w:space="0"/>
              <w:left w:val="single" w:color="D0CECE" w:sz="4" w:space="0"/>
            </w:tcBorders>
            <w:shd w:val="clear" w:color="auto" w:fill="0B4A72" w:themeFill="text2"/>
          </w:tcPr>
          <w:p w:rsidRPr="0056185C" w:rsidR="00476F4E" w:rsidRDefault="00476F4E" w14:paraId="1306771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c>
          <w:tcPr>
            <w:tcW w:w="411" w:type="dxa"/>
            <w:vMerge/>
          </w:tcPr>
          <w:p w:rsidRPr="0056185C" w:rsidR="00476F4E" w:rsidRDefault="00476F4E" w14:paraId="7A1491B6"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701" w:type="dxa"/>
            <w:gridSpan w:val="2"/>
            <w:vMerge w:val="restart"/>
            <w:tcBorders>
              <w:top w:val="single" w:color="D0CECE" w:sz="4" w:space="0"/>
              <w:right w:val="single" w:color="D0CECE" w:sz="4" w:space="0"/>
            </w:tcBorders>
            <w:shd w:val="clear" w:color="auto" w:fill="0B4A72" w:themeFill="text2"/>
          </w:tcPr>
          <w:p w:rsidRPr="0056185C" w:rsidR="00476F4E" w:rsidRDefault="00476F4E" w14:paraId="0226EED4"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with a</w:t>
            </w:r>
          </w:p>
        </w:tc>
        <w:tc>
          <w:tcPr>
            <w:tcW w:w="3430" w:type="dxa"/>
            <w:gridSpan w:val="4"/>
            <w:tcBorders>
              <w:top w:val="single" w:color="D0CECE" w:sz="4" w:space="0"/>
              <w:left w:val="single" w:color="D0CECE" w:sz="4" w:space="0"/>
              <w:right w:val="single" w:color="D0CECE" w:sz="4" w:space="0"/>
            </w:tcBorders>
            <w:shd w:val="clear" w:color="auto" w:fill="0B4A72" w:themeFill="text2"/>
          </w:tcPr>
          <w:p w:rsidRPr="0056185C" w:rsidR="00476F4E" w:rsidRDefault="00476F4E" w14:paraId="6AB7EB20" w14:textId="11E693C1">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416" w:type="dxa"/>
            <w:vMerge w:val="restart"/>
            <w:tcBorders>
              <w:top w:val="single" w:color="D0CECE" w:sz="4" w:space="0"/>
              <w:left w:val="single" w:color="D0CECE" w:sz="4" w:space="0"/>
            </w:tcBorders>
            <w:shd w:val="clear" w:color="auto" w:fill="0B4A72" w:themeFill="text2"/>
          </w:tcPr>
          <w:p w:rsidRPr="0056185C" w:rsidR="00476F4E" w:rsidRDefault="00476F4E" w14:paraId="13BD30B1" w14:textId="5D679B26">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476F4E" w:rsidTr="00A92F34" w14:paraId="67EA582C"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tcBorders>
              <w:right w:val="single" w:color="D0CECE" w:sz="4" w:space="0"/>
            </w:tcBorders>
            <w:shd w:val="clear" w:color="auto" w:fill="0B4A72" w:themeFill="text2"/>
          </w:tcPr>
          <w:p w:rsidRPr="0056185C" w:rsidR="00476F4E" w:rsidRDefault="00476F4E" w14:paraId="6EA5DBD6" w14:textId="77777777">
            <w:pPr>
              <w:jc w:val="center"/>
              <w:rPr>
                <w:rFonts w:ascii="Arial" w:hAnsi="Arial" w:eastAsia="Meiryo" w:cs="Arial"/>
                <w:color w:val="FFFFFF" w:themeColor="background1"/>
                <w:sz w:val="20"/>
                <w:szCs w:val="20"/>
                <w:lang w:val="en-CA"/>
              </w:rPr>
            </w:pPr>
          </w:p>
        </w:tc>
        <w:tc>
          <w:tcPr>
            <w:tcW w:w="1030" w:type="dxa"/>
            <w:vMerge/>
            <w:tcBorders>
              <w:left w:val="single" w:color="D0CECE" w:sz="4" w:space="0"/>
              <w:right w:val="single" w:color="D0CECE" w:sz="4" w:space="0"/>
            </w:tcBorders>
            <w:shd w:val="clear" w:color="auto" w:fill="0B4A72" w:themeFill="text2"/>
          </w:tcPr>
          <w:p w:rsidRPr="0056185C" w:rsidR="00476F4E" w:rsidRDefault="00476F4E" w14:paraId="6BEF907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192" w:type="dxa"/>
            <w:vMerge/>
            <w:tcBorders>
              <w:left w:val="single" w:color="D0CECE" w:sz="4" w:space="0"/>
            </w:tcBorders>
            <w:shd w:val="clear" w:color="auto" w:fill="0B4A72" w:themeFill="text2"/>
          </w:tcPr>
          <w:p w:rsidRPr="0056185C" w:rsidR="00476F4E" w:rsidRDefault="00476F4E" w14:paraId="6085D21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411" w:type="dxa"/>
            <w:vMerge/>
          </w:tcPr>
          <w:p w:rsidRPr="0056185C" w:rsidR="00476F4E" w:rsidRDefault="00476F4E" w14:paraId="08DA74E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701" w:type="dxa"/>
            <w:gridSpan w:val="2"/>
            <w:vMerge/>
            <w:tcBorders>
              <w:right w:val="single" w:color="D0CECE" w:sz="4" w:space="0"/>
            </w:tcBorders>
            <w:shd w:val="clear" w:color="auto" w:fill="0B4A72" w:themeFill="text2"/>
          </w:tcPr>
          <w:p w:rsidRPr="0056185C" w:rsidR="00476F4E" w:rsidRDefault="00476F4E" w14:paraId="3FC2CD7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143" w:type="dxa"/>
            <w:gridSpan w:val="2"/>
            <w:tcBorders>
              <w:top w:val="single" w:color="D0CECE" w:sz="4" w:space="0"/>
              <w:left w:val="single" w:color="D0CECE" w:sz="4" w:space="0"/>
              <w:right w:val="single" w:color="D0CECE" w:sz="4" w:space="0"/>
            </w:tcBorders>
            <w:shd w:val="clear" w:color="auto" w:fill="0B4A72" w:themeFill="text2"/>
          </w:tcPr>
          <w:p w:rsidRPr="0056185C" w:rsidR="00476F4E" w:rsidRDefault="00476F4E" w14:paraId="4D060ED9" w14:textId="4820AB7F">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143" w:type="dxa"/>
            <w:tcBorders>
              <w:top w:val="single" w:color="D0CECE" w:sz="4" w:space="0"/>
              <w:left w:val="single" w:color="D0CECE" w:sz="4" w:space="0"/>
              <w:right w:val="single" w:color="D0CECE" w:sz="4" w:space="0"/>
            </w:tcBorders>
            <w:shd w:val="clear" w:color="auto" w:fill="0B4A72" w:themeFill="text2"/>
          </w:tcPr>
          <w:p w:rsidRPr="0056185C" w:rsidR="00476F4E" w:rsidRDefault="00476F4E" w14:paraId="7C748454" w14:textId="585130AB">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AVC</w:t>
            </w:r>
          </w:p>
        </w:tc>
        <w:tc>
          <w:tcPr>
            <w:tcW w:w="1144" w:type="dxa"/>
            <w:tcBorders>
              <w:top w:val="single" w:color="D0CECE" w:sz="4" w:space="0"/>
              <w:left w:val="single" w:color="D0CECE" w:sz="4" w:space="0"/>
              <w:right w:val="single" w:color="D0CECE" w:sz="4" w:space="0"/>
            </w:tcBorders>
            <w:shd w:val="clear" w:color="auto" w:fill="0B4A72" w:themeFill="text2"/>
          </w:tcPr>
          <w:p w:rsidRPr="0056185C" w:rsidR="00476F4E" w:rsidRDefault="00476F4E" w14:paraId="2F51B72F" w14:textId="3A937B12">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1416" w:type="dxa"/>
            <w:vMerge/>
            <w:tcBorders>
              <w:left w:val="single" w:color="D0CECE" w:sz="4" w:space="0"/>
            </w:tcBorders>
            <w:shd w:val="clear" w:color="auto" w:fill="0B4A72" w:themeFill="text2"/>
          </w:tcPr>
          <w:p w:rsidRPr="0056185C" w:rsidR="00476F4E" w:rsidRDefault="00476F4E" w14:paraId="6CED553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476F4E" w:rsidTr="00A92F34" w14:paraId="08B10183" w14:textId="77777777">
        <w:trPr>
          <w:trHeight w:val="641"/>
        </w:trPr>
        <w:tc>
          <w:tcPr>
            <w:cnfStyle w:val="001000000000" w:firstRow="0" w:lastRow="0" w:firstColumn="1" w:lastColumn="0" w:oddVBand="0" w:evenVBand="0" w:oddHBand="0" w:evenHBand="0" w:firstRowFirstColumn="0" w:firstRowLastColumn="0" w:lastRowFirstColumn="0" w:lastRowLastColumn="0"/>
            <w:tcW w:w="450" w:type="dxa"/>
            <w:tcBorders>
              <w:right w:val="single" w:color="D0CECE" w:sz="4" w:space="0"/>
            </w:tcBorders>
            <w:shd w:val="clear" w:color="auto" w:fill="auto"/>
          </w:tcPr>
          <w:p w:rsidRPr="0056185C" w:rsidR="00476F4E" w:rsidP="000F3722" w:rsidRDefault="00476F4E" w14:paraId="4A534101"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1170" w:type="dxa"/>
            <w:tcBorders>
              <w:left w:val="single" w:color="D0CECE" w:sz="4" w:space="0"/>
              <w:right w:val="single" w:color="D0CECE" w:sz="4" w:space="0"/>
            </w:tcBorders>
            <w:shd w:val="clear" w:color="auto" w:fill="auto"/>
          </w:tcPr>
          <w:p w:rsidRPr="0056185C" w:rsidR="00476F4E" w:rsidP="000F3722" w:rsidRDefault="00476F4E" w14:paraId="76F1955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030" w:type="dxa"/>
            <w:tcBorders>
              <w:left w:val="single" w:color="D0CECE" w:sz="4" w:space="0"/>
              <w:right w:val="single" w:color="D0CECE" w:sz="4" w:space="0"/>
            </w:tcBorders>
            <w:shd w:val="clear" w:color="auto" w:fill="auto"/>
          </w:tcPr>
          <w:p w:rsidRPr="0056185C" w:rsidR="00476F4E" w:rsidP="000F3722" w:rsidRDefault="00476F4E" w14:paraId="2CFAD32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192" w:type="dxa"/>
            <w:tcBorders>
              <w:left w:val="single" w:color="D0CECE" w:sz="4" w:space="0"/>
            </w:tcBorders>
            <w:shd w:val="clear" w:color="auto" w:fill="auto"/>
          </w:tcPr>
          <w:p w:rsidRPr="0056185C" w:rsidR="00476F4E" w:rsidP="000F3722" w:rsidRDefault="00476F4E" w14:paraId="2D82F04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411" w:type="dxa"/>
            <w:vMerge/>
          </w:tcPr>
          <w:p w:rsidRPr="0056185C" w:rsidR="00476F4E" w:rsidP="000F3722" w:rsidRDefault="00476F4E" w14:paraId="1347E83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auto"/>
          </w:tcPr>
          <w:p w:rsidRPr="0056185C" w:rsidR="00476F4E" w:rsidP="000F3722" w:rsidRDefault="00476F4E" w14:paraId="48A3A64C" w14:textId="22F08CD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17</w:t>
            </w:r>
          </w:p>
        </w:tc>
        <w:tc>
          <w:tcPr>
            <w:tcW w:w="1134" w:type="dxa"/>
            <w:tcBorders>
              <w:left w:val="single" w:color="D0CECE" w:sz="4" w:space="0"/>
              <w:right w:val="single" w:color="D0CECE" w:sz="4" w:space="0"/>
            </w:tcBorders>
            <w:shd w:val="clear" w:color="auto" w:fill="auto"/>
          </w:tcPr>
          <w:p w:rsidRPr="0056185C" w:rsidR="00476F4E" w:rsidP="000F3722" w:rsidRDefault="00476F4E" w14:paraId="492F8D2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143" w:type="dxa"/>
            <w:gridSpan w:val="2"/>
            <w:tcBorders>
              <w:left w:val="single" w:color="D0CECE" w:sz="4" w:space="0"/>
              <w:right w:val="single" w:color="D0CECE" w:sz="4" w:space="0"/>
            </w:tcBorders>
            <w:shd w:val="clear" w:color="auto" w:fill="auto"/>
          </w:tcPr>
          <w:p w:rsidRPr="0056185C" w:rsidR="00476F4E" w:rsidP="000F3722" w:rsidRDefault="00476F4E" w14:paraId="4047A97A"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[WLULG0]</w:t>
            </w:r>
            <w:r w:rsidRPr="0056185C">
              <w:rPr>
                <w:rFonts w:ascii="Arial" w:hAnsi="Arial" w:eastAsia="Meiryo" w:cs="Arial"/>
                <w:color w:val="555555"/>
                <w:sz w:val="20"/>
                <w:szCs w:val="20"/>
                <w:lang w:val="en-CA"/>
              </w:rPr>
              <w:t xml:space="preserve"> </w:t>
            </w:r>
          </w:p>
        </w:tc>
        <w:tc>
          <w:tcPr>
            <w:tcW w:w="1143" w:type="dxa"/>
            <w:tcBorders>
              <w:left w:val="single" w:color="D0CECE" w:sz="4" w:space="0"/>
              <w:right w:val="single" w:color="D0CECE" w:sz="4" w:space="0"/>
            </w:tcBorders>
          </w:tcPr>
          <w:p w:rsidRPr="0056185C" w:rsidR="00476F4E" w:rsidP="000F3722" w:rsidRDefault="00476F4E" w14:paraId="4D6E1622" w14:textId="7B6FB17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[WLULG0AVC]</w:t>
            </w:r>
            <w:r w:rsidRPr="0056185C">
              <w:rPr>
                <w:rFonts w:ascii="Arial" w:hAnsi="Arial" w:eastAsia="Meiryo" w:cs="Arial"/>
                <w:color w:val="555555"/>
                <w:sz w:val="20"/>
                <w:szCs w:val="20"/>
              </w:rPr>
              <w:t xml:space="preserve"> </w:t>
            </w:r>
          </w:p>
        </w:tc>
        <w:tc>
          <w:tcPr>
            <w:tcW w:w="1144" w:type="dxa"/>
            <w:tcBorders>
              <w:left w:val="single" w:color="D0CECE" w:sz="4" w:space="0"/>
              <w:right w:val="single" w:color="D0CECE" w:sz="4" w:space="0"/>
            </w:tcBorders>
          </w:tcPr>
          <w:p w:rsidRPr="0056185C" w:rsidR="00476F4E" w:rsidP="000F3722" w:rsidRDefault="00476F4E" w14:paraId="0ABF4796" w14:textId="06F7966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[WLULG0Total]</w:t>
            </w:r>
            <w:r w:rsidRPr="0056185C">
              <w:rPr>
                <w:rFonts w:ascii="Arial" w:hAnsi="Arial" w:eastAsia="Meiryo" w:cs="Arial"/>
                <w:color w:val="555555"/>
                <w:sz w:val="20"/>
                <w:szCs w:val="20"/>
              </w:rPr>
              <w:t xml:space="preserve"> </w:t>
            </w:r>
          </w:p>
        </w:tc>
        <w:tc>
          <w:tcPr>
            <w:tcW w:w="1416" w:type="dxa"/>
            <w:tcBorders>
              <w:left w:val="single" w:color="D0CECE" w:sz="4" w:space="0"/>
            </w:tcBorders>
            <w:shd w:val="clear" w:color="auto" w:fill="auto"/>
          </w:tcPr>
          <w:p w:rsidRPr="0056185C" w:rsidR="00476F4E" w:rsidP="000F3722" w:rsidRDefault="00476F4E" w14:paraId="183D74A8" w14:textId="5629556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N/A</w:t>
            </w:r>
          </w:p>
        </w:tc>
      </w:tr>
      <w:tr w:rsidRPr="0056185C" w:rsidR="00A92F34" w:rsidTr="00A92F34" w14:paraId="6FAFA1E9"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right w:val="single" w:color="D0CECE" w:sz="4" w:space="0"/>
            </w:tcBorders>
            <w:shd w:val="clear" w:color="auto" w:fill="FFF8EF"/>
          </w:tcPr>
          <w:p w:rsidRPr="0056185C" w:rsidR="00476F4E" w:rsidP="000F3722" w:rsidRDefault="00476F4E" w14:paraId="0993C613"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10</w:t>
            </w:r>
          </w:p>
        </w:tc>
        <w:tc>
          <w:tcPr>
            <w:tcW w:w="1170" w:type="dxa"/>
            <w:tcBorders>
              <w:left w:val="single" w:color="D0CECE" w:sz="4" w:space="0"/>
              <w:bottom w:val="single" w:color="D0CECE" w:sz="4" w:space="0"/>
              <w:right w:val="single" w:color="D0CECE" w:sz="4" w:space="0"/>
            </w:tcBorders>
            <w:shd w:val="clear" w:color="auto" w:fill="FFF8EF"/>
          </w:tcPr>
          <w:p w:rsidRPr="0056185C" w:rsidR="00476F4E" w:rsidP="000F3722" w:rsidRDefault="00476F4E" w14:paraId="0522855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030" w:type="dxa"/>
            <w:tcBorders>
              <w:left w:val="single" w:color="D0CECE" w:sz="4" w:space="0"/>
              <w:bottom w:val="single" w:color="D0CECE" w:sz="4" w:space="0"/>
              <w:right w:val="single" w:color="D0CECE" w:sz="4" w:space="0"/>
            </w:tcBorders>
            <w:shd w:val="clear" w:color="auto" w:fill="FFF8EF"/>
          </w:tcPr>
          <w:p w:rsidRPr="0056185C" w:rsidR="00476F4E" w:rsidP="000F3722" w:rsidRDefault="00476F4E" w14:paraId="18615A0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192" w:type="dxa"/>
            <w:tcBorders>
              <w:left w:val="single" w:color="D0CECE" w:sz="4" w:space="0"/>
              <w:bottom w:val="single" w:color="D0CECE" w:sz="4" w:space="0"/>
            </w:tcBorders>
            <w:shd w:val="clear" w:color="auto" w:fill="FFF8EF"/>
          </w:tcPr>
          <w:p w:rsidRPr="0056185C" w:rsidR="00476F4E" w:rsidP="000F3722" w:rsidRDefault="00476F4E" w14:paraId="69C7A41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411" w:type="dxa"/>
            <w:vMerge/>
          </w:tcPr>
          <w:p w:rsidRPr="0056185C" w:rsidR="00476F4E" w:rsidP="000F3722" w:rsidRDefault="00476F4E" w14:paraId="2AEE251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FFF8EF"/>
          </w:tcPr>
          <w:p w:rsidRPr="0056185C" w:rsidR="00476F4E" w:rsidP="000F3722" w:rsidRDefault="00476F4E" w14:paraId="0D1212C4" w14:textId="7A898CF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18</w:t>
            </w:r>
          </w:p>
        </w:tc>
        <w:tc>
          <w:tcPr>
            <w:tcW w:w="1134" w:type="dxa"/>
            <w:tcBorders>
              <w:left w:val="single" w:color="D0CECE" w:sz="4" w:space="0"/>
              <w:right w:val="single" w:color="D0CECE" w:sz="4" w:space="0"/>
            </w:tcBorders>
            <w:shd w:val="clear" w:color="auto" w:fill="FFF8EF"/>
          </w:tcPr>
          <w:p w:rsidRPr="0056185C" w:rsidR="00476F4E" w:rsidP="000F3722" w:rsidRDefault="00476F4E" w14:paraId="0966A52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143" w:type="dxa"/>
            <w:gridSpan w:val="2"/>
            <w:tcBorders>
              <w:left w:val="single" w:color="D0CECE" w:sz="4" w:space="0"/>
              <w:right w:val="single" w:color="D0CECE" w:sz="4" w:space="0"/>
            </w:tcBorders>
            <w:shd w:val="clear" w:color="auto" w:fill="FFF8EF"/>
          </w:tcPr>
          <w:p w:rsidRPr="0056185C" w:rsidR="00476F4E" w:rsidP="000F3722" w:rsidRDefault="00476F4E" w14:paraId="41DA624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Pr="0056185C">
              <w:rPr>
                <w:rFonts w:ascii="Arial" w:hAnsi="Arial" w:eastAsia="Meiryo" w:cs="Arial"/>
                <w:color w:val="555555"/>
                <w:sz w:val="20"/>
                <w:szCs w:val="20"/>
                <w:lang w:val="en-CA"/>
              </w:rPr>
              <w:t xml:space="preserve"> </w:t>
            </w:r>
          </w:p>
        </w:tc>
        <w:tc>
          <w:tcPr>
            <w:tcW w:w="1143" w:type="dxa"/>
            <w:tcBorders>
              <w:left w:val="single" w:color="D0CECE" w:sz="4" w:space="0"/>
              <w:right w:val="single" w:color="D0CECE" w:sz="4" w:space="0"/>
            </w:tcBorders>
            <w:shd w:val="clear" w:color="auto" w:fill="FFF8EF"/>
          </w:tcPr>
          <w:p w:rsidRPr="0056185C" w:rsidR="00476F4E" w:rsidP="000F3722" w:rsidRDefault="00476F4E" w14:paraId="18AB3609" w14:textId="63515FD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[WLULG5AVC]</w:t>
            </w:r>
            <w:r w:rsidRPr="0056185C">
              <w:rPr>
                <w:rFonts w:ascii="Arial" w:hAnsi="Arial" w:eastAsia="Meiryo" w:cs="Arial"/>
                <w:color w:val="555555"/>
                <w:sz w:val="20"/>
                <w:szCs w:val="20"/>
              </w:rPr>
              <w:t xml:space="preserve"> </w:t>
            </w:r>
          </w:p>
        </w:tc>
        <w:tc>
          <w:tcPr>
            <w:tcW w:w="1144" w:type="dxa"/>
            <w:tcBorders>
              <w:left w:val="single" w:color="D0CECE" w:sz="4" w:space="0"/>
              <w:right w:val="single" w:color="D0CECE" w:sz="4" w:space="0"/>
            </w:tcBorders>
            <w:shd w:val="clear" w:color="auto" w:fill="FFF8EF"/>
          </w:tcPr>
          <w:p w:rsidRPr="0056185C" w:rsidR="00476F4E" w:rsidP="000F3722" w:rsidRDefault="00476F4E" w14:paraId="1A58F9B8" w14:textId="43D7331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[WLULG5Total]</w:t>
            </w:r>
            <w:r w:rsidRPr="0056185C">
              <w:rPr>
                <w:rFonts w:ascii="Arial" w:hAnsi="Arial" w:eastAsia="Meiryo" w:cs="Arial"/>
                <w:color w:val="555555"/>
                <w:sz w:val="20"/>
                <w:szCs w:val="20"/>
              </w:rPr>
              <w:t xml:space="preserve"> </w:t>
            </w:r>
          </w:p>
        </w:tc>
        <w:tc>
          <w:tcPr>
            <w:tcW w:w="1416" w:type="dxa"/>
            <w:tcBorders>
              <w:left w:val="single" w:color="D0CECE" w:sz="4" w:space="0"/>
            </w:tcBorders>
            <w:shd w:val="clear" w:color="auto" w:fill="FFF8EF"/>
          </w:tcPr>
          <w:p w:rsidRPr="0056185C" w:rsidR="00476F4E" w:rsidP="000F3722" w:rsidRDefault="00476F4E" w14:paraId="71F8C522" w14:textId="4851CD8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[WLULG5Total]</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[G5EndDate]</w:t>
            </w:r>
          </w:p>
        </w:tc>
      </w:tr>
      <w:tr w:rsidRPr="0056185C" w:rsidR="00476F4E" w:rsidTr="00A92F34" w14:paraId="35B4DBBA" w14:textId="77777777">
        <w:trPr>
          <w:trHeight w:val="300"/>
        </w:trPr>
        <w:tc>
          <w:tcPr>
            <w:cnfStyle w:val="001000000000" w:firstRow="0" w:lastRow="0" w:firstColumn="1" w:lastColumn="0" w:oddVBand="0" w:evenVBand="0" w:oddHBand="0" w:evenHBand="0" w:firstRowFirstColumn="0" w:firstRowLastColumn="0" w:lastRowFirstColumn="0" w:lastRowLastColumn="0"/>
            <w:tcW w:w="3842" w:type="dxa"/>
            <w:gridSpan w:val="4"/>
            <w:vMerge w:val="restart"/>
            <w:tcBorders>
              <w:top w:val="single" w:color="D0CECE" w:sz="4" w:space="0"/>
            </w:tcBorders>
            <w:shd w:val="clear" w:color="auto" w:fill="auto"/>
          </w:tcPr>
          <w:p w:rsidRPr="0056185C" w:rsidR="00476F4E" w:rsidP="000F3722" w:rsidRDefault="00476F4E" w14:paraId="1232C816"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0F3722" w:rsidRDefault="00476F4E" w14:paraId="4132B49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12314A"/>
                <w:sz w:val="28"/>
                <w:szCs w:val="28"/>
                <w:lang w:val="en-CA"/>
              </w:rPr>
            </w:pPr>
          </w:p>
        </w:tc>
        <w:tc>
          <w:tcPr>
            <w:tcW w:w="567" w:type="dxa"/>
            <w:tcBorders>
              <w:right w:val="single" w:color="D0CECE" w:sz="4" w:space="0"/>
            </w:tcBorders>
            <w:shd w:val="clear" w:color="auto" w:fill="auto"/>
          </w:tcPr>
          <w:p w:rsidRPr="0056185C" w:rsidR="00476F4E" w:rsidP="000F3722" w:rsidRDefault="00476F4E" w14:paraId="514681A2" w14:textId="6720C8F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19</w:t>
            </w:r>
          </w:p>
        </w:tc>
        <w:tc>
          <w:tcPr>
            <w:tcW w:w="1134" w:type="dxa"/>
            <w:tcBorders>
              <w:left w:val="single" w:color="D0CECE" w:sz="4" w:space="0"/>
              <w:right w:val="single" w:color="D0CECE" w:sz="4" w:space="0"/>
            </w:tcBorders>
            <w:shd w:val="clear" w:color="auto" w:fill="auto"/>
          </w:tcPr>
          <w:p w:rsidRPr="0056185C" w:rsidR="00476F4E" w:rsidP="000F3722" w:rsidRDefault="00476F4E" w14:paraId="18E804F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143" w:type="dxa"/>
            <w:gridSpan w:val="2"/>
            <w:tcBorders>
              <w:left w:val="single" w:color="D0CECE" w:sz="4" w:space="0"/>
              <w:right w:val="single" w:color="D0CECE" w:sz="4" w:space="0"/>
            </w:tcBorders>
            <w:shd w:val="clear" w:color="auto" w:fill="auto"/>
          </w:tcPr>
          <w:p w:rsidRPr="0056185C" w:rsidR="00476F4E" w:rsidP="000F3722" w:rsidRDefault="00476F4E" w14:paraId="1813146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p>
        </w:tc>
        <w:tc>
          <w:tcPr>
            <w:tcW w:w="1143" w:type="dxa"/>
            <w:tcBorders>
              <w:left w:val="single" w:color="D0CECE" w:sz="4" w:space="0"/>
              <w:right w:val="single" w:color="D0CECE" w:sz="4" w:space="0"/>
            </w:tcBorders>
          </w:tcPr>
          <w:p w:rsidRPr="0056185C" w:rsidR="00476F4E" w:rsidP="000F3722" w:rsidRDefault="00476F4E" w14:paraId="440B6E53" w14:textId="31D0E89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[WLULG10AVC]</w:t>
            </w:r>
            <w:r w:rsidRPr="0056185C">
              <w:rPr>
                <w:rFonts w:ascii="Arial" w:hAnsi="Arial" w:eastAsia="Meiryo" w:cs="Arial"/>
                <w:color w:val="555555"/>
                <w:sz w:val="20"/>
                <w:szCs w:val="20"/>
              </w:rPr>
              <w:t xml:space="preserve"> </w:t>
            </w:r>
          </w:p>
        </w:tc>
        <w:tc>
          <w:tcPr>
            <w:tcW w:w="1144" w:type="dxa"/>
            <w:tcBorders>
              <w:left w:val="single" w:color="D0CECE" w:sz="4" w:space="0"/>
              <w:right w:val="single" w:color="D0CECE" w:sz="4" w:space="0"/>
            </w:tcBorders>
          </w:tcPr>
          <w:p w:rsidRPr="0056185C" w:rsidR="00476F4E" w:rsidP="000F3722" w:rsidRDefault="00476F4E" w14:paraId="38174611" w14:textId="3677581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[WLULG10Total]</w:t>
            </w:r>
            <w:r w:rsidRPr="0056185C">
              <w:rPr>
                <w:rFonts w:ascii="Arial" w:hAnsi="Arial" w:eastAsia="Meiryo" w:cs="Arial"/>
                <w:color w:val="555555"/>
                <w:sz w:val="20"/>
                <w:szCs w:val="20"/>
              </w:rPr>
              <w:t xml:space="preserve"> </w:t>
            </w:r>
          </w:p>
        </w:tc>
        <w:tc>
          <w:tcPr>
            <w:tcW w:w="1416" w:type="dxa"/>
            <w:tcBorders>
              <w:left w:val="single" w:color="D0CECE" w:sz="4" w:space="0"/>
            </w:tcBorders>
            <w:shd w:val="clear" w:color="auto" w:fill="auto"/>
          </w:tcPr>
          <w:p w:rsidRPr="0056185C" w:rsidR="00476F4E" w:rsidP="000F3722" w:rsidRDefault="00476F4E" w14:paraId="2F03893E" w14:textId="4B3C74D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[WLULG10Total]</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r>
      <w:tr w:rsidRPr="0056185C" w:rsidR="00476F4E" w:rsidTr="00A92F34" w14:paraId="1420AECA"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0F3722" w:rsidRDefault="00476F4E" w14:paraId="1EB50157"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0F3722" w:rsidRDefault="00476F4E" w14:paraId="2101250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bottom w:val="single" w:color="D0CECE" w:sz="4" w:space="0"/>
              <w:right w:val="single" w:color="D0CECE" w:sz="4" w:space="0"/>
            </w:tcBorders>
            <w:shd w:val="clear" w:color="auto" w:fill="FFF8EF"/>
          </w:tcPr>
          <w:p w:rsidRPr="0056185C" w:rsidR="00476F4E" w:rsidP="000F3722" w:rsidRDefault="00476F4E" w14:paraId="43F6166B" w14:textId="2BA7E3C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20</w:t>
            </w:r>
          </w:p>
        </w:tc>
        <w:tc>
          <w:tcPr>
            <w:tcW w:w="1134" w:type="dxa"/>
            <w:tcBorders>
              <w:left w:val="single" w:color="D0CECE" w:sz="4" w:space="0"/>
              <w:bottom w:val="single" w:color="D0CECE" w:sz="4" w:space="0"/>
              <w:right w:val="single" w:color="D0CECE" w:sz="4" w:space="0"/>
            </w:tcBorders>
            <w:shd w:val="clear" w:color="auto" w:fill="FFF8EF"/>
          </w:tcPr>
          <w:p w:rsidRPr="0056185C" w:rsidR="00476F4E" w:rsidP="000F3722" w:rsidRDefault="00476F4E" w14:paraId="52C6EC6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143" w:type="dxa"/>
            <w:gridSpan w:val="2"/>
            <w:tcBorders>
              <w:left w:val="single" w:color="D0CECE" w:sz="4" w:space="0"/>
              <w:bottom w:val="single" w:color="D0CECE" w:sz="4" w:space="0"/>
              <w:right w:val="single" w:color="D0CECE" w:sz="4" w:space="0"/>
            </w:tcBorders>
            <w:shd w:val="clear" w:color="auto" w:fill="FFF8EF"/>
          </w:tcPr>
          <w:p w:rsidRPr="0056185C" w:rsidR="00476F4E" w:rsidP="000F3722" w:rsidRDefault="00476F4E" w14:paraId="3467E39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p>
        </w:tc>
        <w:tc>
          <w:tcPr>
            <w:tcW w:w="1143" w:type="dxa"/>
            <w:tcBorders>
              <w:left w:val="single" w:color="D0CECE" w:sz="4" w:space="0"/>
              <w:bottom w:val="single" w:color="D0CECE" w:sz="4" w:space="0"/>
              <w:right w:val="single" w:color="D0CECE" w:sz="4" w:space="0"/>
            </w:tcBorders>
            <w:shd w:val="clear" w:color="auto" w:fill="FFF8EF"/>
          </w:tcPr>
          <w:p w:rsidRPr="0056185C" w:rsidR="00476F4E" w:rsidP="000F3722" w:rsidRDefault="00476F4E" w14:paraId="5B847199" w14:textId="1B7A905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[WLULG15AVC]</w:t>
            </w:r>
            <w:r w:rsidRPr="0056185C">
              <w:rPr>
                <w:rFonts w:ascii="Arial" w:hAnsi="Arial" w:eastAsia="Meiryo" w:cs="Arial"/>
                <w:color w:val="555555"/>
                <w:sz w:val="20"/>
                <w:szCs w:val="20"/>
              </w:rPr>
              <w:t xml:space="preserve"> </w:t>
            </w:r>
          </w:p>
        </w:tc>
        <w:tc>
          <w:tcPr>
            <w:tcW w:w="1144" w:type="dxa"/>
            <w:tcBorders>
              <w:left w:val="single" w:color="D0CECE" w:sz="4" w:space="0"/>
              <w:bottom w:val="single" w:color="D0CECE" w:sz="4" w:space="0"/>
              <w:right w:val="single" w:color="D0CECE" w:sz="4" w:space="0"/>
            </w:tcBorders>
            <w:shd w:val="clear" w:color="auto" w:fill="FFF8EF"/>
          </w:tcPr>
          <w:p w:rsidRPr="0056185C" w:rsidR="00476F4E" w:rsidP="000F3722" w:rsidRDefault="00476F4E" w14:paraId="793A8728" w14:textId="48013A3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[WLULG15Total]</w:t>
            </w:r>
            <w:r w:rsidRPr="0056185C">
              <w:rPr>
                <w:rFonts w:ascii="Arial" w:hAnsi="Arial" w:eastAsia="Meiryo" w:cs="Arial"/>
                <w:color w:val="555555"/>
                <w:sz w:val="20"/>
                <w:szCs w:val="20"/>
              </w:rPr>
              <w:t xml:space="preserve"> </w:t>
            </w:r>
          </w:p>
        </w:tc>
        <w:tc>
          <w:tcPr>
            <w:tcW w:w="1416" w:type="dxa"/>
            <w:tcBorders>
              <w:left w:val="single" w:color="D0CECE" w:sz="4" w:space="0"/>
              <w:bottom w:val="single" w:color="D0CECE" w:sz="4" w:space="0"/>
            </w:tcBorders>
            <w:shd w:val="clear" w:color="auto" w:fill="FFF8EF"/>
          </w:tcPr>
          <w:p w:rsidRPr="0056185C" w:rsidR="00476F4E" w:rsidP="000F3722" w:rsidRDefault="00476F4E" w14:paraId="1093E0B8" w14:textId="6542FCD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[WLULG15Total]</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r w:rsidRPr="0056185C" w:rsidR="00476F4E" w:rsidTr="00A92F34" w14:paraId="446A46B2"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0F3722" w:rsidRDefault="00476F4E" w14:paraId="0B03E84E"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0F3722" w:rsidRDefault="00476F4E" w14:paraId="2FF39EE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6547" w:type="dxa"/>
            <w:gridSpan w:val="7"/>
            <w:tcBorders>
              <w:top w:val="single" w:color="D0CECE" w:sz="4" w:space="0"/>
              <w:bottom w:val="single" w:color="D0CECE" w:sz="4" w:space="0"/>
            </w:tcBorders>
            <w:shd w:val="clear" w:color="auto" w:fill="auto"/>
          </w:tcPr>
          <w:p w:rsidRPr="0056185C" w:rsidR="00476F4E" w:rsidP="000F3722" w:rsidRDefault="00476F4E" w14:paraId="2756B4FE" w14:textId="6DB0339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Alternatively, you may elect to receive your AVC pension as a single lump sum in lieu of part of your monthly pension.</w:t>
            </w:r>
          </w:p>
        </w:tc>
      </w:tr>
      <w:tr w:rsidRPr="0056185C" w:rsidR="00476F4E" w:rsidTr="00A92F34" w14:paraId="7223748A"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A56688" w:rsidRDefault="00476F4E" w14:paraId="78275E54"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A56688" w:rsidRDefault="00476F4E" w14:paraId="195AA5A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2835" w:type="dxa"/>
            <w:gridSpan w:val="3"/>
            <w:tcBorders>
              <w:right w:val="single" w:color="D0CECE" w:sz="4" w:space="0"/>
            </w:tcBorders>
            <w:shd w:val="clear" w:color="auto" w:fill="0B4A72"/>
          </w:tcPr>
          <w:p w:rsidRPr="0056185C" w:rsidR="00476F4E" w:rsidP="00A56688" w:rsidRDefault="00476F4E" w14:paraId="5A8096A2" w14:textId="5D9592FE">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cs="Arial"/>
                <w:b/>
                <w:bCs/>
                <w:color w:val="FFFFFF" w:themeColor="background1"/>
                <w:sz w:val="20"/>
                <w:szCs w:val="20"/>
              </w:rPr>
              <w:t>Lifetime pension with a</w:t>
            </w:r>
          </w:p>
        </w:tc>
        <w:tc>
          <w:tcPr>
            <w:tcW w:w="2296" w:type="dxa"/>
            <w:gridSpan w:val="3"/>
            <w:tcBorders>
              <w:left w:val="single" w:color="D0CECE" w:sz="4" w:space="0"/>
              <w:right w:val="single" w:color="D0CECE" w:sz="4" w:space="0"/>
            </w:tcBorders>
            <w:shd w:val="clear" w:color="auto" w:fill="0B4A72"/>
          </w:tcPr>
          <w:p w:rsidRPr="0056185C" w:rsidR="00476F4E" w:rsidP="00A56688" w:rsidRDefault="00476F4E" w14:paraId="619F0367" w14:textId="4E34F144">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Payable to you</w:t>
            </w:r>
          </w:p>
        </w:tc>
        <w:tc>
          <w:tcPr>
            <w:tcW w:w="1416" w:type="dxa"/>
            <w:tcBorders>
              <w:left w:val="single" w:color="D0CECE" w:sz="4" w:space="0"/>
            </w:tcBorders>
            <w:shd w:val="clear" w:color="auto" w:fill="0B4A72"/>
          </w:tcPr>
          <w:p w:rsidRPr="0056185C" w:rsidR="00476F4E" w:rsidP="00A56688" w:rsidRDefault="00476F4E" w14:paraId="2C527371" w14:textId="6018931F">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b/>
                <w:bCs/>
                <w:color w:val="FFFFFF" w:themeColor="background1"/>
                <w:sz w:val="20"/>
                <w:szCs w:val="20"/>
              </w:rPr>
              <w:t>Payable upon your passing</w:t>
            </w:r>
          </w:p>
        </w:tc>
      </w:tr>
      <w:tr w:rsidRPr="0056185C" w:rsidR="00476F4E" w:rsidTr="00A92F34" w14:paraId="6ADAF2D5"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1D7659" w:rsidRDefault="00476F4E" w14:paraId="0C3B4720"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1D7659" w:rsidRDefault="00476F4E" w14:paraId="592448C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auto"/>
          </w:tcPr>
          <w:p w:rsidRPr="0056185C" w:rsidR="00476F4E" w:rsidP="001D7659" w:rsidRDefault="00476F4E" w14:paraId="6007DB72" w14:textId="5FE654B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21</w:t>
            </w:r>
          </w:p>
        </w:tc>
        <w:tc>
          <w:tcPr>
            <w:tcW w:w="2268" w:type="dxa"/>
            <w:gridSpan w:val="2"/>
            <w:tcBorders>
              <w:left w:val="single" w:color="D0CECE" w:sz="4" w:space="0"/>
              <w:right w:val="single" w:color="D0CECE" w:sz="4" w:space="0"/>
            </w:tcBorders>
            <w:shd w:val="clear" w:color="auto" w:fill="auto"/>
          </w:tcPr>
          <w:p w:rsidRPr="0056185C" w:rsidR="00476F4E" w:rsidP="001D7659" w:rsidRDefault="00476F4E" w14:paraId="287A7B42" w14:textId="7EDE1B3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296" w:type="dxa"/>
            <w:gridSpan w:val="3"/>
            <w:tcBorders>
              <w:left w:val="single" w:color="D0CECE" w:sz="4" w:space="0"/>
              <w:right w:val="single" w:color="D0CECE" w:sz="4" w:space="0"/>
            </w:tcBorders>
            <w:shd w:val="clear" w:color="auto" w:fill="auto"/>
          </w:tcPr>
          <w:p w:rsidRPr="0056185C" w:rsidR="00476F4E" w:rsidP="001D7659" w:rsidRDefault="00476F4E" w14:paraId="7DD75A74" w14:textId="7BC8F61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auto"/>
          </w:tcPr>
          <w:p w:rsidRPr="0056185C" w:rsidR="00476F4E" w:rsidP="001D7659" w:rsidRDefault="00476F4E" w14:paraId="49B61F48" w14:textId="67970AF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476F4E" w:rsidTr="00A92F34" w14:paraId="3D71F245"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1D7659" w:rsidRDefault="00476F4E" w14:paraId="0FC3F6F3"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1D7659" w:rsidRDefault="00476F4E" w14:paraId="6BE58D0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FFF8EF"/>
          </w:tcPr>
          <w:p w:rsidRPr="0056185C" w:rsidR="00476F4E" w:rsidP="001D7659" w:rsidRDefault="00476F4E" w14:paraId="60616EE9" w14:textId="788735B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22</w:t>
            </w:r>
          </w:p>
        </w:tc>
        <w:tc>
          <w:tcPr>
            <w:tcW w:w="2268" w:type="dxa"/>
            <w:gridSpan w:val="2"/>
            <w:tcBorders>
              <w:left w:val="single" w:color="D0CECE" w:sz="4" w:space="0"/>
              <w:right w:val="single" w:color="D0CECE" w:sz="4" w:space="0"/>
            </w:tcBorders>
            <w:shd w:val="clear" w:color="auto" w:fill="FFF8EF"/>
          </w:tcPr>
          <w:p w:rsidRPr="0056185C" w:rsidR="00476F4E" w:rsidP="001D7659" w:rsidRDefault="00476F4E" w14:paraId="14E8C13B" w14:textId="3FD62FF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296" w:type="dxa"/>
            <w:gridSpan w:val="3"/>
            <w:tcBorders>
              <w:left w:val="single" w:color="D0CECE" w:sz="4" w:space="0"/>
              <w:right w:val="single" w:color="D0CECE" w:sz="4" w:space="0"/>
            </w:tcBorders>
            <w:shd w:val="clear" w:color="auto" w:fill="FFF8EF"/>
          </w:tcPr>
          <w:p w:rsidRPr="0056185C" w:rsidR="00476F4E" w:rsidP="001D7659" w:rsidRDefault="00476F4E" w14:paraId="4049AD14" w14:textId="25425D3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FFF8EF"/>
          </w:tcPr>
          <w:p w:rsidRPr="0056185C" w:rsidR="00476F4E" w:rsidP="001D7659" w:rsidRDefault="00476F4E" w14:paraId="6581BE64" w14:textId="7E00031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476F4E" w:rsidTr="00A92F34" w14:paraId="17ADDA3E"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1D7659" w:rsidRDefault="00476F4E" w14:paraId="08B0105B"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1D7659" w:rsidRDefault="00476F4E" w14:paraId="657016B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auto"/>
          </w:tcPr>
          <w:p w:rsidRPr="0056185C" w:rsidR="00476F4E" w:rsidP="001D7659" w:rsidRDefault="00476F4E" w14:paraId="182446C0" w14:textId="0D7D8E1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23</w:t>
            </w:r>
          </w:p>
        </w:tc>
        <w:tc>
          <w:tcPr>
            <w:tcW w:w="2268" w:type="dxa"/>
            <w:gridSpan w:val="2"/>
            <w:tcBorders>
              <w:left w:val="single" w:color="D0CECE" w:sz="4" w:space="0"/>
              <w:right w:val="single" w:color="D0CECE" w:sz="4" w:space="0"/>
            </w:tcBorders>
            <w:shd w:val="clear" w:color="auto" w:fill="auto"/>
          </w:tcPr>
          <w:p w:rsidRPr="0056185C" w:rsidR="00476F4E" w:rsidP="001D7659" w:rsidRDefault="00476F4E" w14:paraId="42BADF49" w14:textId="2000A38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296" w:type="dxa"/>
            <w:gridSpan w:val="3"/>
            <w:tcBorders>
              <w:left w:val="single" w:color="D0CECE" w:sz="4" w:space="0"/>
              <w:right w:val="single" w:color="D0CECE" w:sz="4" w:space="0"/>
            </w:tcBorders>
            <w:shd w:val="clear" w:color="auto" w:fill="auto"/>
          </w:tcPr>
          <w:p w:rsidRPr="0056185C" w:rsidR="00476F4E" w:rsidP="001D7659" w:rsidRDefault="00476F4E" w14:paraId="1614BB74" w14:textId="0B2A883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auto"/>
          </w:tcPr>
          <w:p w:rsidRPr="0056185C" w:rsidR="00476F4E" w:rsidP="001D7659" w:rsidRDefault="00476F4E" w14:paraId="34681301" w14:textId="79B7613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476F4E" w:rsidTr="00A92F34" w14:paraId="14E8F395"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476F4E" w:rsidP="001D7659" w:rsidRDefault="00476F4E" w14:paraId="0B61B682" w14:textId="77777777">
            <w:pPr>
              <w:rPr>
                <w:rFonts w:ascii="Arial" w:hAnsi="Arial" w:eastAsia="Meiryo" w:cs="Arial"/>
                <w:color w:val="555555"/>
                <w:sz w:val="20"/>
                <w:szCs w:val="20"/>
                <w:lang w:val="en-CA"/>
              </w:rPr>
            </w:pPr>
          </w:p>
        </w:tc>
        <w:tc>
          <w:tcPr>
            <w:tcW w:w="411" w:type="dxa"/>
            <w:vMerge/>
            <w:shd w:val="clear" w:color="auto" w:fill="auto"/>
          </w:tcPr>
          <w:p w:rsidRPr="0056185C" w:rsidR="00476F4E" w:rsidP="001D7659" w:rsidRDefault="00476F4E" w14:paraId="3EA340A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bottom w:val="single" w:color="D0CECE" w:sz="4" w:space="0"/>
              <w:right w:val="single" w:color="D0CECE" w:sz="4" w:space="0"/>
            </w:tcBorders>
            <w:shd w:val="clear" w:color="auto" w:fill="FFF8EF"/>
          </w:tcPr>
          <w:p w:rsidRPr="0056185C" w:rsidR="00476F4E" w:rsidP="001D7659" w:rsidRDefault="00476F4E" w14:paraId="17F39BE3" w14:textId="224B11C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24</w:t>
            </w:r>
          </w:p>
        </w:tc>
        <w:tc>
          <w:tcPr>
            <w:tcW w:w="2268" w:type="dxa"/>
            <w:gridSpan w:val="2"/>
            <w:tcBorders>
              <w:left w:val="single" w:color="D0CECE" w:sz="4" w:space="0"/>
              <w:bottom w:val="single" w:color="D0CECE" w:sz="4" w:space="0"/>
              <w:right w:val="single" w:color="D0CECE" w:sz="4" w:space="0"/>
            </w:tcBorders>
            <w:shd w:val="clear" w:color="auto" w:fill="FFF8EF"/>
          </w:tcPr>
          <w:p w:rsidRPr="0056185C" w:rsidR="00476F4E" w:rsidP="001D7659" w:rsidRDefault="00476F4E" w14:paraId="77B011CD" w14:textId="4C331AB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296" w:type="dxa"/>
            <w:gridSpan w:val="3"/>
            <w:tcBorders>
              <w:left w:val="single" w:color="D0CECE" w:sz="4" w:space="0"/>
              <w:bottom w:val="single" w:color="D0CECE" w:sz="4" w:space="0"/>
              <w:right w:val="single" w:color="D0CECE" w:sz="4" w:space="0"/>
            </w:tcBorders>
            <w:shd w:val="clear" w:color="auto" w:fill="FFF8EF"/>
          </w:tcPr>
          <w:p w:rsidRPr="0056185C" w:rsidR="00476F4E" w:rsidP="001D7659" w:rsidRDefault="00476F4E" w14:paraId="38A7EA79" w14:textId="6BA8CB0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bottom w:val="single" w:color="D0CECE" w:sz="4" w:space="0"/>
            </w:tcBorders>
            <w:shd w:val="clear" w:color="auto" w:fill="FFF8EF"/>
          </w:tcPr>
          <w:p w:rsidRPr="0056185C" w:rsidR="00476F4E" w:rsidP="001D7659" w:rsidRDefault="00476F4E" w14:paraId="1CDAE752" w14:textId="458252F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401CBA" w:rsidP="00401CBA" w:rsidRDefault="00401CBA" w14:paraId="258D4D16" w14:textId="77777777">
      <w:pPr>
        <w:pStyle w:val="Heading2"/>
        <w:rPr>
          <w:rFonts w:ascii="Arial" w:hAnsi="Arial" w:cs="Arial"/>
          <w:color w:val="545454" w:themeColor="text1"/>
          <w:sz w:val="20"/>
          <w:szCs w:val="20"/>
          <w:highlight w:val="yellow"/>
        </w:rPr>
      </w:pPr>
      <w:bookmarkStart w:name="_Toc193891241" w:id="3"/>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Unlocked SVC = Y</w:t>
      </w:r>
      <w:r w:rsidRPr="0056185C">
        <w:rPr>
          <w:rFonts w:ascii="Arial" w:hAnsi="Arial" w:cs="Arial"/>
          <w:color w:val="545454" w:themeColor="text1"/>
          <w:sz w:val="20"/>
          <w:szCs w:val="20"/>
          <w:highlight w:val="yellow"/>
        </w:rPr>
        <w:t>, AVC = N, Locked-in SVC = N&gt;&gt;</w:t>
      </w:r>
      <w:bookmarkEnd w:id="3"/>
    </w:p>
    <w:tbl>
      <w:tblPr>
        <w:tblStyle w:val="GridTable6Colorful-Accent510"/>
        <w:tblW w:w="10771"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a spousal joint and survivor pension"/>
      </w:tblPr>
      <w:tblGrid>
        <w:gridCol w:w="341"/>
        <w:gridCol w:w="1194"/>
        <w:gridCol w:w="1440"/>
        <w:gridCol w:w="1260"/>
        <w:gridCol w:w="450"/>
        <w:gridCol w:w="475"/>
        <w:gridCol w:w="1145"/>
        <w:gridCol w:w="1080"/>
        <w:gridCol w:w="990"/>
        <w:gridCol w:w="1170"/>
        <w:gridCol w:w="1170"/>
        <w:gridCol w:w="56"/>
      </w:tblGrid>
      <w:tr w:rsidRPr="0056185C" w:rsidR="00A51022" w:rsidTr="00B91D36" w14:paraId="58ADF0F5" w14:textId="77777777">
        <w:trPr>
          <w:gridAfter w:val="1"/>
          <w:cnfStyle w:val="100000000000" w:firstRow="1" w:lastRow="0" w:firstColumn="0" w:lastColumn="0" w:oddVBand="0" w:evenVBand="0" w:oddHBand="0" w:evenHBand="0" w:firstRowFirstColumn="0" w:firstRowLastColumn="0" w:lastRowFirstColumn="0" w:lastRowLastColumn="0"/>
          <w:wAfter w:w="56" w:type="dxa"/>
        </w:trPr>
        <w:tc>
          <w:tcPr>
            <w:cnfStyle w:val="001000000000" w:firstRow="0" w:lastRow="0" w:firstColumn="1" w:lastColumn="0" w:oddVBand="0" w:evenVBand="0" w:oddHBand="0" w:evenHBand="0" w:firstRowFirstColumn="0" w:firstRowLastColumn="0" w:lastRowFirstColumn="0" w:lastRowLastColumn="0"/>
            <w:tcW w:w="10715" w:type="dxa"/>
            <w:gridSpan w:val="11"/>
            <w:tcBorders>
              <w:bottom w:val="none" w:color="auto" w:sz="0" w:space="0"/>
            </w:tcBorders>
            <w:shd w:val="clear" w:color="auto" w:fill="auto"/>
          </w:tcPr>
          <w:p w:rsidRPr="0056185C" w:rsidR="00A51022" w:rsidRDefault="00A51022" w14:paraId="3765D520" w14:textId="77777777">
            <w:pPr>
              <w:rPr>
                <w:rFonts w:ascii="Arial" w:hAnsi="Arial" w:eastAsia="Meiryo" w:cs="Arial"/>
                <w:color w:val="000000"/>
                <w:kern w:val="0"/>
                <w:sz w:val="20"/>
                <w:szCs w:val="20"/>
                <w:lang w:val="en-CA"/>
                <w14:ligatures w14:val="none"/>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spousal joint and survivor pension</w:t>
            </w:r>
          </w:p>
        </w:tc>
      </w:tr>
      <w:tr w:rsidRPr="0056185C" w:rsidR="00A51022" w:rsidTr="00B91D36" w14:paraId="347732E5" w14:textId="77777777">
        <w:trPr>
          <w:gridAfter w:val="1"/>
          <w:cnfStyle w:val="000000100000" w:firstRow="0" w:lastRow="0" w:firstColumn="0" w:lastColumn="0" w:oddVBand="0" w:evenVBand="0" w:oddHBand="1" w:evenHBand="0" w:firstRowFirstColumn="0" w:firstRowLastColumn="0" w:lastRowFirstColumn="0" w:lastRowLastColumn="0"/>
          <w:wAfter w:w="56" w:type="dxa"/>
          <w:trHeight w:val="387"/>
        </w:trPr>
        <w:tc>
          <w:tcPr>
            <w:cnfStyle w:val="001000000000" w:firstRow="0" w:lastRow="0" w:firstColumn="1" w:lastColumn="0" w:oddVBand="0" w:evenVBand="0" w:oddHBand="0" w:evenHBand="0" w:firstRowFirstColumn="0" w:firstRowLastColumn="0" w:lastRowFirstColumn="0" w:lastRowLastColumn="0"/>
            <w:tcW w:w="4235" w:type="dxa"/>
            <w:gridSpan w:val="4"/>
            <w:tcBorders>
              <w:bottom w:val="single" w:color="D0CECE" w:sz="4" w:space="0"/>
            </w:tcBorders>
            <w:shd w:val="clear" w:color="auto" w:fill="0B4A72" w:themeFill="text2"/>
          </w:tcPr>
          <w:p w:rsidRPr="0056185C" w:rsidR="00A51022" w:rsidRDefault="00A51022" w14:paraId="2401DA05"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450" w:type="dxa"/>
            <w:vMerge w:val="restart"/>
            <w:shd w:val="clear" w:color="auto" w:fill="auto"/>
          </w:tcPr>
          <w:p w:rsidRPr="0056185C" w:rsidR="00A51022" w:rsidRDefault="00A51022" w14:paraId="7615C4A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6030" w:type="dxa"/>
            <w:gridSpan w:val="6"/>
            <w:shd w:val="clear" w:color="auto" w:fill="0B4A72" w:themeFill="text2"/>
          </w:tcPr>
          <w:p w:rsidRPr="0056185C" w:rsidR="00A51022" w:rsidRDefault="00A51022" w14:paraId="3C2769B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p w:rsidRPr="0056185C" w:rsidR="00A51022" w:rsidRDefault="00A51022" w14:paraId="4F100406" w14:textId="09297C5B">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xml:space="preserve">Your base pension, plus a pension based on your </w:t>
            </w:r>
            <w:r w:rsidRPr="0056185C" w:rsidR="00097DF8">
              <w:rPr>
                <w:rFonts w:ascii="Arial" w:hAnsi="Arial" w:eastAsia="Meiryo" w:cs="Arial"/>
                <w:color w:val="FFFFFF" w:themeColor="background1"/>
                <w:sz w:val="20"/>
                <w:szCs w:val="20"/>
                <w:lang w:val="en-CA"/>
              </w:rPr>
              <w:t>non-locked-in</w:t>
            </w:r>
            <w:r w:rsidRPr="0056185C" w:rsidR="006D404D">
              <w:rPr>
                <w:rFonts w:ascii="Arial" w:hAnsi="Arial" w:eastAsia="Meiryo" w:cs="Arial"/>
                <w:color w:val="FFFFFF" w:themeColor="background1"/>
                <w:sz w:val="20"/>
                <w:szCs w:val="20"/>
                <w:lang w:val="en-CA"/>
              </w:rPr>
              <w:t xml:space="preserve"> </w:t>
            </w:r>
            <w:r w:rsidRPr="0056185C">
              <w:rPr>
                <w:rFonts w:ascii="Arial" w:hAnsi="Arial" w:eastAsia="Meiryo" w:cs="Arial"/>
                <w:color w:val="FFFFFF" w:themeColor="background1"/>
                <w:sz w:val="20"/>
                <w:szCs w:val="20"/>
                <w:lang w:val="en-CA"/>
              </w:rPr>
              <w:t>special voluntary contributions (SVC).</w:t>
            </w:r>
          </w:p>
        </w:tc>
      </w:tr>
      <w:tr w:rsidRPr="0056185C" w:rsidR="00A51022" w:rsidTr="63A33475" w14:paraId="4E458C44" w14:textId="77777777">
        <w:trPr>
          <w:gridAfter w:val="1"/>
          <w:wAfter w:w="56" w:type="dxa"/>
          <w:trHeight w:val="683"/>
        </w:trPr>
        <w:tc>
          <w:tcPr>
            <w:cnfStyle w:val="001000000000" w:firstRow="0" w:lastRow="0" w:firstColumn="1" w:lastColumn="0" w:oddVBand="0" w:evenVBand="0" w:oddHBand="0" w:evenHBand="0" w:firstRowFirstColumn="0" w:firstRowLastColumn="0" w:lastRowFirstColumn="0" w:lastRowLastColumn="0"/>
            <w:tcW w:w="1535" w:type="dxa"/>
            <w:gridSpan w:val="2"/>
            <w:vMerge w:val="restart"/>
            <w:tcBorders>
              <w:top w:val="single" w:color="D0CECE" w:sz="4" w:space="0"/>
              <w:right w:val="single" w:color="D0CECE" w:sz="4" w:space="0"/>
            </w:tcBorders>
            <w:shd w:val="clear" w:color="auto" w:fill="0B4A72" w:themeFill="text2"/>
          </w:tcPr>
          <w:p w:rsidRPr="0056185C" w:rsidR="00A51022" w:rsidRDefault="00A51022" w14:paraId="5BE8576D" w14:textId="3AE3B90B">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1440" w:type="dxa"/>
            <w:vMerge w:val="restart"/>
            <w:tcBorders>
              <w:top w:val="single" w:color="D0CECE" w:sz="4" w:space="0"/>
              <w:left w:val="single" w:color="D0CECE" w:sz="4" w:space="0"/>
              <w:right w:val="single" w:color="D0CECE" w:sz="4" w:space="0"/>
            </w:tcBorders>
            <w:shd w:val="clear" w:color="auto" w:fill="0B4A72" w:themeFill="text2"/>
          </w:tcPr>
          <w:p w:rsidRPr="0056185C" w:rsidR="00A51022" w:rsidRDefault="00A51022" w14:paraId="7B6EE170"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260" w:type="dxa"/>
            <w:vMerge w:val="restart"/>
            <w:tcBorders>
              <w:top w:val="single" w:color="D0CECE" w:sz="4" w:space="0"/>
              <w:left w:val="single" w:color="D0CECE" w:sz="4" w:space="0"/>
            </w:tcBorders>
            <w:shd w:val="clear" w:color="auto" w:fill="0B4A72" w:themeFill="text2"/>
          </w:tcPr>
          <w:p w:rsidRPr="0056185C" w:rsidR="00A51022" w:rsidRDefault="00A51022" w14:paraId="67CB74A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c>
          <w:tcPr>
            <w:tcW w:w="450" w:type="dxa"/>
            <w:vMerge/>
          </w:tcPr>
          <w:p w:rsidRPr="0056185C" w:rsidR="00A51022" w:rsidRDefault="00A51022" w14:paraId="03472B53"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620" w:type="dxa"/>
            <w:gridSpan w:val="2"/>
            <w:vMerge w:val="restart"/>
            <w:tcBorders>
              <w:top w:val="single" w:color="D0CECE" w:sz="4" w:space="0"/>
              <w:right w:val="single" w:color="D0CECE" w:sz="4" w:space="0"/>
            </w:tcBorders>
            <w:shd w:val="clear" w:color="auto" w:fill="0B4A72" w:themeFill="text2"/>
          </w:tcPr>
          <w:p w:rsidRPr="0056185C" w:rsidR="00A51022" w:rsidRDefault="00A51022" w14:paraId="5C55BDE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plus a</w:t>
            </w:r>
          </w:p>
        </w:tc>
        <w:tc>
          <w:tcPr>
            <w:tcW w:w="3240" w:type="dxa"/>
            <w:gridSpan w:val="3"/>
            <w:tcBorders>
              <w:top w:val="single" w:color="D0CECE" w:sz="4" w:space="0"/>
              <w:left w:val="single" w:color="D0CECE" w:sz="4" w:space="0"/>
              <w:right w:val="single" w:color="D0CECE" w:sz="4" w:space="0"/>
            </w:tcBorders>
            <w:shd w:val="clear" w:color="auto" w:fill="0B4A72" w:themeFill="text2"/>
          </w:tcPr>
          <w:p w:rsidRPr="0056185C" w:rsidR="00A51022" w:rsidRDefault="00A51022" w14:paraId="6063544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170" w:type="dxa"/>
            <w:vMerge w:val="restart"/>
            <w:tcBorders>
              <w:top w:val="single" w:color="D0CECE" w:sz="4" w:space="0"/>
              <w:left w:val="single" w:color="D0CECE" w:sz="4" w:space="0"/>
            </w:tcBorders>
            <w:shd w:val="clear" w:color="auto" w:fill="0B4A72" w:themeFill="text2"/>
          </w:tcPr>
          <w:p w:rsidRPr="0056185C" w:rsidR="00A51022" w:rsidRDefault="00A51022" w14:paraId="5DA6422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A51022" w:rsidTr="63A33475" w14:paraId="0497591E" w14:textId="77777777">
        <w:trPr>
          <w:gridAfter w:val="1"/>
          <w:cnfStyle w:val="000000100000" w:firstRow="0" w:lastRow="0" w:firstColumn="0" w:lastColumn="0" w:oddVBand="0" w:evenVBand="0" w:oddHBand="1" w:evenHBand="0" w:firstRowFirstColumn="0" w:firstRowLastColumn="0" w:lastRowFirstColumn="0" w:lastRowLastColumn="0"/>
          <w:wAfter w:w="56" w:type="dxa"/>
          <w:trHeight w:val="810"/>
        </w:trPr>
        <w:tc>
          <w:tcPr>
            <w:cnfStyle w:val="001000000000" w:firstRow="0" w:lastRow="0" w:firstColumn="1" w:lastColumn="0" w:oddVBand="0" w:evenVBand="0" w:oddHBand="0" w:evenHBand="0" w:firstRowFirstColumn="0" w:firstRowLastColumn="0" w:lastRowFirstColumn="0" w:lastRowLastColumn="0"/>
            <w:tcW w:w="1535" w:type="dxa"/>
            <w:gridSpan w:val="2"/>
            <w:vMerge/>
          </w:tcPr>
          <w:p w:rsidRPr="0056185C" w:rsidR="00A51022" w:rsidRDefault="00A51022" w14:paraId="5D22F753" w14:textId="77777777">
            <w:pPr>
              <w:jc w:val="center"/>
              <w:rPr>
                <w:rFonts w:ascii="Arial" w:hAnsi="Arial" w:eastAsia="Meiryo" w:cs="Arial"/>
                <w:color w:val="FFFFFF" w:themeColor="background1"/>
                <w:sz w:val="20"/>
                <w:szCs w:val="20"/>
                <w:lang w:val="en-CA"/>
              </w:rPr>
            </w:pPr>
          </w:p>
        </w:tc>
        <w:tc>
          <w:tcPr>
            <w:tcW w:w="1440" w:type="dxa"/>
            <w:vMerge/>
          </w:tcPr>
          <w:p w:rsidRPr="0056185C" w:rsidR="00A51022" w:rsidRDefault="00A51022" w14:paraId="2177173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260" w:type="dxa"/>
            <w:vMerge/>
          </w:tcPr>
          <w:p w:rsidRPr="0056185C" w:rsidR="00A51022" w:rsidRDefault="00A51022" w14:paraId="70C1D68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450" w:type="dxa"/>
            <w:vMerge/>
          </w:tcPr>
          <w:p w:rsidRPr="0056185C" w:rsidR="00A51022" w:rsidRDefault="00A51022" w14:paraId="574F81B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620" w:type="dxa"/>
            <w:gridSpan w:val="2"/>
            <w:vMerge/>
          </w:tcPr>
          <w:p w:rsidRPr="0056185C" w:rsidR="00A51022" w:rsidRDefault="00A51022" w14:paraId="2030E5D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080" w:type="dxa"/>
            <w:tcBorders>
              <w:top w:val="single" w:color="D0CECE" w:sz="4" w:space="0"/>
              <w:left w:val="single" w:color="D0CECE" w:sz="4" w:space="0"/>
              <w:right w:val="single" w:color="D0CECE" w:sz="4" w:space="0"/>
            </w:tcBorders>
            <w:shd w:val="clear" w:color="auto" w:fill="0B4A72" w:themeFill="text2"/>
          </w:tcPr>
          <w:p w:rsidRPr="0056185C" w:rsidR="00A51022" w:rsidRDefault="00A51022" w14:paraId="0EEE02B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990" w:type="dxa"/>
            <w:tcBorders>
              <w:top w:val="single" w:color="D0CECE" w:sz="4" w:space="0"/>
              <w:left w:val="single" w:color="D0CECE" w:sz="4" w:space="0"/>
              <w:right w:val="single" w:color="D0CECE" w:sz="4" w:space="0"/>
            </w:tcBorders>
            <w:shd w:val="clear" w:color="auto" w:fill="0B4A72" w:themeFill="text2"/>
          </w:tcPr>
          <w:p w:rsidRPr="0056185C" w:rsidR="00A51022" w:rsidRDefault="00A51022" w14:paraId="5BEB9E6B" w14:textId="41341BB4">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170" w:type="dxa"/>
            <w:tcBorders>
              <w:top w:val="single" w:color="D0CECE" w:sz="4" w:space="0"/>
              <w:left w:val="single" w:color="D0CECE" w:sz="4" w:space="0"/>
              <w:right w:val="single" w:color="D0CECE" w:sz="4" w:space="0"/>
            </w:tcBorders>
            <w:shd w:val="clear" w:color="auto" w:fill="0B4A72" w:themeFill="text2"/>
          </w:tcPr>
          <w:p w:rsidRPr="0056185C" w:rsidR="00A51022" w:rsidRDefault="00A51022" w14:paraId="79294A9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1170" w:type="dxa"/>
            <w:vMerge/>
          </w:tcPr>
          <w:p w:rsidRPr="0056185C" w:rsidR="00A51022" w:rsidRDefault="00A51022" w14:paraId="401F1C8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E00BE3" w:rsidTr="000341F4" w14:paraId="39821AFF" w14:textId="77777777">
        <w:trPr>
          <w:trHeight w:val="657"/>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E00BE3" w:rsidP="00E00BE3" w:rsidRDefault="00E00BE3" w14:paraId="3D428C18"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194" w:type="dxa"/>
            <w:tcBorders>
              <w:left w:val="single" w:color="D0CECE" w:sz="4" w:space="0"/>
              <w:right w:val="single" w:color="D0CECE" w:sz="4" w:space="0"/>
            </w:tcBorders>
            <w:shd w:val="clear" w:color="auto" w:fill="auto"/>
          </w:tcPr>
          <w:p w:rsidRPr="0056185C" w:rsidR="00E00BE3" w:rsidP="00E00BE3" w:rsidRDefault="00E00BE3" w14:paraId="3D05576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50% spousal pension</w:t>
            </w:r>
          </w:p>
        </w:tc>
        <w:tc>
          <w:tcPr>
            <w:tcW w:w="1440" w:type="dxa"/>
            <w:tcBorders>
              <w:left w:val="single" w:color="D0CECE" w:sz="4" w:space="0"/>
              <w:right w:val="single" w:color="D0CECE" w:sz="4" w:space="0"/>
            </w:tcBorders>
            <w:shd w:val="clear" w:color="auto" w:fill="auto"/>
          </w:tcPr>
          <w:p w:rsidRPr="0056185C" w:rsidR="00E00BE3" w:rsidP="00E00BE3" w:rsidRDefault="00E00BE3" w14:paraId="10F6C65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E00BE3" w:rsidP="00E00BE3" w:rsidRDefault="00E00BE3" w14:paraId="66249D3F"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25B1745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E00BE3" w:rsidP="00E00BE3" w:rsidRDefault="00E00BE3" w14:paraId="23C83FF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145" w:type="dxa"/>
            <w:tcBorders>
              <w:left w:val="single" w:color="D0CECE" w:sz="4" w:space="0"/>
              <w:right w:val="single" w:color="D0CECE" w:sz="4" w:space="0"/>
            </w:tcBorders>
            <w:shd w:val="clear" w:color="auto" w:fill="auto"/>
          </w:tcPr>
          <w:p w:rsidRPr="0056185C" w:rsidR="00E00BE3" w:rsidP="00E00BE3" w:rsidRDefault="00E00BE3" w14:paraId="544B8A5A"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1080" w:type="dxa"/>
            <w:tcBorders>
              <w:left w:val="single" w:color="D0CECE" w:sz="4" w:space="0"/>
              <w:right w:val="single" w:color="D0CECE" w:sz="4" w:space="0"/>
            </w:tcBorders>
            <w:shd w:val="clear" w:color="auto" w:fill="auto"/>
          </w:tcPr>
          <w:p w:rsidRPr="0056185C" w:rsidR="00E00BE3" w:rsidP="00E00BE3" w:rsidRDefault="00E00BE3" w14:paraId="7107766F" w14:textId="3721DA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E00BE3" w:rsidP="00E00BE3" w:rsidRDefault="00E00BE3" w14:paraId="46577510" w14:textId="2B5E124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E00BE3" w:rsidP="00E00BE3" w:rsidRDefault="00E00BE3" w14:paraId="2432C0A7" w14:textId="7A09597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E00BE3" w:rsidP="00E00BE3" w:rsidRDefault="00E00BE3" w14:paraId="4A159857" w14:textId="72028D8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[WLUJS60%SpouseTotal]</w:t>
            </w:r>
            <w:r w:rsidRPr="0056185C">
              <w:rPr>
                <w:rFonts w:ascii="Arial" w:hAnsi="Arial" w:eastAsia="Meiryo" w:cs="Arial"/>
                <w:color w:val="575757"/>
                <w:sz w:val="20"/>
                <w:szCs w:val="20"/>
              </w:rPr>
              <w:t xml:space="preserve"> </w:t>
            </w:r>
          </w:p>
        </w:tc>
      </w:tr>
      <w:tr w:rsidRPr="0056185C" w:rsidR="00E00BE3" w:rsidTr="000341F4" w14:paraId="53ABCD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E00BE3" w:rsidP="00E00BE3" w:rsidRDefault="00E00BE3" w14:paraId="4F5276DC"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194" w:type="dxa"/>
            <w:tcBorders>
              <w:left w:val="single" w:color="D0CECE" w:sz="4" w:space="0"/>
              <w:right w:val="single" w:color="D0CECE" w:sz="4" w:space="0"/>
            </w:tcBorders>
            <w:shd w:val="clear" w:color="auto" w:fill="FFF8EF"/>
          </w:tcPr>
          <w:p w:rsidRPr="0056185C" w:rsidR="00E00BE3" w:rsidP="00E00BE3" w:rsidRDefault="00E00BE3" w14:paraId="29A6C80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60% spousal pension</w:t>
            </w:r>
          </w:p>
        </w:tc>
        <w:tc>
          <w:tcPr>
            <w:tcW w:w="1440" w:type="dxa"/>
            <w:tcBorders>
              <w:left w:val="single" w:color="D0CECE" w:sz="4" w:space="0"/>
              <w:right w:val="single" w:color="D0CECE" w:sz="4" w:space="0"/>
            </w:tcBorders>
            <w:shd w:val="clear" w:color="auto" w:fill="FFF8EF"/>
          </w:tcPr>
          <w:p w:rsidRPr="0056185C" w:rsidR="00E00BE3" w:rsidP="00E00BE3" w:rsidRDefault="00E00BE3" w14:paraId="7E54F39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E00BE3" w:rsidP="00E00BE3" w:rsidRDefault="00E00BE3" w14:paraId="1C12888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[UPPJS60%Spouse]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0E0D842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E00BE3" w:rsidP="00E00BE3" w:rsidRDefault="00E00BE3" w14:paraId="3794B55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145" w:type="dxa"/>
            <w:tcBorders>
              <w:left w:val="single" w:color="D0CECE" w:sz="4" w:space="0"/>
              <w:right w:val="single" w:color="D0CECE" w:sz="4" w:space="0"/>
            </w:tcBorders>
            <w:shd w:val="clear" w:color="auto" w:fill="FFF8EF"/>
          </w:tcPr>
          <w:p w:rsidRPr="0056185C" w:rsidR="00E00BE3" w:rsidP="00E00BE3" w:rsidRDefault="00E00BE3" w14:paraId="5EFCF81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5-year guarantee</w:t>
            </w:r>
          </w:p>
        </w:tc>
        <w:tc>
          <w:tcPr>
            <w:tcW w:w="1080" w:type="dxa"/>
            <w:tcBorders>
              <w:left w:val="single" w:color="D0CECE" w:sz="4" w:space="0"/>
              <w:right w:val="single" w:color="D0CECE" w:sz="4" w:space="0"/>
            </w:tcBorders>
            <w:shd w:val="clear" w:color="auto" w:fill="FFF8EF"/>
          </w:tcPr>
          <w:p w:rsidRPr="0056185C" w:rsidR="00E00BE3" w:rsidP="00E00BE3" w:rsidRDefault="00E00BE3" w14:paraId="29C72489" w14:textId="47E356B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shd w:val="clear" w:color="auto" w:fill="FFF8EF"/>
          </w:tcPr>
          <w:p w:rsidRPr="0056185C" w:rsidR="00E00BE3" w:rsidP="00E00BE3" w:rsidRDefault="00E00BE3" w14:paraId="57D177DB" w14:textId="46CFAC6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shd w:val="clear" w:color="auto" w:fill="FFF8EF"/>
          </w:tcPr>
          <w:p w:rsidRPr="0056185C" w:rsidR="00E00BE3" w:rsidP="00E00BE3" w:rsidRDefault="00E00BE3" w14:paraId="19EFEF77" w14:textId="486A9E2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FFF8EF"/>
          </w:tcPr>
          <w:p w:rsidRPr="0056185C" w:rsidR="00E00BE3" w:rsidP="00E00BE3" w:rsidRDefault="00E00BE3" w14:paraId="24C27915" w14:textId="165B8B5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[WLUJS60%G5SpouseTotal]</w:t>
            </w:r>
            <w:r w:rsidRPr="0056185C">
              <w:rPr>
                <w:rFonts w:ascii="Arial" w:hAnsi="Arial" w:eastAsia="Meiryo" w:cs="Arial"/>
                <w:color w:val="575757"/>
                <w:sz w:val="20"/>
                <w:szCs w:val="20"/>
              </w:rPr>
              <w:t xml:space="preserve"> </w:t>
            </w:r>
          </w:p>
        </w:tc>
      </w:tr>
      <w:tr w:rsidRPr="0056185C" w:rsidR="00E00BE3" w:rsidTr="000341F4" w14:paraId="3F37AA04" w14:textId="77777777">
        <w:trPr>
          <w:trHeight w:val="441"/>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E00BE3" w:rsidP="00E00BE3" w:rsidRDefault="00E00BE3" w14:paraId="01005422"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3</w:t>
            </w:r>
          </w:p>
        </w:tc>
        <w:tc>
          <w:tcPr>
            <w:tcW w:w="1194" w:type="dxa"/>
            <w:tcBorders>
              <w:left w:val="single" w:color="D0CECE" w:sz="4" w:space="0"/>
              <w:right w:val="single" w:color="D0CECE" w:sz="4" w:space="0"/>
            </w:tcBorders>
            <w:shd w:val="clear" w:color="auto" w:fill="auto"/>
          </w:tcPr>
          <w:p w:rsidRPr="0056185C" w:rsidR="00E00BE3" w:rsidP="00E00BE3" w:rsidRDefault="00E00BE3" w14:paraId="04A83DA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80% spousal pension</w:t>
            </w:r>
          </w:p>
        </w:tc>
        <w:tc>
          <w:tcPr>
            <w:tcW w:w="1440" w:type="dxa"/>
            <w:tcBorders>
              <w:left w:val="single" w:color="D0CECE" w:sz="4" w:space="0"/>
              <w:right w:val="single" w:color="D0CECE" w:sz="4" w:space="0"/>
            </w:tcBorders>
            <w:shd w:val="clear" w:color="auto" w:fill="auto"/>
          </w:tcPr>
          <w:p w:rsidRPr="0056185C" w:rsidR="00E00BE3" w:rsidP="00E00BE3" w:rsidRDefault="00E00BE3" w14:paraId="4550C91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E00BE3" w:rsidP="00E00BE3" w:rsidRDefault="00E00BE3" w14:paraId="4740466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[UPPJS80%Spouse]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07D957A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E00BE3" w:rsidP="00E00BE3" w:rsidRDefault="00E00BE3" w14:paraId="380455A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145" w:type="dxa"/>
            <w:tcBorders>
              <w:left w:val="single" w:color="D0CECE" w:sz="4" w:space="0"/>
              <w:right w:val="single" w:color="D0CECE" w:sz="4" w:space="0"/>
            </w:tcBorders>
            <w:shd w:val="clear" w:color="auto" w:fill="auto"/>
          </w:tcPr>
          <w:p w:rsidRPr="0056185C" w:rsidR="00E00BE3" w:rsidP="00E00BE3" w:rsidRDefault="00E00BE3" w14:paraId="19575D3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1080" w:type="dxa"/>
            <w:tcBorders>
              <w:left w:val="single" w:color="D0CECE" w:sz="4" w:space="0"/>
              <w:right w:val="single" w:color="D0CECE" w:sz="4" w:space="0"/>
            </w:tcBorders>
            <w:shd w:val="clear" w:color="auto" w:fill="auto"/>
          </w:tcPr>
          <w:p w:rsidRPr="0056185C" w:rsidR="00E00BE3" w:rsidP="00E00BE3" w:rsidRDefault="00E00BE3" w14:paraId="479F9D29" w14:textId="48BF86C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E00BE3" w:rsidP="00E00BE3" w:rsidRDefault="00E00BE3" w14:paraId="515CFEBE" w14:textId="76A233E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E00BE3" w:rsidP="00E00BE3" w:rsidRDefault="00E00BE3" w14:paraId="77A5987C" w14:textId="47AE9DF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E00BE3" w:rsidP="00E00BE3" w:rsidRDefault="00E00BE3" w14:paraId="26D7C89B" w14:textId="0510713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[WLUJS60%G10SpouseTotal]</w:t>
            </w:r>
            <w:r w:rsidRPr="0056185C">
              <w:rPr>
                <w:rFonts w:ascii="Arial" w:hAnsi="Arial" w:eastAsia="Meiryo" w:cs="Arial"/>
                <w:color w:val="575757"/>
                <w:sz w:val="20"/>
                <w:szCs w:val="20"/>
              </w:rPr>
              <w:t xml:space="preserve"> </w:t>
            </w:r>
          </w:p>
        </w:tc>
      </w:tr>
      <w:tr w:rsidRPr="0056185C" w:rsidR="00E00BE3" w:rsidTr="000341F4" w14:paraId="76D1E1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E00BE3" w:rsidP="00E00BE3" w:rsidRDefault="00E00BE3" w14:paraId="55822EC6"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4</w:t>
            </w:r>
          </w:p>
        </w:tc>
        <w:tc>
          <w:tcPr>
            <w:tcW w:w="1194" w:type="dxa"/>
            <w:tcBorders>
              <w:left w:val="single" w:color="D0CECE" w:sz="4" w:space="0"/>
              <w:right w:val="single" w:color="D0CECE" w:sz="4" w:space="0"/>
            </w:tcBorders>
            <w:shd w:val="clear" w:color="auto" w:fill="FFF8EF"/>
          </w:tcPr>
          <w:p w:rsidRPr="0056185C" w:rsidR="00E00BE3" w:rsidP="00E00BE3" w:rsidRDefault="00E00BE3" w14:paraId="7E493B2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100% spousal pension</w:t>
            </w:r>
          </w:p>
        </w:tc>
        <w:tc>
          <w:tcPr>
            <w:tcW w:w="1440" w:type="dxa"/>
            <w:tcBorders>
              <w:left w:val="single" w:color="D0CECE" w:sz="4" w:space="0"/>
              <w:right w:val="single" w:color="D0CECE" w:sz="4" w:space="0"/>
            </w:tcBorders>
            <w:shd w:val="clear" w:color="auto" w:fill="FFF8EF"/>
          </w:tcPr>
          <w:p w:rsidRPr="0056185C" w:rsidR="00E00BE3" w:rsidP="00E00BE3" w:rsidRDefault="00E00BE3" w14:paraId="5A6FC74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E00BE3" w:rsidP="00E00BE3" w:rsidRDefault="00E00BE3" w14:paraId="0D3C9C9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[UPPJS100%Spouse]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694F8C9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E00BE3" w:rsidP="00E00BE3" w:rsidRDefault="00E00BE3" w14:paraId="2BD0765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145" w:type="dxa"/>
            <w:tcBorders>
              <w:left w:val="single" w:color="D0CECE" w:sz="4" w:space="0"/>
              <w:right w:val="single" w:color="D0CECE" w:sz="4" w:space="0"/>
            </w:tcBorders>
            <w:shd w:val="clear" w:color="auto" w:fill="FFF8EF"/>
          </w:tcPr>
          <w:p w:rsidRPr="0056185C" w:rsidR="00E00BE3" w:rsidP="00E00BE3" w:rsidRDefault="00E00BE3" w14:paraId="77597F8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1080" w:type="dxa"/>
            <w:tcBorders>
              <w:left w:val="single" w:color="D0CECE" w:sz="4" w:space="0"/>
              <w:right w:val="single" w:color="D0CECE" w:sz="4" w:space="0"/>
            </w:tcBorders>
            <w:shd w:val="clear" w:color="auto" w:fill="FFF8EF"/>
          </w:tcPr>
          <w:p w:rsidRPr="0056185C" w:rsidR="00E00BE3" w:rsidP="00E00BE3" w:rsidRDefault="00E00BE3" w14:paraId="3F7E9BFD" w14:textId="10EF775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shd w:val="clear" w:color="auto" w:fill="FFF8EF"/>
          </w:tcPr>
          <w:p w:rsidRPr="0056185C" w:rsidR="00E00BE3" w:rsidP="00E00BE3" w:rsidRDefault="00E00BE3" w14:paraId="7732FE11" w14:textId="4DC1C6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shd w:val="clear" w:color="auto" w:fill="FFF8EF"/>
          </w:tcPr>
          <w:p w:rsidRPr="0056185C" w:rsidR="00E00BE3" w:rsidP="00E00BE3" w:rsidRDefault="00E00BE3" w14:paraId="7A49C51D" w14:textId="1DF6844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FFF8EF"/>
          </w:tcPr>
          <w:p w:rsidRPr="0056185C" w:rsidR="00E00BE3" w:rsidP="00E00BE3" w:rsidRDefault="00E00BE3" w14:paraId="7B1BDBF3" w14:textId="2CC656E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[WLUJS60%G15SpouseTotal]</w:t>
            </w:r>
            <w:r w:rsidRPr="0056185C">
              <w:rPr>
                <w:rFonts w:ascii="Arial" w:hAnsi="Arial" w:eastAsia="Meiryo" w:cs="Arial"/>
                <w:color w:val="575757"/>
                <w:sz w:val="20"/>
                <w:szCs w:val="20"/>
              </w:rPr>
              <w:t xml:space="preserve"> </w:t>
            </w:r>
          </w:p>
        </w:tc>
      </w:tr>
      <w:tr w:rsidRPr="0056185C" w:rsidR="00E00BE3" w:rsidTr="000341F4" w14:paraId="07CE1FB6" w14:textId="77777777">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E00BE3" w:rsidP="00E00BE3" w:rsidRDefault="00E00BE3" w14:paraId="6CB95F54"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5</w:t>
            </w:r>
          </w:p>
        </w:tc>
        <w:tc>
          <w:tcPr>
            <w:tcW w:w="1194" w:type="dxa"/>
            <w:tcBorders>
              <w:left w:val="single" w:color="D0CECE" w:sz="4" w:space="0"/>
              <w:right w:val="single" w:color="D0CECE" w:sz="4" w:space="0"/>
            </w:tcBorders>
            <w:shd w:val="clear" w:color="auto" w:fill="auto"/>
          </w:tcPr>
          <w:p w:rsidRPr="0056185C" w:rsidR="00E00BE3" w:rsidP="00E00BE3" w:rsidRDefault="00E00BE3" w14:paraId="1E8B18D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50% spousal pension with a </w:t>
            </w:r>
            <w:r w:rsidRPr="0056185C">
              <w:rPr>
                <w:rFonts w:ascii="Arial" w:hAnsi="Arial" w:cs="Arial"/>
                <w:color w:val="555555"/>
                <w:sz w:val="20"/>
                <w:szCs w:val="20"/>
                <w:lang w:val="en-CA"/>
              </w:rPr>
              <w:t>10-year guarantee</w:t>
            </w:r>
          </w:p>
        </w:tc>
        <w:tc>
          <w:tcPr>
            <w:tcW w:w="1440" w:type="dxa"/>
            <w:tcBorders>
              <w:left w:val="single" w:color="D0CECE" w:sz="4" w:space="0"/>
              <w:right w:val="single" w:color="D0CECE" w:sz="4" w:space="0"/>
            </w:tcBorders>
            <w:shd w:val="clear" w:color="auto" w:fill="auto"/>
          </w:tcPr>
          <w:p w:rsidRPr="0056185C" w:rsidR="00E00BE3" w:rsidP="00E00BE3" w:rsidRDefault="00E00BE3" w14:paraId="5943FB2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50%G10]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E00BE3" w:rsidP="00E00BE3" w:rsidRDefault="00E00BE3" w14:paraId="20067F8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$[UPPJS50%G10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345723A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E00BE3" w:rsidP="00E00BE3" w:rsidRDefault="00E00BE3" w14:paraId="0DFF8DB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p>
        </w:tc>
        <w:tc>
          <w:tcPr>
            <w:tcW w:w="1145" w:type="dxa"/>
            <w:tcBorders>
              <w:left w:val="single" w:color="D0CECE" w:sz="4" w:space="0"/>
              <w:right w:val="single" w:color="D0CECE" w:sz="4" w:space="0"/>
            </w:tcBorders>
            <w:shd w:val="clear" w:color="auto" w:fill="auto"/>
          </w:tcPr>
          <w:p w:rsidRPr="0056185C" w:rsidR="00E00BE3" w:rsidP="00E00BE3" w:rsidRDefault="00E00BE3" w14:paraId="1FEB98D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1080" w:type="dxa"/>
            <w:tcBorders>
              <w:left w:val="single" w:color="D0CECE" w:sz="4" w:space="0"/>
              <w:right w:val="single" w:color="D0CECE" w:sz="4" w:space="0"/>
            </w:tcBorders>
            <w:shd w:val="clear" w:color="auto" w:fill="auto"/>
          </w:tcPr>
          <w:p w:rsidRPr="0056185C" w:rsidR="00E00BE3" w:rsidP="00E00BE3" w:rsidRDefault="00E00BE3" w14:paraId="2C534C45" w14:textId="3D22EE8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E00BE3" w:rsidP="00E00BE3" w:rsidRDefault="00E00BE3" w14:paraId="12A1B694" w14:textId="5B23032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E00BE3" w:rsidP="00E00BE3" w:rsidRDefault="00E00BE3" w14:paraId="60E6187E" w14:textId="41CBBF3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E00BE3" w:rsidP="00E00BE3" w:rsidRDefault="00E00BE3" w14:paraId="7646739C" w14:textId="52FDDAF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[WLUJS100%SpouseTotal]</w:t>
            </w:r>
            <w:r w:rsidRPr="0056185C">
              <w:rPr>
                <w:rFonts w:ascii="Arial" w:hAnsi="Arial" w:eastAsia="Meiryo" w:cs="Arial"/>
                <w:color w:val="575757"/>
                <w:sz w:val="20"/>
                <w:szCs w:val="20"/>
              </w:rPr>
              <w:t xml:space="preserve"> </w:t>
            </w:r>
          </w:p>
        </w:tc>
      </w:tr>
      <w:tr w:rsidRPr="0056185C" w:rsidR="00E00BE3" w:rsidTr="000341F4" w14:paraId="7A4881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E00BE3" w:rsidP="00E00BE3" w:rsidRDefault="00E00BE3" w14:paraId="09A33C4C"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6</w:t>
            </w:r>
          </w:p>
        </w:tc>
        <w:tc>
          <w:tcPr>
            <w:tcW w:w="1194" w:type="dxa"/>
            <w:tcBorders>
              <w:left w:val="single" w:color="D0CECE" w:sz="4" w:space="0"/>
              <w:right w:val="single" w:color="D0CECE" w:sz="4" w:space="0"/>
            </w:tcBorders>
            <w:shd w:val="clear" w:color="auto" w:fill="FFF8EF"/>
          </w:tcPr>
          <w:p w:rsidRPr="0056185C" w:rsidR="00E00BE3" w:rsidP="00E00BE3" w:rsidRDefault="00E00BE3" w14:paraId="564CE56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60% spousal pension with a </w:t>
            </w:r>
            <w:r w:rsidRPr="0056185C">
              <w:rPr>
                <w:rFonts w:ascii="Arial" w:hAnsi="Arial" w:cs="Arial"/>
                <w:color w:val="555555"/>
                <w:sz w:val="20"/>
                <w:szCs w:val="20"/>
                <w:lang w:val="en-CA"/>
              </w:rPr>
              <w:t>10-</w:t>
            </w:r>
            <w:r w:rsidRPr="0056185C">
              <w:rPr>
                <w:rFonts w:ascii="Arial" w:hAnsi="Arial" w:cs="Arial"/>
                <w:color w:val="555555"/>
                <w:sz w:val="20"/>
                <w:szCs w:val="20"/>
                <w:lang w:val="en-CA"/>
              </w:rPr>
              <w:t>year guarantee</w:t>
            </w:r>
          </w:p>
        </w:tc>
        <w:tc>
          <w:tcPr>
            <w:tcW w:w="1440" w:type="dxa"/>
            <w:tcBorders>
              <w:left w:val="single" w:color="D0CECE" w:sz="4" w:space="0"/>
              <w:right w:val="single" w:color="D0CECE" w:sz="4" w:space="0"/>
            </w:tcBorders>
            <w:shd w:val="clear" w:color="auto" w:fill="FFF8EF"/>
          </w:tcPr>
          <w:p w:rsidRPr="0056185C" w:rsidR="00E00BE3" w:rsidP="00E00BE3" w:rsidRDefault="00E00BE3" w14:paraId="5F09B0A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E00BE3" w:rsidP="00E00BE3" w:rsidRDefault="00E00BE3" w14:paraId="11CAE9C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$[UPPJS60%G10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3076915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E00BE3" w:rsidP="00E00BE3" w:rsidRDefault="00E00BE3" w14:paraId="4FB1A21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w:t>
            </w:r>
          </w:p>
        </w:tc>
        <w:tc>
          <w:tcPr>
            <w:tcW w:w="1145" w:type="dxa"/>
            <w:tcBorders>
              <w:left w:val="single" w:color="D0CECE" w:sz="4" w:space="0"/>
              <w:right w:val="single" w:color="D0CECE" w:sz="4" w:space="0"/>
            </w:tcBorders>
            <w:shd w:val="clear" w:color="auto" w:fill="FFF8EF"/>
          </w:tcPr>
          <w:p w:rsidRPr="0056185C" w:rsidR="00E00BE3" w:rsidP="00E00BE3" w:rsidRDefault="00E00BE3" w14:paraId="6CA4727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w:t>
            </w:r>
            <w:r w:rsidRPr="0056185C">
              <w:rPr>
                <w:rFonts w:ascii="Arial" w:hAnsi="Arial" w:eastAsia="Meiryo" w:cs="Arial"/>
                <w:color w:val="555555"/>
                <w:sz w:val="20"/>
                <w:szCs w:val="20"/>
              </w:rPr>
              <w:t>year guarantee</w:t>
            </w:r>
          </w:p>
        </w:tc>
        <w:tc>
          <w:tcPr>
            <w:tcW w:w="1080" w:type="dxa"/>
            <w:tcBorders>
              <w:left w:val="single" w:color="D0CECE" w:sz="4" w:space="0"/>
              <w:right w:val="single" w:color="D0CECE" w:sz="4" w:space="0"/>
            </w:tcBorders>
            <w:shd w:val="clear" w:color="auto" w:fill="FFF8EF"/>
          </w:tcPr>
          <w:p w:rsidRPr="0056185C" w:rsidR="00E00BE3" w:rsidP="00E00BE3" w:rsidRDefault="00E00BE3" w14:paraId="7BC85A2E" w14:textId="4D19D3C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shd w:val="clear" w:color="auto" w:fill="FFF8EF"/>
          </w:tcPr>
          <w:p w:rsidRPr="0056185C" w:rsidR="00E00BE3" w:rsidP="00E00BE3" w:rsidRDefault="00E00BE3" w14:paraId="503888D3" w14:textId="68CBBA5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shd w:val="clear" w:color="auto" w:fill="FFF8EF"/>
          </w:tcPr>
          <w:p w:rsidRPr="0056185C" w:rsidR="00E00BE3" w:rsidP="00E00BE3" w:rsidRDefault="00E00BE3" w14:paraId="23E5F912" w14:textId="455B3B9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FFF8EF"/>
          </w:tcPr>
          <w:p w:rsidRPr="0056185C" w:rsidR="00E00BE3" w:rsidP="00E00BE3" w:rsidRDefault="00E00BE3" w14:paraId="4890E907" w14:textId="1B0A5C9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[WLUJS100%G5SpouseTotal]</w:t>
            </w:r>
            <w:r w:rsidRPr="0056185C">
              <w:rPr>
                <w:rFonts w:ascii="Arial" w:hAnsi="Arial" w:eastAsia="Meiryo" w:cs="Arial"/>
                <w:color w:val="575757"/>
                <w:sz w:val="20"/>
                <w:szCs w:val="20"/>
              </w:rPr>
              <w:t xml:space="preserve"> </w:t>
            </w:r>
          </w:p>
        </w:tc>
      </w:tr>
      <w:tr w:rsidRPr="0056185C" w:rsidR="00E00BE3" w:rsidTr="000341F4" w14:paraId="66BD6D5C" w14:textId="77777777">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E00BE3" w:rsidP="00E00BE3" w:rsidRDefault="00E00BE3" w14:paraId="4AADD091"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7</w:t>
            </w:r>
          </w:p>
        </w:tc>
        <w:tc>
          <w:tcPr>
            <w:tcW w:w="1194" w:type="dxa"/>
            <w:tcBorders>
              <w:left w:val="single" w:color="D0CECE" w:sz="4" w:space="0"/>
              <w:right w:val="single" w:color="D0CECE" w:sz="4" w:space="0"/>
            </w:tcBorders>
            <w:shd w:val="clear" w:color="auto" w:fill="auto"/>
          </w:tcPr>
          <w:p w:rsidRPr="0056185C" w:rsidR="00E00BE3" w:rsidP="00E00BE3" w:rsidRDefault="00E00BE3" w14:paraId="0927389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80% spousal pension with a </w:t>
            </w:r>
            <w:r w:rsidRPr="0056185C">
              <w:rPr>
                <w:rFonts w:ascii="Arial" w:hAnsi="Arial" w:cs="Arial"/>
                <w:color w:val="555555"/>
                <w:sz w:val="20"/>
                <w:szCs w:val="20"/>
                <w:lang w:val="en-CA"/>
              </w:rPr>
              <w:t>10-year guarantee</w:t>
            </w:r>
          </w:p>
        </w:tc>
        <w:tc>
          <w:tcPr>
            <w:tcW w:w="1440" w:type="dxa"/>
            <w:tcBorders>
              <w:left w:val="single" w:color="D0CECE" w:sz="4" w:space="0"/>
              <w:right w:val="single" w:color="D0CECE" w:sz="4" w:space="0"/>
            </w:tcBorders>
            <w:shd w:val="clear" w:color="auto" w:fill="auto"/>
          </w:tcPr>
          <w:p w:rsidRPr="0056185C" w:rsidR="00E00BE3" w:rsidP="00E00BE3" w:rsidRDefault="00E00BE3" w14:paraId="40B30AF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E00BE3" w:rsidP="00E00BE3" w:rsidRDefault="00E00BE3" w14:paraId="2FB8873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80%G10Spouse]</w:t>
            </w:r>
            <w:r w:rsidRPr="0056185C">
              <w:rPr>
                <w:rFonts w:ascii="Arial" w:hAnsi="Arial" w:eastAsia="Meiryo" w:cs="Arial"/>
                <w:color w:val="555555"/>
                <w:sz w:val="20"/>
                <w:szCs w:val="20"/>
                <w:lang w:val="en-CA"/>
              </w:rPr>
              <w:t xml:space="preserve"> </w:t>
            </w:r>
          </w:p>
        </w:tc>
        <w:tc>
          <w:tcPr>
            <w:tcW w:w="450" w:type="dxa"/>
            <w:vMerge/>
          </w:tcPr>
          <w:p w:rsidRPr="0056185C" w:rsidR="00E00BE3" w:rsidP="00E00BE3" w:rsidRDefault="00E00BE3" w14:paraId="5528088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E00BE3" w:rsidP="00E00BE3" w:rsidRDefault="00E00BE3" w14:paraId="7BDBB15A"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7</w:t>
            </w:r>
          </w:p>
        </w:tc>
        <w:tc>
          <w:tcPr>
            <w:tcW w:w="1145" w:type="dxa"/>
            <w:tcBorders>
              <w:left w:val="single" w:color="D0CECE" w:sz="4" w:space="0"/>
              <w:right w:val="single" w:color="D0CECE" w:sz="4" w:space="0"/>
            </w:tcBorders>
            <w:shd w:val="clear" w:color="auto" w:fill="auto"/>
          </w:tcPr>
          <w:p w:rsidRPr="0056185C" w:rsidR="00E00BE3" w:rsidP="00E00BE3" w:rsidRDefault="00E00BE3" w14:paraId="362FBE2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1080" w:type="dxa"/>
            <w:tcBorders>
              <w:left w:val="single" w:color="D0CECE" w:sz="4" w:space="0"/>
              <w:right w:val="single" w:color="D0CECE" w:sz="4" w:space="0"/>
            </w:tcBorders>
            <w:shd w:val="clear" w:color="auto" w:fill="auto"/>
          </w:tcPr>
          <w:p w:rsidRPr="0056185C" w:rsidR="00E00BE3" w:rsidP="00E00BE3" w:rsidRDefault="00E00BE3" w14:paraId="609E02AE" w14:textId="153D143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E00BE3" w:rsidP="00E00BE3" w:rsidRDefault="00E00BE3" w14:paraId="28D9AF5E" w14:textId="633CA6C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G10SVCUL]</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E00BE3" w:rsidP="00E00BE3" w:rsidRDefault="00E00BE3" w14:paraId="4229810A" w14:textId="28D7916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E00BE3" w:rsidP="00E00BE3" w:rsidRDefault="00E00BE3" w14:paraId="4D4838F2" w14:textId="054FEDC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[WLUJS100%G10SpouseTotal]</w:t>
            </w:r>
            <w:r w:rsidRPr="0056185C">
              <w:rPr>
                <w:rFonts w:ascii="Arial" w:hAnsi="Arial" w:eastAsia="Meiryo" w:cs="Arial"/>
                <w:color w:val="575757"/>
                <w:sz w:val="20"/>
                <w:szCs w:val="20"/>
              </w:rPr>
              <w:t xml:space="preserve"> </w:t>
            </w:r>
          </w:p>
        </w:tc>
      </w:tr>
      <w:tr w:rsidRPr="0056185C" w:rsidR="000341F4" w:rsidTr="000341F4" w14:paraId="444F2F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bottom w:val="single" w:color="D0CECE" w:sz="4" w:space="0"/>
              <w:right w:val="single" w:color="D0CECE" w:sz="4" w:space="0"/>
            </w:tcBorders>
            <w:shd w:val="clear" w:color="auto" w:fill="FFF8EF"/>
          </w:tcPr>
          <w:p w:rsidRPr="0056185C" w:rsidR="00E00BE3" w:rsidP="00E00BE3" w:rsidRDefault="00E00BE3" w14:paraId="0C194D46"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8</w:t>
            </w:r>
          </w:p>
        </w:tc>
        <w:tc>
          <w:tcPr>
            <w:tcW w:w="1194" w:type="dxa"/>
            <w:tcBorders>
              <w:left w:val="single" w:color="D0CECE" w:sz="4" w:space="0"/>
              <w:bottom w:val="single" w:color="D0CECE" w:sz="4" w:space="0"/>
              <w:right w:val="single" w:color="D0CECE" w:sz="4" w:space="0"/>
            </w:tcBorders>
            <w:shd w:val="clear" w:color="auto" w:fill="FFF8EF"/>
          </w:tcPr>
          <w:p w:rsidRPr="0056185C" w:rsidR="00E00BE3" w:rsidP="00E00BE3" w:rsidRDefault="00E00BE3" w14:paraId="41B62AA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100% spousal pension with a </w:t>
            </w:r>
            <w:r w:rsidRPr="0056185C">
              <w:rPr>
                <w:rFonts w:ascii="Arial" w:hAnsi="Arial" w:cs="Arial"/>
                <w:color w:val="555555"/>
                <w:sz w:val="20"/>
                <w:szCs w:val="20"/>
                <w:lang w:val="en-CA"/>
              </w:rPr>
              <w:t>10-year guarantee</w:t>
            </w:r>
          </w:p>
        </w:tc>
        <w:tc>
          <w:tcPr>
            <w:tcW w:w="1440" w:type="dxa"/>
            <w:tcBorders>
              <w:left w:val="single" w:color="D0CECE" w:sz="4" w:space="0"/>
              <w:bottom w:val="single" w:color="D0CECE" w:sz="4" w:space="0"/>
              <w:right w:val="single" w:color="D0CECE" w:sz="4" w:space="0"/>
            </w:tcBorders>
            <w:shd w:val="clear" w:color="auto" w:fill="FFF8EF"/>
          </w:tcPr>
          <w:p w:rsidRPr="0056185C" w:rsidR="00E00BE3" w:rsidP="00E00BE3" w:rsidRDefault="00E00BE3" w14:paraId="048F39A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w:t>
            </w:r>
          </w:p>
        </w:tc>
        <w:tc>
          <w:tcPr>
            <w:tcW w:w="1260" w:type="dxa"/>
            <w:tcBorders>
              <w:left w:val="single" w:color="D0CECE" w:sz="4" w:space="0"/>
              <w:bottom w:val="single" w:color="D0CECE" w:sz="4" w:space="0"/>
            </w:tcBorders>
            <w:shd w:val="clear" w:color="auto" w:fill="FFF8EF"/>
          </w:tcPr>
          <w:p w:rsidRPr="0056185C" w:rsidR="00E00BE3" w:rsidP="00E00BE3" w:rsidRDefault="00E00BE3" w14:paraId="05A3DEF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100%G10Spouse]</w:t>
            </w:r>
          </w:p>
        </w:tc>
        <w:tc>
          <w:tcPr>
            <w:tcW w:w="450" w:type="dxa"/>
            <w:vMerge/>
          </w:tcPr>
          <w:p w:rsidRPr="0056185C" w:rsidR="00E00BE3" w:rsidP="00E00BE3" w:rsidRDefault="00E00BE3" w14:paraId="7AAC6F2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bottom w:val="single" w:color="D0CECE" w:sz="4" w:space="0"/>
              <w:right w:val="single" w:color="D0CECE" w:sz="4" w:space="0"/>
            </w:tcBorders>
            <w:shd w:val="clear" w:color="auto" w:fill="FFF8EF"/>
          </w:tcPr>
          <w:p w:rsidRPr="0056185C" w:rsidR="00E00BE3" w:rsidP="00E00BE3" w:rsidRDefault="00E00BE3" w14:paraId="443146C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w:t>
            </w:r>
          </w:p>
        </w:tc>
        <w:tc>
          <w:tcPr>
            <w:tcW w:w="1145" w:type="dxa"/>
            <w:tcBorders>
              <w:left w:val="single" w:color="D0CECE" w:sz="4" w:space="0"/>
              <w:bottom w:val="single" w:color="D0CECE" w:sz="4" w:space="0"/>
              <w:right w:val="single" w:color="D0CECE" w:sz="4" w:space="0"/>
            </w:tcBorders>
            <w:shd w:val="clear" w:color="auto" w:fill="FFF8EF"/>
          </w:tcPr>
          <w:p w:rsidRPr="0056185C" w:rsidR="00E00BE3" w:rsidP="00E00BE3" w:rsidRDefault="00E00BE3" w14:paraId="3175BDE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1080" w:type="dxa"/>
            <w:tcBorders>
              <w:left w:val="single" w:color="D0CECE" w:sz="4" w:space="0"/>
              <w:bottom w:val="single" w:color="D0CECE" w:sz="4" w:space="0"/>
              <w:right w:val="single" w:color="D0CECE" w:sz="4" w:space="0"/>
            </w:tcBorders>
            <w:shd w:val="clear" w:color="auto" w:fill="FFF8EF"/>
          </w:tcPr>
          <w:p w:rsidRPr="0056185C" w:rsidR="00E00BE3" w:rsidP="00E00BE3" w:rsidRDefault="00E00BE3" w14:paraId="0D040152" w14:textId="70F256E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990" w:type="dxa"/>
            <w:tcBorders>
              <w:left w:val="single" w:color="D0CECE" w:sz="4" w:space="0"/>
              <w:bottom w:val="single" w:color="D0CECE" w:sz="4" w:space="0"/>
              <w:right w:val="single" w:color="D0CECE" w:sz="4" w:space="0"/>
            </w:tcBorders>
            <w:shd w:val="clear" w:color="auto" w:fill="FFF8EF"/>
          </w:tcPr>
          <w:p w:rsidRPr="0056185C" w:rsidR="00E00BE3" w:rsidP="00E00BE3" w:rsidRDefault="00E00BE3" w14:paraId="6DB3608E" w14:textId="1BFD2CD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G15SVCUL]</w:t>
            </w:r>
            <w:r w:rsidRPr="0056185C">
              <w:rPr>
                <w:rFonts w:ascii="Arial" w:hAnsi="Arial" w:eastAsia="Meiryo" w:cs="Arial"/>
                <w:color w:val="575757"/>
                <w:sz w:val="20"/>
                <w:szCs w:val="20"/>
              </w:rPr>
              <w:t xml:space="preserve"> </w:t>
            </w:r>
          </w:p>
        </w:tc>
        <w:tc>
          <w:tcPr>
            <w:tcW w:w="1170" w:type="dxa"/>
            <w:tcBorders>
              <w:left w:val="single" w:color="D0CECE" w:sz="4" w:space="0"/>
              <w:bottom w:val="single" w:color="D0CECE" w:sz="4" w:space="0"/>
              <w:right w:val="single" w:color="D0CECE" w:sz="4" w:space="0"/>
            </w:tcBorders>
            <w:shd w:val="clear" w:color="auto" w:fill="FFF8EF"/>
          </w:tcPr>
          <w:p w:rsidRPr="0056185C" w:rsidR="00E00BE3" w:rsidP="00E00BE3" w:rsidRDefault="00E00BE3" w14:paraId="158C2984" w14:textId="5AAD37A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1226" w:type="dxa"/>
            <w:gridSpan w:val="2"/>
            <w:tcBorders>
              <w:left w:val="single" w:color="D0CECE" w:sz="4" w:space="0"/>
              <w:bottom w:val="single" w:color="D0CECE" w:sz="4" w:space="0"/>
            </w:tcBorders>
            <w:shd w:val="clear" w:color="auto" w:fill="FFF8EF"/>
          </w:tcPr>
          <w:p w:rsidRPr="0056185C" w:rsidR="00E00BE3" w:rsidP="00E00BE3" w:rsidRDefault="00E00BE3" w14:paraId="3D215F3B" w14:textId="79A715F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[WLUJS100%G15SpouseTotal]</w:t>
            </w:r>
            <w:r w:rsidRPr="0056185C">
              <w:rPr>
                <w:rFonts w:ascii="Arial" w:hAnsi="Arial" w:eastAsia="Meiryo" w:cs="Arial"/>
                <w:color w:val="575757"/>
                <w:sz w:val="20"/>
                <w:szCs w:val="20"/>
              </w:rPr>
              <w:t xml:space="preserve"> </w:t>
            </w:r>
          </w:p>
        </w:tc>
      </w:tr>
      <w:tr w:rsidRPr="0056185C" w:rsidR="00B56E1F" w:rsidTr="63A33475" w14:paraId="5F8AE11B"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val="restart"/>
            <w:tcBorders>
              <w:top w:val="single" w:color="D0CECE" w:sz="4" w:space="0"/>
            </w:tcBorders>
            <w:shd w:val="clear" w:color="auto" w:fill="auto"/>
          </w:tcPr>
          <w:p w:rsidRPr="0056185C" w:rsidR="00B56E1F" w:rsidRDefault="00B56E1F" w14:paraId="702783ED" w14:textId="77777777">
            <w:pPr>
              <w:rPr>
                <w:rFonts w:ascii="Arial" w:hAnsi="Arial" w:eastAsia="Meiryo" w:cs="Arial"/>
                <w:color w:val="555555"/>
                <w:sz w:val="20"/>
                <w:szCs w:val="20"/>
                <w:highlight w:val="cyan"/>
                <w:lang w:val="en-CA"/>
              </w:rPr>
            </w:pPr>
          </w:p>
        </w:tc>
        <w:tc>
          <w:tcPr>
            <w:tcW w:w="450" w:type="dxa"/>
            <w:vMerge w:val="restart"/>
          </w:tcPr>
          <w:p w:rsidRPr="0056185C" w:rsidR="00B56E1F" w:rsidRDefault="00B56E1F" w14:paraId="36FD175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6086" w:type="dxa"/>
            <w:gridSpan w:val="7"/>
            <w:tcBorders>
              <w:top w:val="single" w:color="D0CECE" w:sz="4" w:space="0"/>
              <w:bottom w:val="single" w:color="D0CECE" w:sz="4" w:space="0"/>
            </w:tcBorders>
            <w:shd w:val="clear" w:color="auto" w:fill="auto"/>
          </w:tcPr>
          <w:p w:rsidRPr="0056185C" w:rsidR="00B56E1F" w:rsidRDefault="00B56E1F" w14:paraId="513B0064" w14:textId="5D444B9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Alternatively, you may elect to receive your SVC pension as a single lump sum in lieu of a portion of your monthly pension.</w:t>
            </w:r>
          </w:p>
        </w:tc>
      </w:tr>
      <w:tr w:rsidRPr="0056185C" w:rsidR="00B56E1F" w:rsidTr="63A33475" w14:paraId="0E6271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A80A15" w:rsidRDefault="00B56E1F" w14:paraId="2757BE7F" w14:textId="77777777">
            <w:pPr>
              <w:rPr>
                <w:rFonts w:ascii="Arial" w:hAnsi="Arial" w:eastAsia="Meiryo" w:cs="Arial"/>
                <w:color w:val="555555"/>
                <w:sz w:val="20"/>
                <w:szCs w:val="20"/>
                <w:highlight w:val="cyan"/>
                <w:lang w:val="en-CA"/>
              </w:rPr>
            </w:pPr>
          </w:p>
        </w:tc>
        <w:tc>
          <w:tcPr>
            <w:tcW w:w="450" w:type="dxa"/>
            <w:vMerge/>
          </w:tcPr>
          <w:p w:rsidRPr="0056185C" w:rsidR="00B56E1F" w:rsidP="00A80A15" w:rsidRDefault="00B56E1F" w14:paraId="6C33E0B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2700" w:type="dxa"/>
            <w:gridSpan w:val="3"/>
            <w:tcBorders>
              <w:right w:val="single" w:color="D0CECE" w:sz="4" w:space="0"/>
            </w:tcBorders>
            <w:shd w:val="clear" w:color="auto" w:fill="0B4A72" w:themeFill="text2"/>
          </w:tcPr>
          <w:p w:rsidRPr="0056185C" w:rsidR="00B56E1F" w:rsidP="00060423" w:rsidRDefault="00B56E1F" w14:paraId="4ACC7DD6" w14:textId="2A845A61">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Lifetime pension plus a</w:t>
            </w:r>
          </w:p>
        </w:tc>
        <w:tc>
          <w:tcPr>
            <w:tcW w:w="2160" w:type="dxa"/>
            <w:gridSpan w:val="2"/>
            <w:tcBorders>
              <w:left w:val="single" w:color="D0CECE" w:sz="4" w:space="0"/>
              <w:right w:val="single" w:color="D0CECE" w:sz="4" w:space="0"/>
            </w:tcBorders>
            <w:shd w:val="clear" w:color="auto" w:fill="0B4A72" w:themeFill="text2"/>
          </w:tcPr>
          <w:p w:rsidRPr="0056185C" w:rsidR="00B56E1F" w:rsidP="00060423" w:rsidRDefault="00B56E1F" w14:paraId="328C043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rPr>
            </w:pPr>
            <w:r w:rsidRPr="0056185C">
              <w:rPr>
                <w:rFonts w:ascii="Arial" w:hAnsi="Arial" w:eastAsia="Meiryo" w:cs="Arial"/>
                <w:b/>
                <w:bCs/>
                <w:color w:val="FFFFFF" w:themeColor="background1"/>
                <w:sz w:val="20"/>
                <w:szCs w:val="20"/>
              </w:rPr>
              <w:t>Payable to you</w:t>
            </w:r>
          </w:p>
          <w:p w:rsidRPr="0056185C" w:rsidR="00B56E1F" w:rsidP="00060423" w:rsidRDefault="00B56E1F" w14:paraId="1D5590F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p>
        </w:tc>
        <w:tc>
          <w:tcPr>
            <w:tcW w:w="1226" w:type="dxa"/>
            <w:gridSpan w:val="2"/>
            <w:tcBorders>
              <w:left w:val="single" w:color="D0CECE" w:sz="4" w:space="0"/>
            </w:tcBorders>
            <w:shd w:val="clear" w:color="auto" w:fill="0B4A72" w:themeFill="text2"/>
          </w:tcPr>
          <w:p w:rsidRPr="0056185C" w:rsidR="00B56E1F" w:rsidP="00060423" w:rsidRDefault="00B56E1F" w14:paraId="76A761DE" w14:textId="408AAF09">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Payable to your spouse upon your passing</w:t>
            </w:r>
          </w:p>
        </w:tc>
      </w:tr>
      <w:tr w:rsidRPr="0056185C" w:rsidR="00B56E1F" w:rsidTr="000341F4" w14:paraId="4CA60465"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33CE0C65"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02BE5BC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B56E1F" w:rsidP="00992E8B" w:rsidRDefault="00B56E1F" w14:paraId="5BD2C584" w14:textId="4721B26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9</w:t>
            </w:r>
          </w:p>
        </w:tc>
        <w:tc>
          <w:tcPr>
            <w:tcW w:w="2225" w:type="dxa"/>
            <w:gridSpan w:val="2"/>
            <w:tcBorders>
              <w:left w:val="single" w:color="D0CECE" w:sz="4" w:space="0"/>
              <w:right w:val="single" w:color="D0CECE" w:sz="4" w:space="0"/>
            </w:tcBorders>
            <w:shd w:val="clear" w:color="auto" w:fill="auto"/>
          </w:tcPr>
          <w:p w:rsidRPr="0056185C" w:rsidR="00B56E1F" w:rsidP="00992E8B" w:rsidRDefault="00B56E1F" w14:paraId="3FF040F5" w14:textId="29611C6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60%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auto"/>
          </w:tcPr>
          <w:p w:rsidRPr="0056185C" w:rsidR="00B56E1F" w:rsidP="00992E8B" w:rsidRDefault="00B56E1F" w14:paraId="7EF8C5FA" w14:textId="0D8B830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/month </w:t>
            </w:r>
            <w:r w:rsidRPr="0056185C">
              <w:rPr>
                <w:rFonts w:ascii="Arial" w:hAnsi="Arial" w:cs="Arial"/>
                <w:color w:val="575757"/>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auto"/>
          </w:tcPr>
          <w:p w:rsidRPr="0056185C" w:rsidR="00B56E1F" w:rsidP="00992E8B" w:rsidRDefault="00B56E1F" w14:paraId="28CFF2E5" w14:textId="3C2F1ED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Pr>
                <w:rFonts w:ascii="Arial" w:hAnsi="Arial" w:eastAsia="Meiryo" w:cs="Arial"/>
                <w:color w:val="575757"/>
                <w:sz w:val="20"/>
                <w:szCs w:val="20"/>
              </w:rPr>
              <w:t xml:space="preserve"> </w:t>
            </w:r>
          </w:p>
        </w:tc>
      </w:tr>
      <w:tr w:rsidRPr="0056185C" w:rsidR="00B56E1F" w:rsidTr="000341F4" w14:paraId="571CEF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03F3D281"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3BDF4B7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B56E1F" w:rsidP="00992E8B" w:rsidRDefault="00B56E1F" w14:paraId="005E312E" w14:textId="3F169A8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w:t>
            </w:r>
          </w:p>
        </w:tc>
        <w:tc>
          <w:tcPr>
            <w:tcW w:w="2225" w:type="dxa"/>
            <w:gridSpan w:val="2"/>
            <w:tcBorders>
              <w:left w:val="single" w:color="D0CECE" w:sz="4" w:space="0"/>
              <w:right w:val="single" w:color="D0CECE" w:sz="4" w:space="0"/>
            </w:tcBorders>
            <w:shd w:val="clear" w:color="auto" w:fill="FFF8EF"/>
          </w:tcPr>
          <w:p w:rsidRPr="0056185C" w:rsidR="00B56E1F" w:rsidP="00992E8B" w:rsidRDefault="00B56E1F" w14:paraId="3891603E" w14:textId="76BF739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60% spousal pension with a 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FFF8EF"/>
          </w:tcPr>
          <w:p w:rsidRPr="0056185C" w:rsidR="00B56E1F" w:rsidP="00992E8B" w:rsidRDefault="00B56E1F" w14:paraId="3C25FCA6" w14:textId="29C1BB3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FFF8EF"/>
          </w:tcPr>
          <w:p w:rsidRPr="0056185C" w:rsidR="00B56E1F" w:rsidP="00992E8B" w:rsidRDefault="00B56E1F" w14:paraId="185A312B" w14:textId="0837637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WLUJS60%G5]</w:t>
            </w:r>
            <w:r w:rsidRPr="0056185C">
              <w:rPr>
                <w:rFonts w:ascii="Arial" w:hAnsi="Arial" w:eastAsia="Meiryo" w:cs="Arial"/>
                <w:color w:val="575757"/>
                <w:sz w:val="20"/>
                <w:szCs w:val="20"/>
              </w:rPr>
              <w:t xml:space="preserve"> </w:t>
            </w:r>
          </w:p>
        </w:tc>
      </w:tr>
      <w:tr w:rsidRPr="0056185C" w:rsidR="00B56E1F" w:rsidTr="000341F4" w14:paraId="77B4CB95"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2F42761A"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23B983A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B56E1F" w:rsidP="00992E8B" w:rsidRDefault="00B56E1F" w14:paraId="1EFCB76C" w14:textId="56A9417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11</w:t>
            </w:r>
          </w:p>
        </w:tc>
        <w:tc>
          <w:tcPr>
            <w:tcW w:w="2225" w:type="dxa"/>
            <w:gridSpan w:val="2"/>
            <w:tcBorders>
              <w:left w:val="single" w:color="D0CECE" w:sz="4" w:space="0"/>
              <w:right w:val="single" w:color="D0CECE" w:sz="4" w:space="0"/>
            </w:tcBorders>
            <w:shd w:val="clear" w:color="auto" w:fill="auto"/>
          </w:tcPr>
          <w:p w:rsidRPr="0056185C" w:rsidR="00B56E1F" w:rsidP="00992E8B" w:rsidRDefault="00B56E1F" w14:paraId="60157995" w14:textId="4FF011E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60% spousal pension with a 10-year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auto"/>
          </w:tcPr>
          <w:p w:rsidRPr="0056185C" w:rsidR="00B56E1F" w:rsidP="00992E8B" w:rsidRDefault="00B56E1F" w14:paraId="32E630AE" w14:textId="423CC07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auto"/>
          </w:tcPr>
          <w:p w:rsidRPr="0056185C" w:rsidR="00B56E1F" w:rsidP="00992E8B" w:rsidRDefault="00B56E1F" w14:paraId="43E65E19" w14:textId="2FB02A9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B56E1F" w:rsidTr="000341F4" w14:paraId="27AD4C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5BBE0774"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2430CCD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B56E1F" w:rsidP="00992E8B" w:rsidRDefault="00B56E1F" w14:paraId="7F2E92C4" w14:textId="7BA9FA1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12</w:t>
            </w:r>
          </w:p>
        </w:tc>
        <w:tc>
          <w:tcPr>
            <w:tcW w:w="2225" w:type="dxa"/>
            <w:gridSpan w:val="2"/>
            <w:tcBorders>
              <w:left w:val="single" w:color="D0CECE" w:sz="4" w:space="0"/>
              <w:right w:val="single" w:color="D0CECE" w:sz="4" w:space="0"/>
            </w:tcBorders>
            <w:shd w:val="clear" w:color="auto" w:fill="FFF8EF"/>
          </w:tcPr>
          <w:p w:rsidRPr="0056185C" w:rsidR="00B56E1F" w:rsidP="00992E8B" w:rsidRDefault="00B56E1F" w14:paraId="38C15A6C" w14:textId="62665DB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60%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FFF8EF"/>
          </w:tcPr>
          <w:p w:rsidRPr="0056185C" w:rsidR="00B56E1F" w:rsidP="00992E8B" w:rsidRDefault="00B56E1F" w14:paraId="6CB6A664" w14:textId="145E8D6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FFF8EF"/>
          </w:tcPr>
          <w:p w:rsidRPr="0056185C" w:rsidR="00B56E1F" w:rsidP="00992E8B" w:rsidRDefault="00B56E1F" w14:paraId="361A3D45" w14:textId="0A63FBF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r w:rsidRPr="0056185C" w:rsidR="00B56E1F" w:rsidTr="000341F4" w14:paraId="68DB97C6"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27904BA1"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65B2250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B56E1F" w:rsidP="00992E8B" w:rsidRDefault="00B56E1F" w14:paraId="7E43203B" w14:textId="00E1E9E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13</w:t>
            </w:r>
          </w:p>
        </w:tc>
        <w:tc>
          <w:tcPr>
            <w:tcW w:w="2225" w:type="dxa"/>
            <w:gridSpan w:val="2"/>
            <w:tcBorders>
              <w:left w:val="single" w:color="D0CECE" w:sz="4" w:space="0"/>
              <w:right w:val="single" w:color="D0CECE" w:sz="4" w:space="0"/>
            </w:tcBorders>
            <w:shd w:val="clear" w:color="auto" w:fill="auto"/>
          </w:tcPr>
          <w:p w:rsidRPr="0056185C" w:rsidR="00B56E1F" w:rsidP="00992E8B" w:rsidRDefault="00B56E1F" w14:paraId="70387B74" w14:textId="2A26FE4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100%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auto"/>
          </w:tcPr>
          <w:p w:rsidRPr="0056185C" w:rsidR="00B56E1F" w:rsidP="00992E8B" w:rsidRDefault="00B56E1F" w14:paraId="41E51371" w14:textId="34F55F3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auto"/>
          </w:tcPr>
          <w:p w:rsidRPr="0056185C" w:rsidR="00B56E1F" w:rsidP="00992E8B" w:rsidRDefault="00B56E1F" w14:paraId="0C27AB19" w14:textId="44531CD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Pr>
                <w:rFonts w:ascii="Arial" w:hAnsi="Arial" w:eastAsia="Meiryo" w:cs="Arial"/>
                <w:color w:val="575757"/>
                <w:sz w:val="20"/>
                <w:szCs w:val="20"/>
              </w:rPr>
              <w:t xml:space="preserve"> </w:t>
            </w:r>
          </w:p>
        </w:tc>
      </w:tr>
      <w:tr w:rsidRPr="0056185C" w:rsidR="00B56E1F" w:rsidTr="000341F4" w14:paraId="2FA96E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0F3972FC"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29FCF5A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FFF8EF"/>
          </w:tcPr>
          <w:p w:rsidRPr="0056185C" w:rsidR="00B56E1F" w:rsidP="00992E8B" w:rsidRDefault="00B56E1F" w14:paraId="6867F149" w14:textId="37F4358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14</w:t>
            </w:r>
          </w:p>
        </w:tc>
        <w:tc>
          <w:tcPr>
            <w:tcW w:w="2225" w:type="dxa"/>
            <w:gridSpan w:val="2"/>
            <w:tcBorders>
              <w:left w:val="single" w:color="D0CECE" w:sz="4" w:space="0"/>
              <w:right w:val="single" w:color="D0CECE" w:sz="4" w:space="0"/>
            </w:tcBorders>
            <w:shd w:val="clear" w:color="auto" w:fill="FFF8EF"/>
          </w:tcPr>
          <w:p w:rsidRPr="0056185C" w:rsidR="00B56E1F" w:rsidP="00992E8B" w:rsidRDefault="00B56E1F" w14:paraId="76A06884" w14:textId="43857B9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100% spousal pension with a 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FFF8EF"/>
          </w:tcPr>
          <w:p w:rsidRPr="0056185C" w:rsidR="00B56E1F" w:rsidP="00992E8B" w:rsidRDefault="00B56E1F" w14:paraId="02D6787B" w14:textId="72E2CE0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FFF8EF"/>
          </w:tcPr>
          <w:p w:rsidRPr="0056185C" w:rsidR="00B56E1F" w:rsidP="00992E8B" w:rsidRDefault="00B56E1F" w14:paraId="78D8C924" w14:textId="0207E18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WLUJS100%G5]</w:t>
            </w:r>
            <w:r w:rsidRPr="0056185C">
              <w:rPr>
                <w:rFonts w:ascii="Arial" w:hAnsi="Arial" w:eastAsia="Meiryo" w:cs="Arial"/>
                <w:color w:val="575757"/>
                <w:sz w:val="20"/>
                <w:szCs w:val="20"/>
              </w:rPr>
              <w:t xml:space="preserve"> </w:t>
            </w:r>
          </w:p>
        </w:tc>
      </w:tr>
      <w:tr w:rsidRPr="0056185C" w:rsidR="00B56E1F" w:rsidTr="000341F4" w14:paraId="53F17B8A" w14:textId="77777777">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992E8B" w:rsidRDefault="00B56E1F" w14:paraId="407DD2AC" w14:textId="77777777">
            <w:pPr>
              <w:rPr>
                <w:rFonts w:ascii="Arial" w:hAnsi="Arial" w:eastAsia="Meiryo" w:cs="Arial"/>
                <w:color w:val="555555"/>
                <w:sz w:val="20"/>
                <w:szCs w:val="20"/>
                <w:highlight w:val="cyan"/>
                <w:lang w:val="en-CA"/>
              </w:rPr>
            </w:pPr>
          </w:p>
        </w:tc>
        <w:tc>
          <w:tcPr>
            <w:tcW w:w="450" w:type="dxa"/>
            <w:vMerge/>
          </w:tcPr>
          <w:p w:rsidRPr="0056185C" w:rsidR="00B56E1F" w:rsidP="00992E8B" w:rsidRDefault="00B56E1F" w14:paraId="3607D42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75" w:type="dxa"/>
            <w:tcBorders>
              <w:right w:val="single" w:color="D0CECE" w:sz="4" w:space="0"/>
            </w:tcBorders>
            <w:shd w:val="clear" w:color="auto" w:fill="auto"/>
          </w:tcPr>
          <w:p w:rsidRPr="0056185C" w:rsidR="00B56E1F" w:rsidP="00992E8B" w:rsidRDefault="00B56E1F" w14:paraId="65626A1A" w14:textId="2129725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w:t>
            </w:r>
          </w:p>
        </w:tc>
        <w:tc>
          <w:tcPr>
            <w:tcW w:w="2225" w:type="dxa"/>
            <w:gridSpan w:val="2"/>
            <w:tcBorders>
              <w:left w:val="single" w:color="D0CECE" w:sz="4" w:space="0"/>
              <w:right w:val="single" w:color="D0CECE" w:sz="4" w:space="0"/>
            </w:tcBorders>
            <w:shd w:val="clear" w:color="auto" w:fill="auto"/>
          </w:tcPr>
          <w:p w:rsidRPr="0056185C" w:rsidR="00B56E1F" w:rsidP="00992E8B" w:rsidRDefault="00B56E1F" w14:paraId="0B8D5F69" w14:textId="0362D36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100% spousal pension with a 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right w:val="single" w:color="D0CECE" w:sz="4" w:space="0"/>
            </w:tcBorders>
            <w:shd w:val="clear" w:color="auto" w:fill="auto"/>
          </w:tcPr>
          <w:p w:rsidRPr="0056185C" w:rsidR="00B56E1F" w:rsidP="00992E8B" w:rsidRDefault="00B56E1F" w14:paraId="4991EB34" w14:textId="38C51DA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tcBorders>
            <w:shd w:val="clear" w:color="auto" w:fill="auto"/>
          </w:tcPr>
          <w:p w:rsidRPr="0056185C" w:rsidR="00B56E1F" w:rsidP="00992E8B" w:rsidRDefault="00B56E1F" w14:paraId="7DF8FC3C" w14:textId="7D0E4B2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B56E1F" w:rsidTr="000341F4" w14:paraId="0D2454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5" w:type="dxa"/>
            <w:gridSpan w:val="4"/>
            <w:vMerge/>
          </w:tcPr>
          <w:p w:rsidRPr="0056185C" w:rsidR="00B56E1F" w:rsidP="000F59CD" w:rsidRDefault="00B56E1F" w14:paraId="4CA4C78F" w14:textId="77777777">
            <w:pPr>
              <w:rPr>
                <w:rFonts w:ascii="Arial" w:hAnsi="Arial" w:eastAsia="Meiryo" w:cs="Arial"/>
                <w:color w:val="555555"/>
                <w:sz w:val="20"/>
                <w:szCs w:val="20"/>
                <w:highlight w:val="cyan"/>
                <w:lang w:val="en-CA"/>
              </w:rPr>
            </w:pPr>
          </w:p>
        </w:tc>
        <w:tc>
          <w:tcPr>
            <w:tcW w:w="450" w:type="dxa"/>
            <w:vMerge/>
          </w:tcPr>
          <w:p w:rsidRPr="0056185C" w:rsidR="00B56E1F" w:rsidP="000F59CD" w:rsidRDefault="00B56E1F" w14:paraId="6888A77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75" w:type="dxa"/>
            <w:tcBorders>
              <w:bottom w:val="single" w:color="D0CECE" w:sz="4" w:space="0"/>
              <w:right w:val="single" w:color="D0CECE" w:sz="4" w:space="0"/>
            </w:tcBorders>
            <w:shd w:val="clear" w:color="auto" w:fill="FFF8EF"/>
          </w:tcPr>
          <w:p w:rsidRPr="0056185C" w:rsidR="00B56E1F" w:rsidP="000F59CD" w:rsidRDefault="00B56E1F" w14:paraId="5D8D7D5C" w14:textId="5C5C652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16</w:t>
            </w:r>
          </w:p>
        </w:tc>
        <w:tc>
          <w:tcPr>
            <w:tcW w:w="2225" w:type="dxa"/>
            <w:gridSpan w:val="2"/>
            <w:tcBorders>
              <w:left w:val="single" w:color="D0CECE" w:sz="4" w:space="0"/>
              <w:bottom w:val="single" w:color="D0CECE" w:sz="4" w:space="0"/>
              <w:right w:val="single" w:color="D0CECE" w:sz="4" w:space="0"/>
            </w:tcBorders>
            <w:shd w:val="clear" w:color="auto" w:fill="FFF8EF"/>
          </w:tcPr>
          <w:p w:rsidRPr="0056185C" w:rsidR="00B56E1F" w:rsidP="000F59CD" w:rsidRDefault="00B56E1F" w14:paraId="180F194D" w14:textId="524DCFF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100%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160" w:type="dxa"/>
            <w:gridSpan w:val="2"/>
            <w:tcBorders>
              <w:left w:val="single" w:color="D0CECE" w:sz="4" w:space="0"/>
              <w:bottom w:val="single" w:color="D0CECE" w:sz="4" w:space="0"/>
              <w:right w:val="single" w:color="D0CECE" w:sz="4" w:space="0"/>
            </w:tcBorders>
            <w:shd w:val="clear" w:color="auto" w:fill="FFF8EF"/>
          </w:tcPr>
          <w:p w:rsidRPr="0056185C" w:rsidR="00B56E1F" w:rsidP="000F59CD" w:rsidRDefault="00B56E1F" w14:paraId="164A6183" w14:textId="2865202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226" w:type="dxa"/>
            <w:gridSpan w:val="2"/>
            <w:tcBorders>
              <w:left w:val="single" w:color="D0CECE" w:sz="4" w:space="0"/>
              <w:bottom w:val="single" w:color="D0CECE" w:sz="4" w:space="0"/>
            </w:tcBorders>
            <w:shd w:val="clear" w:color="auto" w:fill="FFF8EF"/>
          </w:tcPr>
          <w:p w:rsidRPr="0056185C" w:rsidR="00B56E1F" w:rsidP="000F59CD" w:rsidRDefault="00B56E1F" w14:paraId="3E8B9D75" w14:textId="4A9073D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bl>
    <w:p w:rsidRPr="0056185C" w:rsidR="00A51022" w:rsidP="00A51022" w:rsidRDefault="00A51022" w14:paraId="2CE5DAFE" w14:textId="77777777">
      <w:pPr>
        <w:rPr>
          <w:rFonts w:ascii="Arial" w:hAnsi="Arial" w:eastAsia="Webdings" w:cs="Arial"/>
          <w:color w:val="0070C0"/>
          <w:sz w:val="16"/>
          <w:szCs w:val="15"/>
          <w:lang w:val="en-CA"/>
        </w:rPr>
      </w:pP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50"/>
        <w:gridCol w:w="1170"/>
        <w:gridCol w:w="1030"/>
        <w:gridCol w:w="1192"/>
        <w:gridCol w:w="411"/>
        <w:gridCol w:w="567"/>
        <w:gridCol w:w="1134"/>
        <w:gridCol w:w="992"/>
        <w:gridCol w:w="1244"/>
        <w:gridCol w:w="1024"/>
        <w:gridCol w:w="1586"/>
      </w:tblGrid>
      <w:tr w:rsidRPr="0056185C" w:rsidR="00A51022" w:rsidTr="00EC44ED" w14:paraId="2112D4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0" w:type="dxa"/>
            <w:gridSpan w:val="11"/>
            <w:tcBorders>
              <w:bottom w:val="none" w:color="auto" w:sz="0" w:space="0"/>
            </w:tcBorders>
            <w:shd w:val="clear" w:color="auto" w:fill="auto"/>
          </w:tcPr>
          <w:p w:rsidRPr="0056185C" w:rsidR="00A51022" w:rsidRDefault="00A51022" w14:paraId="090F0A82" w14:textId="77777777">
            <w:pPr>
              <w:rPr>
                <w:rFonts w:ascii="Arial" w:hAnsi="Arial" w:eastAsia="Meiryo" w:cs="Arial"/>
                <w:b w:val="0"/>
                <w:bCs w:val="0"/>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spousal options waived</w:t>
            </w:r>
          </w:p>
        </w:tc>
      </w:tr>
      <w:tr w:rsidRPr="0056185C" w:rsidR="00EC44ED" w:rsidTr="005848C2" w14:paraId="1028F2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2" w:type="dxa"/>
            <w:gridSpan w:val="4"/>
            <w:tcBorders>
              <w:bottom w:val="single" w:color="D0CECE" w:sz="4" w:space="0"/>
            </w:tcBorders>
            <w:shd w:val="clear" w:color="auto" w:fill="0B4A72" w:themeFill="text2"/>
          </w:tcPr>
          <w:p w:rsidRPr="0056185C" w:rsidR="00EC44ED" w:rsidRDefault="00EC44ED" w14:paraId="6A72D456"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411" w:type="dxa"/>
            <w:vMerge w:val="restart"/>
            <w:shd w:val="clear" w:color="auto" w:fill="auto"/>
          </w:tcPr>
          <w:p w:rsidRPr="0056185C" w:rsidR="00EC44ED" w:rsidRDefault="00EC44ED" w14:paraId="5248D08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6547" w:type="dxa"/>
            <w:gridSpan w:val="6"/>
            <w:shd w:val="clear" w:color="auto" w:fill="0B4A72"/>
          </w:tcPr>
          <w:p w:rsidRPr="0056185C" w:rsidR="00EC44ED" w:rsidRDefault="00EC44ED" w14:paraId="4E7439A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p w:rsidRPr="0056185C" w:rsidR="00EC44ED" w:rsidRDefault="00EC44ED" w14:paraId="5BD4DCD6" w14:textId="5930D1B6">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18"/>
                <w:szCs w:val="18"/>
                <w:lang w:val="en-CA"/>
              </w:rPr>
              <w:t>Your base pension, plus a pension based on your non-locked-in special voluntary contributions (SVC).</w:t>
            </w:r>
          </w:p>
        </w:tc>
      </w:tr>
      <w:tr w:rsidRPr="0056185C" w:rsidR="00EC44ED" w:rsidTr="005848C2" w14:paraId="1726E9BF" w14:textId="77777777">
        <w:trPr>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val="restart"/>
            <w:tcBorders>
              <w:top w:val="single" w:color="D0CECE" w:sz="4" w:space="0"/>
              <w:right w:val="single" w:color="D0CECE" w:sz="4" w:space="0"/>
            </w:tcBorders>
            <w:shd w:val="clear" w:color="auto" w:fill="0B4A72" w:themeFill="text2"/>
          </w:tcPr>
          <w:p w:rsidRPr="0056185C" w:rsidR="00EC44ED" w:rsidRDefault="00EC44ED" w14:paraId="0DF6B1DC" w14:textId="4D3EA7F2">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with a</w:t>
            </w:r>
          </w:p>
        </w:tc>
        <w:tc>
          <w:tcPr>
            <w:tcW w:w="1030" w:type="dxa"/>
            <w:vMerge w:val="restart"/>
            <w:tcBorders>
              <w:top w:val="single" w:color="D0CECE" w:sz="4" w:space="0"/>
              <w:left w:val="single" w:color="D0CECE" w:sz="4" w:space="0"/>
              <w:right w:val="single" w:color="D0CECE" w:sz="4" w:space="0"/>
            </w:tcBorders>
            <w:shd w:val="clear" w:color="auto" w:fill="0B4A72" w:themeFill="text2"/>
          </w:tcPr>
          <w:p w:rsidRPr="0056185C" w:rsidR="00EC44ED" w:rsidRDefault="00EC44ED" w14:paraId="4C11F82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 xml:space="preserve">Payable to you </w:t>
            </w:r>
          </w:p>
        </w:tc>
        <w:tc>
          <w:tcPr>
            <w:tcW w:w="1192" w:type="dxa"/>
            <w:vMerge w:val="restart"/>
            <w:tcBorders>
              <w:top w:val="single" w:color="D0CECE" w:sz="4" w:space="0"/>
              <w:left w:val="single" w:color="D0CECE" w:sz="4" w:space="0"/>
            </w:tcBorders>
            <w:shd w:val="clear" w:color="auto" w:fill="0B4A72" w:themeFill="text2"/>
          </w:tcPr>
          <w:p w:rsidRPr="0056185C" w:rsidR="00EC44ED" w:rsidRDefault="00EC44ED" w14:paraId="686A931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c>
          <w:tcPr>
            <w:tcW w:w="411" w:type="dxa"/>
            <w:vMerge/>
          </w:tcPr>
          <w:p w:rsidRPr="0056185C" w:rsidR="00EC44ED" w:rsidRDefault="00EC44ED" w14:paraId="5B9AA54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701" w:type="dxa"/>
            <w:gridSpan w:val="2"/>
            <w:vMerge w:val="restart"/>
            <w:tcBorders>
              <w:top w:val="single" w:color="D0CECE" w:sz="4" w:space="0"/>
              <w:right w:val="single" w:color="D0CECE" w:sz="4" w:space="0"/>
            </w:tcBorders>
            <w:shd w:val="clear" w:color="auto" w:fill="0B4A72" w:themeFill="text2"/>
          </w:tcPr>
          <w:p w:rsidRPr="0056185C" w:rsidR="00EC44ED" w:rsidRDefault="00EC44ED" w14:paraId="56C3D4F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with a</w:t>
            </w:r>
          </w:p>
        </w:tc>
        <w:tc>
          <w:tcPr>
            <w:tcW w:w="3260" w:type="dxa"/>
            <w:gridSpan w:val="3"/>
            <w:tcBorders>
              <w:top w:val="single" w:color="D0CECE" w:sz="4" w:space="0"/>
              <w:left w:val="single" w:color="D0CECE" w:sz="4" w:space="0"/>
              <w:right w:val="single" w:color="D0CECE" w:sz="4" w:space="0"/>
            </w:tcBorders>
            <w:shd w:val="clear" w:color="auto" w:fill="0B4A72" w:themeFill="text2"/>
          </w:tcPr>
          <w:p w:rsidRPr="0056185C" w:rsidR="00EC44ED" w:rsidRDefault="00EC44ED" w14:paraId="31CE9DD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586" w:type="dxa"/>
            <w:vMerge w:val="restart"/>
            <w:tcBorders>
              <w:top w:val="single" w:color="D0CECE" w:sz="4" w:space="0"/>
              <w:left w:val="single" w:color="D0CECE" w:sz="4" w:space="0"/>
            </w:tcBorders>
            <w:shd w:val="clear" w:color="auto" w:fill="0B4A72" w:themeFill="text2"/>
          </w:tcPr>
          <w:p w:rsidRPr="0056185C" w:rsidR="00EC44ED" w:rsidRDefault="00EC44ED" w14:paraId="5E8B0AB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EC44ED" w:rsidTr="005848C2" w14:paraId="419E0596"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tcBorders>
              <w:right w:val="single" w:color="D0CECE" w:sz="4" w:space="0"/>
            </w:tcBorders>
            <w:shd w:val="clear" w:color="auto" w:fill="0B4A72" w:themeFill="text2"/>
          </w:tcPr>
          <w:p w:rsidRPr="0056185C" w:rsidR="00EC44ED" w:rsidRDefault="00EC44ED" w14:paraId="4AE20101" w14:textId="77777777">
            <w:pPr>
              <w:jc w:val="center"/>
              <w:rPr>
                <w:rFonts w:ascii="Arial" w:hAnsi="Arial" w:eastAsia="Meiryo" w:cs="Arial"/>
                <w:color w:val="FFFFFF" w:themeColor="background1"/>
                <w:sz w:val="20"/>
                <w:szCs w:val="20"/>
                <w:lang w:val="en-CA"/>
              </w:rPr>
            </w:pPr>
          </w:p>
        </w:tc>
        <w:tc>
          <w:tcPr>
            <w:tcW w:w="1030" w:type="dxa"/>
            <w:vMerge/>
            <w:tcBorders>
              <w:left w:val="single" w:color="D0CECE" w:sz="4" w:space="0"/>
              <w:right w:val="single" w:color="D0CECE" w:sz="4" w:space="0"/>
            </w:tcBorders>
            <w:shd w:val="clear" w:color="auto" w:fill="0B4A72" w:themeFill="text2"/>
          </w:tcPr>
          <w:p w:rsidRPr="0056185C" w:rsidR="00EC44ED" w:rsidRDefault="00EC44ED" w14:paraId="5B4D5B2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192" w:type="dxa"/>
            <w:vMerge/>
            <w:tcBorders>
              <w:left w:val="single" w:color="D0CECE" w:sz="4" w:space="0"/>
            </w:tcBorders>
            <w:shd w:val="clear" w:color="auto" w:fill="0B4A72" w:themeFill="text2"/>
          </w:tcPr>
          <w:p w:rsidRPr="0056185C" w:rsidR="00EC44ED" w:rsidRDefault="00EC44ED" w14:paraId="41AFC90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411" w:type="dxa"/>
            <w:vMerge/>
          </w:tcPr>
          <w:p w:rsidRPr="0056185C" w:rsidR="00EC44ED" w:rsidRDefault="00EC44ED" w14:paraId="0FC0F3A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701" w:type="dxa"/>
            <w:gridSpan w:val="2"/>
            <w:vMerge/>
            <w:tcBorders>
              <w:right w:val="single" w:color="D0CECE" w:sz="4" w:space="0"/>
            </w:tcBorders>
            <w:shd w:val="clear" w:color="auto" w:fill="0B4A72" w:themeFill="text2"/>
          </w:tcPr>
          <w:p w:rsidRPr="0056185C" w:rsidR="00EC44ED" w:rsidRDefault="00EC44ED" w14:paraId="7850382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992" w:type="dxa"/>
            <w:tcBorders>
              <w:top w:val="single" w:color="D0CECE" w:sz="4" w:space="0"/>
              <w:left w:val="single" w:color="D0CECE" w:sz="4" w:space="0"/>
              <w:right w:val="single" w:color="D0CECE" w:sz="4" w:space="0"/>
            </w:tcBorders>
            <w:shd w:val="clear" w:color="auto" w:fill="0B4A72" w:themeFill="text2"/>
          </w:tcPr>
          <w:p w:rsidRPr="0056185C" w:rsidR="00EC44ED" w:rsidRDefault="00EC44ED" w14:paraId="38869B3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244" w:type="dxa"/>
            <w:tcBorders>
              <w:top w:val="single" w:color="D0CECE" w:sz="4" w:space="0"/>
              <w:left w:val="single" w:color="D0CECE" w:sz="4" w:space="0"/>
              <w:right w:val="single" w:color="D0CECE" w:sz="4" w:space="0"/>
            </w:tcBorders>
            <w:shd w:val="clear" w:color="auto" w:fill="0B4A72" w:themeFill="text2"/>
          </w:tcPr>
          <w:p w:rsidRPr="0056185C" w:rsidR="00EC44ED" w:rsidRDefault="00EC44ED" w14:paraId="1EFC5FAC" w14:textId="4F5F8D85">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024" w:type="dxa"/>
            <w:tcBorders>
              <w:top w:val="single" w:color="D0CECE" w:sz="4" w:space="0"/>
              <w:left w:val="single" w:color="D0CECE" w:sz="4" w:space="0"/>
              <w:right w:val="single" w:color="D0CECE" w:sz="4" w:space="0"/>
            </w:tcBorders>
            <w:shd w:val="clear" w:color="auto" w:fill="0B4A72" w:themeFill="text2"/>
          </w:tcPr>
          <w:p w:rsidRPr="0056185C" w:rsidR="00EC44ED" w:rsidRDefault="00EC44ED" w14:paraId="52EF1E2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1586" w:type="dxa"/>
            <w:vMerge/>
            <w:tcBorders>
              <w:left w:val="single" w:color="D0CECE" w:sz="4" w:space="0"/>
            </w:tcBorders>
            <w:shd w:val="clear" w:color="auto" w:fill="0B4A72" w:themeFill="text2"/>
          </w:tcPr>
          <w:p w:rsidRPr="0056185C" w:rsidR="00EC44ED" w:rsidRDefault="00EC44ED" w14:paraId="3A64A1C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EC44ED" w:rsidTr="005848C2" w14:paraId="50FA0771" w14:textId="77777777">
        <w:trPr>
          <w:trHeight w:val="641"/>
        </w:trPr>
        <w:tc>
          <w:tcPr>
            <w:cnfStyle w:val="001000000000" w:firstRow="0" w:lastRow="0" w:firstColumn="1" w:lastColumn="0" w:oddVBand="0" w:evenVBand="0" w:oddHBand="0" w:evenHBand="0" w:firstRowFirstColumn="0" w:firstRowLastColumn="0" w:lastRowFirstColumn="0" w:lastRowLastColumn="0"/>
            <w:tcW w:w="450" w:type="dxa"/>
            <w:tcBorders>
              <w:right w:val="single" w:color="D0CECE" w:sz="4" w:space="0"/>
            </w:tcBorders>
            <w:shd w:val="clear" w:color="auto" w:fill="auto"/>
          </w:tcPr>
          <w:p w:rsidRPr="0056185C" w:rsidR="00EC44ED" w:rsidP="00645A0D" w:rsidRDefault="00EC44ED" w14:paraId="6649263A"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1170" w:type="dxa"/>
            <w:tcBorders>
              <w:left w:val="single" w:color="D0CECE" w:sz="4" w:space="0"/>
              <w:right w:val="single" w:color="D0CECE" w:sz="4" w:space="0"/>
            </w:tcBorders>
            <w:shd w:val="clear" w:color="auto" w:fill="auto"/>
          </w:tcPr>
          <w:p w:rsidRPr="0056185C" w:rsidR="00EC44ED" w:rsidP="00645A0D" w:rsidRDefault="00EC44ED" w14:paraId="1F4C7E0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030" w:type="dxa"/>
            <w:tcBorders>
              <w:left w:val="single" w:color="D0CECE" w:sz="4" w:space="0"/>
              <w:right w:val="single" w:color="D0CECE" w:sz="4" w:space="0"/>
            </w:tcBorders>
            <w:shd w:val="clear" w:color="auto" w:fill="auto"/>
          </w:tcPr>
          <w:p w:rsidRPr="0056185C" w:rsidR="00EC44ED" w:rsidP="00645A0D" w:rsidRDefault="00EC44ED" w14:paraId="548A944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192" w:type="dxa"/>
            <w:tcBorders>
              <w:left w:val="single" w:color="D0CECE" w:sz="4" w:space="0"/>
            </w:tcBorders>
            <w:shd w:val="clear" w:color="auto" w:fill="auto"/>
          </w:tcPr>
          <w:p w:rsidRPr="0056185C" w:rsidR="00EC44ED" w:rsidP="00645A0D" w:rsidRDefault="00EC44ED" w14:paraId="636820B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411" w:type="dxa"/>
            <w:vMerge/>
          </w:tcPr>
          <w:p w:rsidRPr="0056185C" w:rsidR="00EC44ED" w:rsidP="00645A0D" w:rsidRDefault="00EC44ED" w14:paraId="2CBB148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auto"/>
          </w:tcPr>
          <w:p w:rsidRPr="0056185C" w:rsidR="00EC44ED" w:rsidP="00645A0D" w:rsidRDefault="00EC44ED" w14:paraId="200F1393" w14:textId="4E06F58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17</w:t>
            </w:r>
          </w:p>
        </w:tc>
        <w:tc>
          <w:tcPr>
            <w:tcW w:w="1134" w:type="dxa"/>
            <w:tcBorders>
              <w:left w:val="single" w:color="D0CECE" w:sz="4" w:space="0"/>
              <w:right w:val="single" w:color="D0CECE" w:sz="4" w:space="0"/>
            </w:tcBorders>
            <w:shd w:val="clear" w:color="auto" w:fill="auto"/>
          </w:tcPr>
          <w:p w:rsidRPr="0056185C" w:rsidR="00EC44ED" w:rsidP="00645A0D" w:rsidRDefault="00EC44ED" w14:paraId="7D6EBF6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992" w:type="dxa"/>
            <w:tcBorders>
              <w:left w:val="single" w:color="D0CECE" w:sz="4" w:space="0"/>
              <w:right w:val="single" w:color="D0CECE" w:sz="4" w:space="0"/>
            </w:tcBorders>
            <w:shd w:val="clear" w:color="auto" w:fill="auto"/>
          </w:tcPr>
          <w:p w:rsidRPr="0056185C" w:rsidR="00EC44ED" w:rsidP="00645A0D" w:rsidRDefault="00EC44ED" w14:paraId="1CB19375" w14:textId="46B754C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244" w:type="dxa"/>
            <w:tcBorders>
              <w:left w:val="single" w:color="D0CECE" w:sz="4" w:space="0"/>
              <w:right w:val="single" w:color="D0CECE" w:sz="4" w:space="0"/>
            </w:tcBorders>
          </w:tcPr>
          <w:p w:rsidRPr="0056185C" w:rsidR="00EC44ED" w:rsidP="00645A0D" w:rsidRDefault="00EC44ED" w14:paraId="6372BC74" w14:textId="7480C97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$[WLULG0SVCUL]</w:t>
            </w:r>
          </w:p>
        </w:tc>
        <w:tc>
          <w:tcPr>
            <w:tcW w:w="1024" w:type="dxa"/>
            <w:tcBorders>
              <w:left w:val="single" w:color="D0CECE" w:sz="4" w:space="0"/>
              <w:right w:val="single" w:color="D0CECE" w:sz="4" w:space="0"/>
            </w:tcBorders>
          </w:tcPr>
          <w:p w:rsidRPr="0056185C" w:rsidR="00EC44ED" w:rsidP="00645A0D" w:rsidRDefault="00EC44ED" w14:paraId="43B49CE2" w14:textId="0200A0D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1586" w:type="dxa"/>
            <w:tcBorders>
              <w:left w:val="single" w:color="D0CECE" w:sz="4" w:space="0"/>
            </w:tcBorders>
            <w:shd w:val="clear" w:color="auto" w:fill="auto"/>
          </w:tcPr>
          <w:p w:rsidRPr="0056185C" w:rsidR="00EC44ED" w:rsidP="00645A0D" w:rsidRDefault="00EC44ED" w14:paraId="02F375C7" w14:textId="2CFA5F7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5848C2" w:rsidTr="005848C2" w14:paraId="3F4DCAD4"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right w:val="single" w:color="D0CECE" w:sz="4" w:space="0"/>
            </w:tcBorders>
            <w:shd w:val="clear" w:color="auto" w:fill="FFF8EF"/>
          </w:tcPr>
          <w:p w:rsidRPr="0056185C" w:rsidR="00EC44ED" w:rsidP="00645A0D" w:rsidRDefault="00EC44ED" w14:paraId="22FC6414"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10</w:t>
            </w:r>
          </w:p>
        </w:tc>
        <w:tc>
          <w:tcPr>
            <w:tcW w:w="1170" w:type="dxa"/>
            <w:tcBorders>
              <w:left w:val="single" w:color="D0CECE" w:sz="4" w:space="0"/>
              <w:bottom w:val="single" w:color="D0CECE" w:sz="4" w:space="0"/>
              <w:right w:val="single" w:color="D0CECE" w:sz="4" w:space="0"/>
            </w:tcBorders>
            <w:shd w:val="clear" w:color="auto" w:fill="FFF8EF"/>
          </w:tcPr>
          <w:p w:rsidRPr="0056185C" w:rsidR="00EC44ED" w:rsidP="00645A0D" w:rsidRDefault="00EC44ED" w14:paraId="47981E9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030" w:type="dxa"/>
            <w:tcBorders>
              <w:left w:val="single" w:color="D0CECE" w:sz="4" w:space="0"/>
              <w:bottom w:val="single" w:color="D0CECE" w:sz="4" w:space="0"/>
              <w:right w:val="single" w:color="D0CECE" w:sz="4" w:space="0"/>
            </w:tcBorders>
            <w:shd w:val="clear" w:color="auto" w:fill="FFF8EF"/>
          </w:tcPr>
          <w:p w:rsidRPr="0056185C" w:rsidR="00EC44ED" w:rsidP="00645A0D" w:rsidRDefault="00EC44ED" w14:paraId="31D98F9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192" w:type="dxa"/>
            <w:tcBorders>
              <w:left w:val="single" w:color="D0CECE" w:sz="4" w:space="0"/>
              <w:bottom w:val="single" w:color="D0CECE" w:sz="4" w:space="0"/>
            </w:tcBorders>
            <w:shd w:val="clear" w:color="auto" w:fill="FFF8EF"/>
          </w:tcPr>
          <w:p w:rsidRPr="0056185C" w:rsidR="00EC44ED" w:rsidP="00645A0D" w:rsidRDefault="00EC44ED" w14:paraId="0265A74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411" w:type="dxa"/>
            <w:vMerge/>
          </w:tcPr>
          <w:p w:rsidRPr="0056185C" w:rsidR="00EC44ED" w:rsidP="00645A0D" w:rsidRDefault="00EC44ED" w14:paraId="10CF6DC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FFF8EF"/>
          </w:tcPr>
          <w:p w:rsidRPr="0056185C" w:rsidR="00EC44ED" w:rsidP="00645A0D" w:rsidRDefault="00EC44ED" w14:paraId="00B3C92A" w14:textId="4433C3D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18</w:t>
            </w:r>
          </w:p>
        </w:tc>
        <w:tc>
          <w:tcPr>
            <w:tcW w:w="1134" w:type="dxa"/>
            <w:tcBorders>
              <w:left w:val="single" w:color="D0CECE" w:sz="4" w:space="0"/>
              <w:right w:val="single" w:color="D0CECE" w:sz="4" w:space="0"/>
            </w:tcBorders>
            <w:shd w:val="clear" w:color="auto" w:fill="FFF8EF"/>
          </w:tcPr>
          <w:p w:rsidRPr="0056185C" w:rsidR="00EC44ED" w:rsidP="00645A0D" w:rsidRDefault="00EC44ED" w14:paraId="0C38EE2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992" w:type="dxa"/>
            <w:tcBorders>
              <w:left w:val="single" w:color="D0CECE" w:sz="4" w:space="0"/>
              <w:right w:val="single" w:color="D0CECE" w:sz="4" w:space="0"/>
            </w:tcBorders>
            <w:shd w:val="clear" w:color="auto" w:fill="FFF8EF"/>
          </w:tcPr>
          <w:p w:rsidRPr="0056185C" w:rsidR="00EC44ED" w:rsidP="00645A0D" w:rsidRDefault="00EC44ED" w14:paraId="7F153A36" w14:textId="1CE3F60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244" w:type="dxa"/>
            <w:tcBorders>
              <w:left w:val="single" w:color="D0CECE" w:sz="4" w:space="0"/>
              <w:right w:val="single" w:color="D0CECE" w:sz="4" w:space="0"/>
            </w:tcBorders>
            <w:shd w:val="clear" w:color="auto" w:fill="FFF8EF"/>
          </w:tcPr>
          <w:p w:rsidRPr="0056185C" w:rsidR="00EC44ED" w:rsidP="00645A0D" w:rsidRDefault="00EC44ED" w14:paraId="6C673279" w14:textId="278166B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$[WLULG5SVCUL]</w:t>
            </w:r>
          </w:p>
        </w:tc>
        <w:tc>
          <w:tcPr>
            <w:tcW w:w="1024" w:type="dxa"/>
            <w:tcBorders>
              <w:left w:val="single" w:color="D0CECE" w:sz="4" w:space="0"/>
              <w:right w:val="single" w:color="D0CECE" w:sz="4" w:space="0"/>
            </w:tcBorders>
            <w:shd w:val="clear" w:color="auto" w:fill="FFF8EF"/>
          </w:tcPr>
          <w:p w:rsidRPr="0056185C" w:rsidR="00EC44ED" w:rsidP="00645A0D" w:rsidRDefault="00EC44ED" w14:paraId="4E083023" w14:textId="7708B27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1586" w:type="dxa"/>
            <w:tcBorders>
              <w:left w:val="single" w:color="D0CECE" w:sz="4" w:space="0"/>
            </w:tcBorders>
            <w:shd w:val="clear" w:color="auto" w:fill="FFF8EF"/>
          </w:tcPr>
          <w:p w:rsidRPr="0056185C" w:rsidR="00EC44ED" w:rsidP="00645A0D" w:rsidRDefault="00EC44ED" w14:paraId="2B2B8303" w14:textId="0E4AB97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EC44ED" w:rsidTr="005848C2" w14:paraId="28318FDA" w14:textId="77777777">
        <w:trPr>
          <w:trHeight w:val="300"/>
        </w:trPr>
        <w:tc>
          <w:tcPr>
            <w:cnfStyle w:val="001000000000" w:firstRow="0" w:lastRow="0" w:firstColumn="1" w:lastColumn="0" w:oddVBand="0" w:evenVBand="0" w:oddHBand="0" w:evenHBand="0" w:firstRowFirstColumn="0" w:firstRowLastColumn="0" w:lastRowFirstColumn="0" w:lastRowLastColumn="0"/>
            <w:tcW w:w="3842" w:type="dxa"/>
            <w:gridSpan w:val="4"/>
            <w:vMerge w:val="restart"/>
            <w:tcBorders>
              <w:top w:val="single" w:color="D0CECE" w:sz="4" w:space="0"/>
            </w:tcBorders>
            <w:shd w:val="clear" w:color="auto" w:fill="auto"/>
          </w:tcPr>
          <w:p w:rsidRPr="0056185C" w:rsidR="00EC44ED" w:rsidP="00645A0D" w:rsidRDefault="00EC44ED" w14:paraId="3DE65177"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645A0D" w:rsidRDefault="00EC44ED" w14:paraId="47D0128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12314A"/>
                <w:sz w:val="28"/>
                <w:szCs w:val="28"/>
                <w:lang w:val="en-CA"/>
              </w:rPr>
            </w:pPr>
          </w:p>
        </w:tc>
        <w:tc>
          <w:tcPr>
            <w:tcW w:w="567" w:type="dxa"/>
            <w:tcBorders>
              <w:right w:val="single" w:color="D0CECE" w:sz="4" w:space="0"/>
            </w:tcBorders>
            <w:shd w:val="clear" w:color="auto" w:fill="auto"/>
          </w:tcPr>
          <w:p w:rsidRPr="0056185C" w:rsidR="00EC44ED" w:rsidP="00645A0D" w:rsidRDefault="00EC44ED" w14:paraId="1464A0A3" w14:textId="737B8B9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19</w:t>
            </w:r>
          </w:p>
        </w:tc>
        <w:tc>
          <w:tcPr>
            <w:tcW w:w="1134" w:type="dxa"/>
            <w:tcBorders>
              <w:left w:val="single" w:color="D0CECE" w:sz="4" w:space="0"/>
              <w:right w:val="single" w:color="D0CECE" w:sz="4" w:space="0"/>
            </w:tcBorders>
            <w:shd w:val="clear" w:color="auto" w:fill="auto"/>
          </w:tcPr>
          <w:p w:rsidRPr="0056185C" w:rsidR="00EC44ED" w:rsidP="00645A0D" w:rsidRDefault="00EC44ED" w14:paraId="737358E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992" w:type="dxa"/>
            <w:tcBorders>
              <w:left w:val="single" w:color="D0CECE" w:sz="4" w:space="0"/>
              <w:right w:val="single" w:color="D0CECE" w:sz="4" w:space="0"/>
            </w:tcBorders>
            <w:shd w:val="clear" w:color="auto" w:fill="auto"/>
          </w:tcPr>
          <w:p w:rsidRPr="0056185C" w:rsidR="00EC44ED" w:rsidP="00645A0D" w:rsidRDefault="00EC44ED" w14:paraId="2B260E34" w14:textId="6118465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244" w:type="dxa"/>
            <w:tcBorders>
              <w:left w:val="single" w:color="D0CECE" w:sz="4" w:space="0"/>
              <w:right w:val="single" w:color="D0CECE" w:sz="4" w:space="0"/>
            </w:tcBorders>
          </w:tcPr>
          <w:p w:rsidRPr="0056185C" w:rsidR="00EC44ED" w:rsidP="00645A0D" w:rsidRDefault="00EC44ED" w14:paraId="6DFB9F9A" w14:textId="2D36711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$[WLULG10SVCUL]</w:t>
            </w:r>
          </w:p>
        </w:tc>
        <w:tc>
          <w:tcPr>
            <w:tcW w:w="1024" w:type="dxa"/>
            <w:tcBorders>
              <w:left w:val="single" w:color="D0CECE" w:sz="4" w:space="0"/>
              <w:right w:val="single" w:color="D0CECE" w:sz="4" w:space="0"/>
            </w:tcBorders>
          </w:tcPr>
          <w:p w:rsidRPr="0056185C" w:rsidR="00EC44ED" w:rsidP="00645A0D" w:rsidRDefault="00EC44ED" w14:paraId="6926D86B" w14:textId="7B2EF75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1586" w:type="dxa"/>
            <w:tcBorders>
              <w:left w:val="single" w:color="D0CECE" w:sz="4" w:space="0"/>
            </w:tcBorders>
            <w:shd w:val="clear" w:color="auto" w:fill="auto"/>
          </w:tcPr>
          <w:p w:rsidRPr="0056185C" w:rsidR="00EC44ED" w:rsidP="00645A0D" w:rsidRDefault="00EC44ED" w14:paraId="12497C48" w14:textId="179266A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EC44ED" w:rsidTr="005848C2" w14:paraId="55C7E54A"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P="00645A0D" w:rsidRDefault="00EC44ED" w14:paraId="3A8BAD95"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645A0D" w:rsidRDefault="00EC44ED" w14:paraId="1B8F095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bottom w:val="single" w:color="D0CECE" w:sz="4" w:space="0"/>
              <w:right w:val="single" w:color="D0CECE" w:sz="4" w:space="0"/>
            </w:tcBorders>
            <w:shd w:val="clear" w:color="auto" w:fill="FFF8EF"/>
          </w:tcPr>
          <w:p w:rsidRPr="0056185C" w:rsidR="00EC44ED" w:rsidP="00645A0D" w:rsidRDefault="00EC44ED" w14:paraId="596725A0" w14:textId="654932A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20</w:t>
            </w:r>
          </w:p>
        </w:tc>
        <w:tc>
          <w:tcPr>
            <w:tcW w:w="1134" w:type="dxa"/>
            <w:tcBorders>
              <w:left w:val="single" w:color="D0CECE" w:sz="4" w:space="0"/>
              <w:bottom w:val="single" w:color="D0CECE" w:sz="4" w:space="0"/>
              <w:right w:val="single" w:color="D0CECE" w:sz="4" w:space="0"/>
            </w:tcBorders>
            <w:shd w:val="clear" w:color="auto" w:fill="FFF8EF"/>
          </w:tcPr>
          <w:p w:rsidRPr="0056185C" w:rsidR="00EC44ED" w:rsidP="00645A0D" w:rsidRDefault="00EC44ED" w14:paraId="651B5A1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992" w:type="dxa"/>
            <w:tcBorders>
              <w:left w:val="single" w:color="D0CECE" w:sz="4" w:space="0"/>
              <w:bottom w:val="single" w:color="D0CECE" w:sz="4" w:space="0"/>
              <w:right w:val="single" w:color="D0CECE" w:sz="4" w:space="0"/>
            </w:tcBorders>
            <w:shd w:val="clear" w:color="auto" w:fill="FFF8EF"/>
          </w:tcPr>
          <w:p w:rsidRPr="0056185C" w:rsidR="00EC44ED" w:rsidP="00645A0D" w:rsidRDefault="00EC44ED" w14:paraId="655C24EE" w14:textId="61A93FC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244" w:type="dxa"/>
            <w:tcBorders>
              <w:left w:val="single" w:color="D0CECE" w:sz="4" w:space="0"/>
              <w:bottom w:val="single" w:color="D0CECE" w:sz="4" w:space="0"/>
              <w:right w:val="single" w:color="D0CECE" w:sz="4" w:space="0"/>
            </w:tcBorders>
            <w:shd w:val="clear" w:color="auto" w:fill="FFF8EF"/>
          </w:tcPr>
          <w:p w:rsidRPr="0056185C" w:rsidR="00EC44ED" w:rsidP="00645A0D" w:rsidRDefault="00EC44ED" w14:paraId="1B01B2FA" w14:textId="7E0AAC9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$[WLULG15SVCUL]</w:t>
            </w:r>
          </w:p>
        </w:tc>
        <w:tc>
          <w:tcPr>
            <w:tcW w:w="1024" w:type="dxa"/>
            <w:tcBorders>
              <w:left w:val="single" w:color="D0CECE" w:sz="4" w:space="0"/>
              <w:bottom w:val="single" w:color="D0CECE" w:sz="4" w:space="0"/>
              <w:right w:val="single" w:color="D0CECE" w:sz="4" w:space="0"/>
            </w:tcBorders>
            <w:shd w:val="clear" w:color="auto" w:fill="FFF8EF"/>
          </w:tcPr>
          <w:p w:rsidRPr="0056185C" w:rsidR="00EC44ED" w:rsidP="00645A0D" w:rsidRDefault="00EC44ED" w14:paraId="2B3BE59B" w14:textId="440289E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1586" w:type="dxa"/>
            <w:tcBorders>
              <w:left w:val="single" w:color="D0CECE" w:sz="4" w:space="0"/>
              <w:bottom w:val="single" w:color="D0CECE" w:sz="4" w:space="0"/>
            </w:tcBorders>
            <w:shd w:val="clear" w:color="auto" w:fill="FFF8EF"/>
          </w:tcPr>
          <w:p w:rsidRPr="0056185C" w:rsidR="00EC44ED" w:rsidP="00645A0D" w:rsidRDefault="00EC44ED" w14:paraId="33E43B68" w14:textId="05DB11A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r w:rsidRPr="0056185C" w:rsidR="00EC44ED" w:rsidTr="005848C2" w14:paraId="768D782C"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RDefault="00EC44ED" w14:paraId="54ED5352"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RDefault="00EC44ED" w14:paraId="2FA2611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6547" w:type="dxa"/>
            <w:gridSpan w:val="6"/>
            <w:tcBorders>
              <w:top w:val="single" w:color="D0CECE" w:sz="4" w:space="0"/>
            </w:tcBorders>
            <w:shd w:val="clear" w:color="auto" w:fill="auto"/>
          </w:tcPr>
          <w:p w:rsidRPr="0056185C" w:rsidR="00EC44ED" w:rsidRDefault="00EC44ED" w14:paraId="42634CFE" w14:textId="5C06031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Alternatively, you may elect to receive your SVC pension as a single lump sum in lieu of part of your monthly pension.</w:t>
            </w:r>
          </w:p>
        </w:tc>
      </w:tr>
      <w:tr w:rsidRPr="0056185C" w:rsidR="00EC44ED" w:rsidTr="005848C2" w14:paraId="3369B145"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P="001177C5" w:rsidRDefault="00EC44ED" w14:paraId="0B1C735C"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1177C5" w:rsidRDefault="00EC44ED" w14:paraId="5D823B2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2693" w:type="dxa"/>
            <w:gridSpan w:val="3"/>
            <w:tcBorders>
              <w:right w:val="single" w:color="D0CECE" w:sz="4" w:space="0"/>
            </w:tcBorders>
            <w:shd w:val="clear" w:color="auto" w:fill="0B4A72"/>
          </w:tcPr>
          <w:p w:rsidRPr="0056185C" w:rsidR="00EC44ED" w:rsidP="001177C5" w:rsidRDefault="00EC44ED" w14:paraId="2B75975F" w14:textId="4B9C8920">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cs="Arial"/>
                <w:b/>
                <w:bCs/>
                <w:color w:val="FFFFFF" w:themeColor="background1"/>
                <w:sz w:val="20"/>
                <w:szCs w:val="20"/>
              </w:rPr>
              <w:t>Lifetime pension with a</w:t>
            </w:r>
          </w:p>
        </w:tc>
        <w:tc>
          <w:tcPr>
            <w:tcW w:w="2268" w:type="dxa"/>
            <w:gridSpan w:val="2"/>
            <w:tcBorders>
              <w:left w:val="single" w:color="D0CECE" w:sz="4" w:space="0"/>
              <w:right w:val="single" w:color="D0CECE" w:sz="4" w:space="0"/>
            </w:tcBorders>
            <w:shd w:val="clear" w:color="auto" w:fill="0B4A72"/>
          </w:tcPr>
          <w:p w:rsidRPr="0056185C" w:rsidR="00EC44ED" w:rsidP="001177C5" w:rsidRDefault="00EC44ED" w14:paraId="0E6924E2" w14:textId="4F4579F9">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Payable to you</w:t>
            </w:r>
          </w:p>
        </w:tc>
        <w:tc>
          <w:tcPr>
            <w:tcW w:w="1586" w:type="dxa"/>
            <w:tcBorders>
              <w:left w:val="single" w:color="D0CECE" w:sz="4" w:space="0"/>
            </w:tcBorders>
            <w:shd w:val="clear" w:color="auto" w:fill="0B4A72"/>
          </w:tcPr>
          <w:p w:rsidRPr="0056185C" w:rsidR="00EC44ED" w:rsidP="001177C5" w:rsidRDefault="00EC44ED" w14:paraId="72B8B7A2" w14:textId="37652E22">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b/>
                <w:bCs/>
                <w:color w:val="FFFFFF" w:themeColor="background1"/>
                <w:sz w:val="20"/>
                <w:szCs w:val="20"/>
              </w:rPr>
              <w:t>Payable upon your passing</w:t>
            </w:r>
          </w:p>
        </w:tc>
      </w:tr>
      <w:tr w:rsidRPr="0056185C" w:rsidR="00EC44ED" w:rsidTr="005848C2" w14:paraId="590EE4E5"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P="00F51C9B" w:rsidRDefault="00EC44ED" w14:paraId="53E3E00D"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F51C9B" w:rsidRDefault="00EC44ED" w14:paraId="681727F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auto"/>
          </w:tcPr>
          <w:p w:rsidRPr="0056185C" w:rsidR="00EC44ED" w:rsidP="00F51C9B" w:rsidRDefault="00EC44ED" w14:paraId="5B6609DF" w14:textId="637EFBA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21</w:t>
            </w:r>
          </w:p>
        </w:tc>
        <w:tc>
          <w:tcPr>
            <w:tcW w:w="2126" w:type="dxa"/>
            <w:gridSpan w:val="2"/>
            <w:tcBorders>
              <w:left w:val="single" w:color="D0CECE" w:sz="4" w:space="0"/>
              <w:right w:val="single" w:color="D0CECE" w:sz="4" w:space="0"/>
            </w:tcBorders>
            <w:shd w:val="clear" w:color="auto" w:fill="auto"/>
          </w:tcPr>
          <w:p w:rsidRPr="0056185C" w:rsidR="00EC44ED" w:rsidP="00F51C9B" w:rsidRDefault="00EC44ED" w14:paraId="74959E9A" w14:textId="0214226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268" w:type="dxa"/>
            <w:gridSpan w:val="2"/>
            <w:tcBorders>
              <w:left w:val="single" w:color="D0CECE" w:sz="4" w:space="0"/>
              <w:right w:val="single" w:color="D0CECE" w:sz="4" w:space="0"/>
            </w:tcBorders>
            <w:shd w:val="clear" w:color="auto" w:fill="auto"/>
          </w:tcPr>
          <w:p w:rsidRPr="0056185C" w:rsidR="00EC44ED" w:rsidP="00F51C9B" w:rsidRDefault="00EC44ED" w14:paraId="2AF27E0C" w14:textId="5978F4B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586" w:type="dxa"/>
            <w:tcBorders>
              <w:left w:val="single" w:color="D0CECE" w:sz="4" w:space="0"/>
            </w:tcBorders>
            <w:shd w:val="clear" w:color="auto" w:fill="auto"/>
          </w:tcPr>
          <w:p w:rsidRPr="0056185C" w:rsidR="00EC44ED" w:rsidP="00F51C9B" w:rsidRDefault="00EC44ED" w14:paraId="33DA4ED4" w14:textId="1050801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EC44ED" w:rsidTr="005848C2" w14:paraId="612E8C71"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P="00F51C9B" w:rsidRDefault="00EC44ED" w14:paraId="3777E702"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F51C9B" w:rsidRDefault="00EC44ED" w14:paraId="0DE5F97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FFF8EF"/>
          </w:tcPr>
          <w:p w:rsidRPr="0056185C" w:rsidR="00EC44ED" w:rsidP="00F51C9B" w:rsidRDefault="00EC44ED" w14:paraId="4A9F22FD" w14:textId="4EDB20C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22</w:t>
            </w:r>
          </w:p>
        </w:tc>
        <w:tc>
          <w:tcPr>
            <w:tcW w:w="2126" w:type="dxa"/>
            <w:gridSpan w:val="2"/>
            <w:tcBorders>
              <w:left w:val="single" w:color="D0CECE" w:sz="4" w:space="0"/>
              <w:right w:val="single" w:color="D0CECE" w:sz="4" w:space="0"/>
            </w:tcBorders>
            <w:shd w:val="clear" w:color="auto" w:fill="FFF8EF"/>
          </w:tcPr>
          <w:p w:rsidRPr="0056185C" w:rsidR="00EC44ED" w:rsidP="00F51C9B" w:rsidRDefault="00EC44ED" w14:paraId="560E33ED" w14:textId="7B4E2BD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268" w:type="dxa"/>
            <w:gridSpan w:val="2"/>
            <w:tcBorders>
              <w:left w:val="single" w:color="D0CECE" w:sz="4" w:space="0"/>
              <w:right w:val="single" w:color="D0CECE" w:sz="4" w:space="0"/>
            </w:tcBorders>
            <w:shd w:val="clear" w:color="auto" w:fill="FFF8EF"/>
          </w:tcPr>
          <w:p w:rsidRPr="0056185C" w:rsidR="00EC44ED" w:rsidP="00F51C9B" w:rsidRDefault="00EC44ED" w14:paraId="79EAFA23" w14:textId="00F5009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586" w:type="dxa"/>
            <w:tcBorders>
              <w:left w:val="single" w:color="D0CECE" w:sz="4" w:space="0"/>
            </w:tcBorders>
            <w:shd w:val="clear" w:color="auto" w:fill="FFF8EF"/>
          </w:tcPr>
          <w:p w:rsidRPr="0056185C" w:rsidR="00EC44ED" w:rsidP="00F51C9B" w:rsidRDefault="00EC44ED" w14:paraId="468B1843" w14:textId="52249C4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EC44ED" w:rsidTr="005848C2" w14:paraId="75631D5D"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P="00F51C9B" w:rsidRDefault="00EC44ED" w14:paraId="405A2EA1"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F51C9B" w:rsidRDefault="00EC44ED" w14:paraId="5EBBA4A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567" w:type="dxa"/>
            <w:tcBorders>
              <w:right w:val="single" w:color="D0CECE" w:sz="4" w:space="0"/>
            </w:tcBorders>
            <w:shd w:val="clear" w:color="auto" w:fill="auto"/>
          </w:tcPr>
          <w:p w:rsidRPr="0056185C" w:rsidR="00EC44ED" w:rsidP="00F51C9B" w:rsidRDefault="00EC44ED" w14:paraId="5FA7EC5C" w14:textId="30DB343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23</w:t>
            </w:r>
          </w:p>
        </w:tc>
        <w:tc>
          <w:tcPr>
            <w:tcW w:w="2126" w:type="dxa"/>
            <w:gridSpan w:val="2"/>
            <w:tcBorders>
              <w:left w:val="single" w:color="D0CECE" w:sz="4" w:space="0"/>
              <w:right w:val="single" w:color="D0CECE" w:sz="4" w:space="0"/>
            </w:tcBorders>
            <w:shd w:val="clear" w:color="auto" w:fill="auto"/>
          </w:tcPr>
          <w:p w:rsidRPr="0056185C" w:rsidR="00EC44ED" w:rsidP="00F51C9B" w:rsidRDefault="00EC44ED" w14:paraId="48237BE2" w14:textId="618B966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268" w:type="dxa"/>
            <w:gridSpan w:val="2"/>
            <w:tcBorders>
              <w:left w:val="single" w:color="D0CECE" w:sz="4" w:space="0"/>
              <w:right w:val="single" w:color="D0CECE" w:sz="4" w:space="0"/>
            </w:tcBorders>
            <w:shd w:val="clear" w:color="auto" w:fill="auto"/>
          </w:tcPr>
          <w:p w:rsidRPr="0056185C" w:rsidR="00EC44ED" w:rsidP="00F51C9B" w:rsidRDefault="00EC44ED" w14:paraId="14546D9D" w14:textId="4315A71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586" w:type="dxa"/>
            <w:tcBorders>
              <w:left w:val="single" w:color="D0CECE" w:sz="4" w:space="0"/>
            </w:tcBorders>
            <w:shd w:val="clear" w:color="auto" w:fill="auto"/>
          </w:tcPr>
          <w:p w:rsidRPr="0056185C" w:rsidR="00EC44ED" w:rsidP="00F51C9B" w:rsidRDefault="00EC44ED" w14:paraId="05FDD1B7" w14:textId="30B8D82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EC44ED" w:rsidTr="005848C2" w14:paraId="13D4B32C"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C44ED" w:rsidP="00F51C9B" w:rsidRDefault="00EC44ED" w14:paraId="6CFAA45B" w14:textId="77777777">
            <w:pPr>
              <w:rPr>
                <w:rFonts w:ascii="Arial" w:hAnsi="Arial" w:eastAsia="Meiryo" w:cs="Arial"/>
                <w:color w:val="555555"/>
                <w:sz w:val="20"/>
                <w:szCs w:val="20"/>
                <w:lang w:val="en-CA"/>
              </w:rPr>
            </w:pPr>
          </w:p>
        </w:tc>
        <w:tc>
          <w:tcPr>
            <w:tcW w:w="411" w:type="dxa"/>
            <w:vMerge/>
            <w:shd w:val="clear" w:color="auto" w:fill="auto"/>
          </w:tcPr>
          <w:p w:rsidRPr="0056185C" w:rsidR="00EC44ED" w:rsidP="00F51C9B" w:rsidRDefault="00EC44ED" w14:paraId="66801C8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567" w:type="dxa"/>
            <w:tcBorders>
              <w:bottom w:val="single" w:color="D0CECE" w:sz="4" w:space="0"/>
              <w:right w:val="single" w:color="D0CECE" w:sz="4" w:space="0"/>
            </w:tcBorders>
            <w:shd w:val="clear" w:color="auto" w:fill="FFF8EF"/>
          </w:tcPr>
          <w:p w:rsidRPr="0056185C" w:rsidR="00EC44ED" w:rsidP="00F51C9B" w:rsidRDefault="00EC44ED" w14:paraId="5BD2A554" w14:textId="11F3741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24</w:t>
            </w:r>
          </w:p>
        </w:tc>
        <w:tc>
          <w:tcPr>
            <w:tcW w:w="2126" w:type="dxa"/>
            <w:gridSpan w:val="2"/>
            <w:tcBorders>
              <w:left w:val="single" w:color="D0CECE" w:sz="4" w:space="0"/>
              <w:bottom w:val="single" w:color="D0CECE" w:sz="4" w:space="0"/>
              <w:right w:val="single" w:color="D0CECE" w:sz="4" w:space="0"/>
            </w:tcBorders>
            <w:shd w:val="clear" w:color="auto" w:fill="FFF8EF"/>
          </w:tcPr>
          <w:p w:rsidRPr="0056185C" w:rsidR="00EC44ED" w:rsidP="00F51C9B" w:rsidRDefault="00EC44ED" w14:paraId="3B1D7C41" w14:textId="3E48469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268" w:type="dxa"/>
            <w:gridSpan w:val="2"/>
            <w:tcBorders>
              <w:left w:val="single" w:color="D0CECE" w:sz="4" w:space="0"/>
              <w:bottom w:val="single" w:color="D0CECE" w:sz="4" w:space="0"/>
              <w:right w:val="single" w:color="D0CECE" w:sz="4" w:space="0"/>
            </w:tcBorders>
            <w:shd w:val="clear" w:color="auto" w:fill="FFF8EF"/>
          </w:tcPr>
          <w:p w:rsidRPr="0056185C" w:rsidR="00EC44ED" w:rsidP="00F51C9B" w:rsidRDefault="00EC44ED" w14:paraId="7534A34D" w14:textId="75C948E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586" w:type="dxa"/>
            <w:tcBorders>
              <w:left w:val="single" w:color="D0CECE" w:sz="4" w:space="0"/>
              <w:bottom w:val="single" w:color="D0CECE" w:sz="4" w:space="0"/>
            </w:tcBorders>
            <w:shd w:val="clear" w:color="auto" w:fill="FFF8EF"/>
          </w:tcPr>
          <w:p w:rsidRPr="0056185C" w:rsidR="00EC44ED" w:rsidP="00F51C9B" w:rsidRDefault="00EC44ED" w14:paraId="7F69AB11" w14:textId="45FEA04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EE118D" w:rsidP="00EE118D" w:rsidRDefault="00EE118D" w14:paraId="0430DEC6"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Locked-in SVC = Y</w:t>
      </w:r>
      <w:r w:rsidRPr="0056185C">
        <w:rPr>
          <w:rFonts w:ascii="Arial" w:hAnsi="Arial" w:cs="Arial"/>
          <w:color w:val="545454" w:themeColor="text1"/>
          <w:sz w:val="20"/>
          <w:szCs w:val="20"/>
          <w:highlight w:val="yellow"/>
        </w:rPr>
        <w:t>, AVC = N, unlocked SVC = N&gt;&gt;</w:t>
      </w:r>
    </w:p>
    <w:tbl>
      <w:tblPr>
        <w:tblStyle w:val="GridTable6Colorful-Accent510"/>
        <w:tblW w:w="10771"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a spousal joint and survivor pension"/>
      </w:tblPr>
      <w:tblGrid>
        <w:gridCol w:w="341"/>
        <w:gridCol w:w="1194"/>
        <w:gridCol w:w="1440"/>
        <w:gridCol w:w="1260"/>
        <w:gridCol w:w="450"/>
        <w:gridCol w:w="333"/>
        <w:gridCol w:w="1287"/>
        <w:gridCol w:w="1080"/>
        <w:gridCol w:w="990"/>
        <w:gridCol w:w="1170"/>
        <w:gridCol w:w="1170"/>
        <w:gridCol w:w="56"/>
      </w:tblGrid>
      <w:tr w:rsidRPr="0056185C" w:rsidR="00DE2784" w:rsidTr="003E7A8E" w14:paraId="6F49D2B9" w14:textId="77777777">
        <w:trPr>
          <w:gridAfter w:val="1"/>
          <w:cnfStyle w:val="100000000000" w:firstRow="1" w:lastRow="0" w:firstColumn="0" w:lastColumn="0" w:oddVBand="0" w:evenVBand="0" w:oddHBand="0" w:evenHBand="0" w:firstRowFirstColumn="0" w:firstRowLastColumn="0" w:lastRowFirstColumn="0" w:lastRowLastColumn="0"/>
          <w:wAfter w:w="56" w:type="dxa"/>
        </w:trPr>
        <w:tc>
          <w:tcPr>
            <w:cnfStyle w:val="001000000000" w:firstRow="0" w:lastRow="0" w:firstColumn="1" w:lastColumn="0" w:oddVBand="0" w:evenVBand="0" w:oddHBand="0" w:evenHBand="0" w:firstRowFirstColumn="0" w:firstRowLastColumn="0" w:lastRowFirstColumn="0" w:lastRowLastColumn="0"/>
            <w:tcW w:w="10715" w:type="dxa"/>
            <w:gridSpan w:val="11"/>
            <w:tcBorders>
              <w:bottom w:val="none" w:color="auto" w:sz="0" w:space="0"/>
            </w:tcBorders>
            <w:shd w:val="clear" w:color="auto" w:fill="auto"/>
          </w:tcPr>
          <w:p w:rsidRPr="0056185C" w:rsidR="00DE2784" w:rsidRDefault="00DE2784" w14:paraId="6B712949" w14:textId="77777777">
            <w:pPr>
              <w:rPr>
                <w:rFonts w:ascii="Arial" w:hAnsi="Arial" w:eastAsia="Meiryo" w:cs="Arial"/>
                <w:color w:val="000000"/>
                <w:kern w:val="0"/>
                <w:sz w:val="20"/>
                <w:szCs w:val="20"/>
                <w:lang w:val="en-CA"/>
                <w14:ligatures w14:val="none"/>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spousal joint and survivor pension</w:t>
            </w:r>
          </w:p>
        </w:tc>
      </w:tr>
      <w:tr w:rsidRPr="0056185C" w:rsidR="00DE2784" w:rsidTr="003E7A8E" w14:paraId="02A1CAA2" w14:textId="77777777">
        <w:trPr>
          <w:gridAfter w:val="1"/>
          <w:cnfStyle w:val="000000100000" w:firstRow="0" w:lastRow="0" w:firstColumn="0" w:lastColumn="0" w:oddVBand="0" w:evenVBand="0" w:oddHBand="1" w:evenHBand="0" w:firstRowFirstColumn="0" w:firstRowLastColumn="0" w:lastRowFirstColumn="0" w:lastRowLastColumn="0"/>
          <w:wAfter w:w="56" w:type="dxa"/>
          <w:trHeight w:val="387"/>
        </w:trPr>
        <w:tc>
          <w:tcPr>
            <w:cnfStyle w:val="001000000000" w:firstRow="0" w:lastRow="0" w:firstColumn="1" w:lastColumn="0" w:oddVBand="0" w:evenVBand="0" w:oddHBand="0" w:evenHBand="0" w:firstRowFirstColumn="0" w:firstRowLastColumn="0" w:lastRowFirstColumn="0" w:lastRowLastColumn="0"/>
            <w:tcW w:w="4235" w:type="dxa"/>
            <w:gridSpan w:val="4"/>
            <w:tcBorders>
              <w:bottom w:val="single" w:color="D0CECE" w:sz="4" w:space="0"/>
            </w:tcBorders>
            <w:shd w:val="clear" w:color="auto" w:fill="0B4A72"/>
          </w:tcPr>
          <w:p w:rsidRPr="0056185C" w:rsidR="00DE2784" w:rsidRDefault="00DE2784" w14:paraId="7E25F120"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450" w:type="dxa"/>
            <w:vMerge w:val="restart"/>
            <w:shd w:val="clear" w:color="auto" w:fill="auto"/>
          </w:tcPr>
          <w:p w:rsidRPr="0056185C" w:rsidR="00DE2784" w:rsidRDefault="00DE2784" w14:paraId="10A0447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6030" w:type="dxa"/>
            <w:gridSpan w:val="6"/>
            <w:shd w:val="clear" w:color="auto" w:fill="0B4A72"/>
          </w:tcPr>
          <w:p w:rsidRPr="0056185C" w:rsidR="00DE2784" w:rsidRDefault="00DE2784" w14:paraId="6F6EB1F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p w:rsidRPr="0056185C" w:rsidR="00DE2784" w:rsidRDefault="00DE2784" w14:paraId="04AD2CF1" w14:textId="6A6A1472">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Your base pension, plus a pension based on your locked</w:t>
            </w:r>
            <w:r w:rsidRPr="0056185C" w:rsidR="005419C1">
              <w:rPr>
                <w:rFonts w:ascii="Arial" w:hAnsi="Arial" w:eastAsia="Meiryo" w:cs="Arial"/>
                <w:color w:val="FFFFFF" w:themeColor="background1"/>
                <w:sz w:val="20"/>
                <w:szCs w:val="20"/>
                <w:lang w:val="en-CA"/>
              </w:rPr>
              <w:t>-</w:t>
            </w:r>
            <w:r w:rsidRPr="0056185C">
              <w:rPr>
                <w:rFonts w:ascii="Arial" w:hAnsi="Arial" w:eastAsia="Meiryo" w:cs="Arial"/>
                <w:color w:val="FFFFFF" w:themeColor="background1"/>
                <w:sz w:val="20"/>
                <w:szCs w:val="20"/>
                <w:lang w:val="en-CA"/>
              </w:rPr>
              <w:t>in special voluntary contributions (SVC).</w:t>
            </w:r>
          </w:p>
        </w:tc>
      </w:tr>
      <w:tr w:rsidRPr="0056185C" w:rsidR="00DE2784" w14:paraId="023F2094" w14:textId="77777777">
        <w:trPr>
          <w:gridAfter w:val="1"/>
          <w:wAfter w:w="56" w:type="dxa"/>
          <w:trHeight w:val="683"/>
        </w:trPr>
        <w:tc>
          <w:tcPr>
            <w:cnfStyle w:val="001000000000" w:firstRow="0" w:lastRow="0" w:firstColumn="1" w:lastColumn="0" w:oddVBand="0" w:evenVBand="0" w:oddHBand="0" w:evenHBand="0" w:firstRowFirstColumn="0" w:firstRowLastColumn="0" w:lastRowFirstColumn="0" w:lastRowLastColumn="0"/>
            <w:tcW w:w="1535" w:type="dxa"/>
            <w:gridSpan w:val="2"/>
            <w:vMerge w:val="restart"/>
            <w:tcBorders>
              <w:top w:val="single" w:color="D0CECE" w:sz="4" w:space="0"/>
              <w:right w:val="single" w:color="D0CECE" w:sz="4" w:space="0"/>
            </w:tcBorders>
            <w:shd w:val="clear" w:color="auto" w:fill="0B4A72" w:themeFill="text2"/>
          </w:tcPr>
          <w:p w:rsidRPr="0056185C" w:rsidR="00DE2784" w:rsidRDefault="00DE2784" w14:paraId="13E75B5B" w14:textId="77BDDDA8">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1440" w:type="dxa"/>
            <w:vMerge w:val="restart"/>
            <w:tcBorders>
              <w:top w:val="single" w:color="D0CECE" w:sz="4" w:space="0"/>
              <w:left w:val="single" w:color="D0CECE" w:sz="4" w:space="0"/>
              <w:right w:val="single" w:color="D0CECE" w:sz="4" w:space="0"/>
            </w:tcBorders>
            <w:shd w:val="clear" w:color="auto" w:fill="0B4A72" w:themeFill="text2"/>
          </w:tcPr>
          <w:p w:rsidRPr="0056185C" w:rsidR="00DE2784" w:rsidRDefault="00DE2784" w14:paraId="2DA875D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260" w:type="dxa"/>
            <w:vMerge w:val="restart"/>
            <w:tcBorders>
              <w:top w:val="single" w:color="D0CECE" w:sz="4" w:space="0"/>
              <w:left w:val="single" w:color="D0CECE" w:sz="4" w:space="0"/>
            </w:tcBorders>
            <w:shd w:val="clear" w:color="auto" w:fill="0B4A72" w:themeFill="text2"/>
          </w:tcPr>
          <w:p w:rsidRPr="0056185C" w:rsidR="00DE2784" w:rsidRDefault="00DE2784" w14:paraId="32BEC541"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c>
          <w:tcPr>
            <w:tcW w:w="450" w:type="dxa"/>
            <w:vMerge/>
          </w:tcPr>
          <w:p w:rsidRPr="0056185C" w:rsidR="00DE2784" w:rsidRDefault="00DE2784" w14:paraId="5BA20EE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620" w:type="dxa"/>
            <w:gridSpan w:val="2"/>
            <w:vMerge w:val="restart"/>
            <w:tcBorders>
              <w:top w:val="single" w:color="D0CECE" w:sz="4" w:space="0"/>
              <w:right w:val="single" w:color="D0CECE" w:sz="4" w:space="0"/>
            </w:tcBorders>
            <w:shd w:val="clear" w:color="auto" w:fill="0B4A72" w:themeFill="text2"/>
          </w:tcPr>
          <w:p w:rsidRPr="0056185C" w:rsidR="00DE2784" w:rsidRDefault="00DE2784" w14:paraId="732287E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plus a</w:t>
            </w:r>
          </w:p>
        </w:tc>
        <w:tc>
          <w:tcPr>
            <w:tcW w:w="3240" w:type="dxa"/>
            <w:gridSpan w:val="3"/>
            <w:tcBorders>
              <w:top w:val="single" w:color="D0CECE" w:sz="4" w:space="0"/>
              <w:left w:val="single" w:color="D0CECE" w:sz="4" w:space="0"/>
              <w:right w:val="single" w:color="D0CECE" w:sz="4" w:space="0"/>
            </w:tcBorders>
            <w:shd w:val="clear" w:color="auto" w:fill="0B4A72" w:themeFill="text2"/>
          </w:tcPr>
          <w:p w:rsidRPr="0056185C" w:rsidR="00DE2784" w:rsidRDefault="00DE2784" w14:paraId="0EC4E73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170" w:type="dxa"/>
            <w:vMerge w:val="restart"/>
            <w:tcBorders>
              <w:top w:val="single" w:color="D0CECE" w:sz="4" w:space="0"/>
              <w:left w:val="single" w:color="D0CECE" w:sz="4" w:space="0"/>
            </w:tcBorders>
            <w:shd w:val="clear" w:color="auto" w:fill="0B4A72" w:themeFill="text2"/>
          </w:tcPr>
          <w:p w:rsidRPr="0056185C" w:rsidR="00DE2784" w:rsidRDefault="00DE2784" w14:paraId="32E7D0B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DE2784" w14:paraId="101AF4F4" w14:textId="77777777">
        <w:trPr>
          <w:gridAfter w:val="1"/>
          <w:cnfStyle w:val="000000100000" w:firstRow="0" w:lastRow="0" w:firstColumn="0" w:lastColumn="0" w:oddVBand="0" w:evenVBand="0" w:oddHBand="1" w:evenHBand="0" w:firstRowFirstColumn="0" w:firstRowLastColumn="0" w:lastRowFirstColumn="0" w:lastRowLastColumn="0"/>
          <w:wAfter w:w="56" w:type="dxa"/>
          <w:trHeight w:val="810"/>
        </w:trPr>
        <w:tc>
          <w:tcPr>
            <w:cnfStyle w:val="001000000000" w:firstRow="0" w:lastRow="0" w:firstColumn="1" w:lastColumn="0" w:oddVBand="0" w:evenVBand="0" w:oddHBand="0" w:evenHBand="0" w:firstRowFirstColumn="0" w:firstRowLastColumn="0" w:lastRowFirstColumn="0" w:lastRowLastColumn="0"/>
            <w:tcW w:w="1535" w:type="dxa"/>
            <w:gridSpan w:val="2"/>
            <w:vMerge/>
            <w:tcBorders>
              <w:right w:val="single" w:color="D0CECE" w:sz="4" w:space="0"/>
            </w:tcBorders>
            <w:shd w:val="clear" w:color="auto" w:fill="0B4A72" w:themeFill="text2"/>
          </w:tcPr>
          <w:p w:rsidRPr="0056185C" w:rsidR="00DE2784" w:rsidRDefault="00DE2784" w14:paraId="4AD1794C" w14:textId="77777777">
            <w:pPr>
              <w:jc w:val="center"/>
              <w:rPr>
                <w:rFonts w:ascii="Arial" w:hAnsi="Arial" w:eastAsia="Meiryo" w:cs="Arial"/>
                <w:color w:val="FFFFFF" w:themeColor="background1"/>
                <w:sz w:val="20"/>
                <w:szCs w:val="20"/>
                <w:lang w:val="en-CA"/>
              </w:rPr>
            </w:pPr>
          </w:p>
        </w:tc>
        <w:tc>
          <w:tcPr>
            <w:tcW w:w="1440" w:type="dxa"/>
            <w:vMerge/>
            <w:tcBorders>
              <w:left w:val="single" w:color="D0CECE" w:sz="4" w:space="0"/>
              <w:right w:val="single" w:color="D0CECE" w:sz="4" w:space="0"/>
            </w:tcBorders>
            <w:shd w:val="clear" w:color="auto" w:fill="0B4A72" w:themeFill="text2"/>
          </w:tcPr>
          <w:p w:rsidRPr="0056185C" w:rsidR="00DE2784" w:rsidRDefault="00DE2784" w14:paraId="612746E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260" w:type="dxa"/>
            <w:vMerge/>
            <w:tcBorders>
              <w:left w:val="single" w:color="D0CECE" w:sz="4" w:space="0"/>
            </w:tcBorders>
            <w:shd w:val="clear" w:color="auto" w:fill="0B4A72" w:themeFill="text2"/>
          </w:tcPr>
          <w:p w:rsidRPr="0056185C" w:rsidR="00DE2784" w:rsidRDefault="00DE2784" w14:paraId="3AD80B2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450" w:type="dxa"/>
            <w:vMerge/>
          </w:tcPr>
          <w:p w:rsidRPr="0056185C" w:rsidR="00DE2784" w:rsidRDefault="00DE2784" w14:paraId="0D30749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620" w:type="dxa"/>
            <w:gridSpan w:val="2"/>
            <w:vMerge/>
            <w:tcBorders>
              <w:right w:val="single" w:color="D0CECE" w:sz="4" w:space="0"/>
            </w:tcBorders>
            <w:shd w:val="clear" w:color="auto" w:fill="0B4A72" w:themeFill="text2"/>
          </w:tcPr>
          <w:p w:rsidRPr="0056185C" w:rsidR="00DE2784" w:rsidRDefault="00DE2784" w14:paraId="16F693A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080" w:type="dxa"/>
            <w:tcBorders>
              <w:top w:val="single" w:color="D0CECE" w:sz="4" w:space="0"/>
              <w:left w:val="single" w:color="D0CECE" w:sz="4" w:space="0"/>
              <w:right w:val="single" w:color="D0CECE" w:sz="4" w:space="0"/>
            </w:tcBorders>
            <w:shd w:val="clear" w:color="auto" w:fill="0B4A72" w:themeFill="text2"/>
          </w:tcPr>
          <w:p w:rsidRPr="0056185C" w:rsidR="00DE2784" w:rsidRDefault="00DE2784" w14:paraId="0C8A9D9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990" w:type="dxa"/>
            <w:tcBorders>
              <w:top w:val="single" w:color="D0CECE" w:sz="4" w:space="0"/>
              <w:left w:val="single" w:color="D0CECE" w:sz="4" w:space="0"/>
              <w:right w:val="single" w:color="D0CECE" w:sz="4" w:space="0"/>
            </w:tcBorders>
            <w:shd w:val="clear" w:color="auto" w:fill="0B4A72" w:themeFill="text2"/>
          </w:tcPr>
          <w:p w:rsidRPr="0056185C" w:rsidR="00DE2784" w:rsidRDefault="00DE2784" w14:paraId="3CCBBD3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170" w:type="dxa"/>
            <w:tcBorders>
              <w:top w:val="single" w:color="D0CECE" w:sz="4" w:space="0"/>
              <w:left w:val="single" w:color="D0CECE" w:sz="4" w:space="0"/>
              <w:right w:val="single" w:color="D0CECE" w:sz="4" w:space="0"/>
            </w:tcBorders>
            <w:shd w:val="clear" w:color="auto" w:fill="0B4A72" w:themeFill="text2"/>
          </w:tcPr>
          <w:p w:rsidRPr="0056185C" w:rsidR="00DE2784" w:rsidRDefault="00DE2784" w14:paraId="6F268BE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1170" w:type="dxa"/>
            <w:vMerge/>
            <w:tcBorders>
              <w:left w:val="single" w:color="D0CECE" w:sz="4" w:space="0"/>
            </w:tcBorders>
            <w:shd w:val="clear" w:color="auto" w:fill="0B4A72" w:themeFill="text2"/>
          </w:tcPr>
          <w:p w:rsidRPr="0056185C" w:rsidR="00DE2784" w:rsidRDefault="00DE2784" w14:paraId="34D2A54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D60F96" w:rsidTr="005848C2" w14:paraId="6501311E" w14:textId="77777777">
        <w:trPr>
          <w:trHeight w:val="657"/>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D60F96" w:rsidP="00D60F96" w:rsidRDefault="00D60F96" w14:paraId="7533E08C"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194" w:type="dxa"/>
            <w:tcBorders>
              <w:left w:val="single" w:color="D0CECE" w:sz="4" w:space="0"/>
              <w:right w:val="single" w:color="D0CECE" w:sz="4" w:space="0"/>
            </w:tcBorders>
            <w:shd w:val="clear" w:color="auto" w:fill="auto"/>
          </w:tcPr>
          <w:p w:rsidRPr="0056185C" w:rsidR="00D60F96" w:rsidP="00D60F96" w:rsidRDefault="00D60F96" w14:paraId="623A45A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50% spousal pension</w:t>
            </w:r>
          </w:p>
        </w:tc>
        <w:tc>
          <w:tcPr>
            <w:tcW w:w="1440" w:type="dxa"/>
            <w:tcBorders>
              <w:left w:val="single" w:color="D0CECE" w:sz="4" w:space="0"/>
              <w:right w:val="single" w:color="D0CECE" w:sz="4" w:space="0"/>
            </w:tcBorders>
            <w:shd w:val="clear" w:color="auto" w:fill="auto"/>
          </w:tcPr>
          <w:p w:rsidRPr="0056185C" w:rsidR="00D60F96" w:rsidP="00D60F96" w:rsidRDefault="00D60F96" w14:paraId="708E2B8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D60F96" w:rsidP="00D60F96" w:rsidRDefault="00D60F96" w14:paraId="19296F9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[UPPJS50%Spouse]</w:t>
            </w:r>
            <w:r w:rsidRPr="0056185C">
              <w:rPr>
                <w:rFonts w:ascii="Arial" w:hAnsi="Arial" w:eastAsia="Meiryo" w:cs="Arial"/>
                <w:color w:val="555555"/>
                <w:sz w:val="20"/>
                <w:szCs w:val="20"/>
                <w:lang w:val="en-CA"/>
              </w:rPr>
              <w:t xml:space="preserve"> </w:t>
            </w:r>
          </w:p>
        </w:tc>
        <w:tc>
          <w:tcPr>
            <w:tcW w:w="450" w:type="dxa"/>
            <w:vMerge/>
          </w:tcPr>
          <w:p w:rsidRPr="0056185C" w:rsidR="00D60F96" w:rsidP="00D60F96" w:rsidRDefault="00D60F96" w14:paraId="65AA52CF"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auto"/>
          </w:tcPr>
          <w:p w:rsidRPr="0056185C" w:rsidR="00D60F96" w:rsidP="00D60F96" w:rsidRDefault="00D60F96" w14:paraId="5237CB6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287" w:type="dxa"/>
            <w:tcBorders>
              <w:left w:val="single" w:color="D0CECE" w:sz="4" w:space="0"/>
              <w:right w:val="single" w:color="D0CECE" w:sz="4" w:space="0"/>
            </w:tcBorders>
            <w:shd w:val="clear" w:color="auto" w:fill="auto"/>
          </w:tcPr>
          <w:p w:rsidRPr="0056185C" w:rsidR="00D60F96" w:rsidP="00D60F96" w:rsidRDefault="00D60F96" w14:paraId="41841AF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1080" w:type="dxa"/>
            <w:tcBorders>
              <w:left w:val="single" w:color="D0CECE" w:sz="4" w:space="0"/>
              <w:right w:val="single" w:color="D0CECE" w:sz="4" w:space="0"/>
            </w:tcBorders>
            <w:shd w:val="clear" w:color="auto" w:fill="auto"/>
          </w:tcPr>
          <w:p w:rsidRPr="0056185C" w:rsidR="00D60F96" w:rsidP="00D60F96" w:rsidRDefault="00D60F96" w14:paraId="040A838B" w14:textId="3D4CB57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D60F96" w:rsidP="00D60F96" w:rsidRDefault="00D60F96" w14:paraId="226525DE" w14:textId="61B3F44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D60F96" w:rsidP="00D60F96" w:rsidRDefault="00D60F96" w14:paraId="1D6A7C3C" w14:textId="213668D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D60F96" w:rsidP="00D60F96" w:rsidRDefault="00D60F96" w14:paraId="192CC152" w14:textId="3BDA7F3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[WLUJS60%SpouseTotal]</w:t>
            </w:r>
            <w:r w:rsidRPr="0056185C">
              <w:rPr>
                <w:rFonts w:ascii="Arial" w:hAnsi="Arial" w:eastAsia="Meiryo" w:cs="Arial"/>
                <w:color w:val="575757"/>
                <w:sz w:val="20"/>
                <w:szCs w:val="20"/>
              </w:rPr>
              <w:t xml:space="preserve"> </w:t>
            </w:r>
          </w:p>
        </w:tc>
      </w:tr>
      <w:tr w:rsidRPr="0056185C" w:rsidR="00D60F96" w:rsidTr="005848C2" w14:paraId="3F544D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D60F96" w:rsidP="00D60F96" w:rsidRDefault="00D60F96" w14:paraId="79C62CED"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194" w:type="dxa"/>
            <w:tcBorders>
              <w:left w:val="single" w:color="D0CECE" w:sz="4" w:space="0"/>
              <w:right w:val="single" w:color="D0CECE" w:sz="4" w:space="0"/>
            </w:tcBorders>
            <w:shd w:val="clear" w:color="auto" w:fill="FFF8EF"/>
          </w:tcPr>
          <w:p w:rsidRPr="0056185C" w:rsidR="00D60F96" w:rsidP="00D60F96" w:rsidRDefault="00D60F96" w14:paraId="42B688E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60% spousal pension</w:t>
            </w:r>
          </w:p>
        </w:tc>
        <w:tc>
          <w:tcPr>
            <w:tcW w:w="1440" w:type="dxa"/>
            <w:tcBorders>
              <w:left w:val="single" w:color="D0CECE" w:sz="4" w:space="0"/>
              <w:right w:val="single" w:color="D0CECE" w:sz="4" w:space="0"/>
            </w:tcBorders>
            <w:shd w:val="clear" w:color="auto" w:fill="FFF8EF"/>
          </w:tcPr>
          <w:p w:rsidRPr="0056185C" w:rsidR="00D60F96" w:rsidP="00D60F96" w:rsidRDefault="00D60F96" w14:paraId="6FAF6CE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D60F96" w:rsidP="00D60F96" w:rsidRDefault="00D60F96" w14:paraId="37F2738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[UPPJS60%Spouse]</w:t>
            </w:r>
            <w:r w:rsidRPr="0056185C">
              <w:rPr>
                <w:rFonts w:ascii="Arial" w:hAnsi="Arial" w:eastAsia="Meiryo" w:cs="Arial"/>
                <w:color w:val="555555"/>
                <w:sz w:val="20"/>
                <w:szCs w:val="20"/>
                <w:lang w:val="en-CA"/>
              </w:rPr>
              <w:t xml:space="preserve"> </w:t>
            </w:r>
          </w:p>
        </w:tc>
        <w:tc>
          <w:tcPr>
            <w:tcW w:w="450" w:type="dxa"/>
            <w:vMerge/>
          </w:tcPr>
          <w:p w:rsidRPr="0056185C" w:rsidR="00D60F96" w:rsidP="00D60F96" w:rsidRDefault="00D60F96" w14:paraId="6B45C05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FFF8EF"/>
          </w:tcPr>
          <w:p w:rsidRPr="0056185C" w:rsidR="00D60F96" w:rsidP="00D60F96" w:rsidRDefault="00D60F96" w14:paraId="6DF1282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287" w:type="dxa"/>
            <w:tcBorders>
              <w:left w:val="single" w:color="D0CECE" w:sz="4" w:space="0"/>
              <w:right w:val="single" w:color="D0CECE" w:sz="4" w:space="0"/>
            </w:tcBorders>
            <w:shd w:val="clear" w:color="auto" w:fill="FFF8EF"/>
          </w:tcPr>
          <w:p w:rsidRPr="0056185C" w:rsidR="00D60F96" w:rsidP="00D60F96" w:rsidRDefault="00D60F96" w14:paraId="579DD93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5-year guarantee</w:t>
            </w:r>
          </w:p>
        </w:tc>
        <w:tc>
          <w:tcPr>
            <w:tcW w:w="1080" w:type="dxa"/>
            <w:tcBorders>
              <w:left w:val="single" w:color="D0CECE" w:sz="4" w:space="0"/>
              <w:right w:val="single" w:color="D0CECE" w:sz="4" w:space="0"/>
            </w:tcBorders>
            <w:shd w:val="clear" w:color="auto" w:fill="FFF8EF"/>
          </w:tcPr>
          <w:p w:rsidRPr="0056185C" w:rsidR="00D60F96" w:rsidP="00D60F96" w:rsidRDefault="00D60F96" w14:paraId="5DA25790" w14:textId="43BD0EF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shd w:val="clear" w:color="auto" w:fill="FFF8EF"/>
          </w:tcPr>
          <w:p w:rsidRPr="0056185C" w:rsidR="00D60F96" w:rsidP="00D60F96" w:rsidRDefault="00D60F96" w14:paraId="38060794" w14:textId="25479EC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shd w:val="clear" w:color="auto" w:fill="FFF8EF"/>
          </w:tcPr>
          <w:p w:rsidRPr="0056185C" w:rsidR="00D60F96" w:rsidP="00D60F96" w:rsidRDefault="00D60F96" w14:paraId="5A5D918E" w14:textId="57B0605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FFF8EF"/>
          </w:tcPr>
          <w:p w:rsidRPr="0056185C" w:rsidR="00D60F96" w:rsidP="00D60F96" w:rsidRDefault="00D60F96" w14:paraId="52A5D7CA" w14:textId="21DCC51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[WLUJS60%G5SpouseTotal]</w:t>
            </w:r>
            <w:r w:rsidRPr="0056185C">
              <w:rPr>
                <w:rFonts w:ascii="Arial" w:hAnsi="Arial" w:eastAsia="Meiryo" w:cs="Arial"/>
                <w:color w:val="575757"/>
                <w:sz w:val="20"/>
                <w:szCs w:val="20"/>
              </w:rPr>
              <w:t xml:space="preserve"> </w:t>
            </w:r>
          </w:p>
        </w:tc>
      </w:tr>
      <w:tr w:rsidRPr="0056185C" w:rsidR="00D60F96" w:rsidTr="005848C2" w14:paraId="4B65BB44" w14:textId="77777777">
        <w:trPr>
          <w:trHeight w:val="441"/>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D60F96" w:rsidP="00D60F96" w:rsidRDefault="00D60F96" w14:paraId="201ECDCB"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3</w:t>
            </w:r>
          </w:p>
        </w:tc>
        <w:tc>
          <w:tcPr>
            <w:tcW w:w="1194" w:type="dxa"/>
            <w:tcBorders>
              <w:left w:val="single" w:color="D0CECE" w:sz="4" w:space="0"/>
              <w:right w:val="single" w:color="D0CECE" w:sz="4" w:space="0"/>
            </w:tcBorders>
            <w:shd w:val="clear" w:color="auto" w:fill="auto"/>
          </w:tcPr>
          <w:p w:rsidRPr="0056185C" w:rsidR="00D60F96" w:rsidP="00D60F96" w:rsidRDefault="00D60F96" w14:paraId="58C9951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80% spousal pension</w:t>
            </w:r>
          </w:p>
        </w:tc>
        <w:tc>
          <w:tcPr>
            <w:tcW w:w="1440" w:type="dxa"/>
            <w:tcBorders>
              <w:left w:val="single" w:color="D0CECE" w:sz="4" w:space="0"/>
              <w:right w:val="single" w:color="D0CECE" w:sz="4" w:space="0"/>
            </w:tcBorders>
            <w:shd w:val="clear" w:color="auto" w:fill="auto"/>
          </w:tcPr>
          <w:p w:rsidRPr="0056185C" w:rsidR="00D60F96" w:rsidP="00D60F96" w:rsidRDefault="00D60F96" w14:paraId="4868D9CF"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D60F96" w:rsidP="00D60F96" w:rsidRDefault="00D60F96" w14:paraId="7978C73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[UPPJS80%Spouse]</w:t>
            </w:r>
            <w:r w:rsidRPr="0056185C">
              <w:rPr>
                <w:rFonts w:ascii="Arial" w:hAnsi="Arial" w:eastAsia="Meiryo" w:cs="Arial"/>
                <w:color w:val="555555"/>
                <w:sz w:val="20"/>
                <w:szCs w:val="20"/>
                <w:lang w:val="en-CA"/>
              </w:rPr>
              <w:t xml:space="preserve"> </w:t>
            </w:r>
          </w:p>
        </w:tc>
        <w:tc>
          <w:tcPr>
            <w:tcW w:w="450" w:type="dxa"/>
            <w:vMerge/>
            <w:shd w:val="clear" w:color="auto" w:fill="auto"/>
          </w:tcPr>
          <w:p w:rsidRPr="0056185C" w:rsidR="00D60F96" w:rsidP="00D60F96" w:rsidRDefault="00D60F96" w14:paraId="297F943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auto"/>
          </w:tcPr>
          <w:p w:rsidRPr="0056185C" w:rsidR="00D60F96" w:rsidP="00D60F96" w:rsidRDefault="00D60F96" w14:paraId="1E652EE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287" w:type="dxa"/>
            <w:tcBorders>
              <w:left w:val="single" w:color="D0CECE" w:sz="4" w:space="0"/>
              <w:right w:val="single" w:color="D0CECE" w:sz="4" w:space="0"/>
            </w:tcBorders>
            <w:shd w:val="clear" w:color="auto" w:fill="auto"/>
          </w:tcPr>
          <w:p w:rsidRPr="0056185C" w:rsidR="00D60F96" w:rsidP="00D60F96" w:rsidRDefault="00D60F96" w14:paraId="2AC4837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1080" w:type="dxa"/>
            <w:tcBorders>
              <w:left w:val="single" w:color="D0CECE" w:sz="4" w:space="0"/>
              <w:right w:val="single" w:color="D0CECE" w:sz="4" w:space="0"/>
            </w:tcBorders>
            <w:shd w:val="clear" w:color="auto" w:fill="auto"/>
          </w:tcPr>
          <w:p w:rsidRPr="0056185C" w:rsidR="00D60F96" w:rsidP="00D60F96" w:rsidRDefault="00D60F96" w14:paraId="4FF3831B" w14:textId="22B8742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D60F96" w:rsidP="00D60F96" w:rsidRDefault="00D60F96" w14:paraId="4BF982B7" w14:textId="194D5B8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D60F96" w:rsidP="00D60F96" w:rsidRDefault="00D60F96" w14:paraId="3E189380" w14:textId="47BD35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D60F96" w:rsidP="00D60F96" w:rsidRDefault="00D60F96" w14:paraId="4FDF7A5A" w14:textId="0E7AE03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[WLUJS60%G10SpouseTotal]</w:t>
            </w:r>
            <w:r w:rsidRPr="0056185C">
              <w:rPr>
                <w:rFonts w:ascii="Arial" w:hAnsi="Arial" w:eastAsia="Meiryo" w:cs="Arial"/>
                <w:color w:val="575757"/>
                <w:sz w:val="20"/>
                <w:szCs w:val="20"/>
              </w:rPr>
              <w:t xml:space="preserve"> </w:t>
            </w:r>
          </w:p>
        </w:tc>
      </w:tr>
      <w:tr w:rsidRPr="0056185C" w:rsidR="00D60F96" w:rsidTr="005848C2" w14:paraId="0A892A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D60F96" w:rsidP="00D60F96" w:rsidRDefault="00D60F96" w14:paraId="18CE011D"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4</w:t>
            </w:r>
          </w:p>
        </w:tc>
        <w:tc>
          <w:tcPr>
            <w:tcW w:w="1194" w:type="dxa"/>
            <w:tcBorders>
              <w:left w:val="single" w:color="D0CECE" w:sz="4" w:space="0"/>
              <w:right w:val="single" w:color="D0CECE" w:sz="4" w:space="0"/>
            </w:tcBorders>
            <w:shd w:val="clear" w:color="auto" w:fill="FFF8EF"/>
          </w:tcPr>
          <w:p w:rsidRPr="0056185C" w:rsidR="00D60F96" w:rsidP="00D60F96" w:rsidRDefault="00D60F96" w14:paraId="320D6E1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100% spousal pension</w:t>
            </w:r>
          </w:p>
        </w:tc>
        <w:tc>
          <w:tcPr>
            <w:tcW w:w="1440" w:type="dxa"/>
            <w:tcBorders>
              <w:left w:val="single" w:color="D0CECE" w:sz="4" w:space="0"/>
              <w:right w:val="single" w:color="D0CECE" w:sz="4" w:space="0"/>
            </w:tcBorders>
            <w:shd w:val="clear" w:color="auto" w:fill="FFF8EF"/>
          </w:tcPr>
          <w:p w:rsidRPr="0056185C" w:rsidR="00D60F96" w:rsidP="00D60F96" w:rsidRDefault="00D60F96" w14:paraId="4845E0F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D60F96" w:rsidP="00D60F96" w:rsidRDefault="00D60F96" w14:paraId="3BD457C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[UPPJS100%Spouse]</w:t>
            </w:r>
            <w:r w:rsidRPr="0056185C">
              <w:rPr>
                <w:rFonts w:ascii="Arial" w:hAnsi="Arial" w:eastAsia="Meiryo" w:cs="Arial"/>
                <w:color w:val="555555"/>
                <w:sz w:val="20"/>
                <w:szCs w:val="20"/>
                <w:lang w:val="en-CA"/>
              </w:rPr>
              <w:t xml:space="preserve"> </w:t>
            </w:r>
          </w:p>
        </w:tc>
        <w:tc>
          <w:tcPr>
            <w:tcW w:w="450" w:type="dxa"/>
            <w:vMerge/>
          </w:tcPr>
          <w:p w:rsidRPr="0056185C" w:rsidR="00D60F96" w:rsidP="00D60F96" w:rsidRDefault="00D60F96" w14:paraId="5C38EE7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FFF8EF"/>
          </w:tcPr>
          <w:p w:rsidRPr="0056185C" w:rsidR="00D60F96" w:rsidP="00D60F96" w:rsidRDefault="00D60F96" w14:paraId="0F20743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287" w:type="dxa"/>
            <w:tcBorders>
              <w:left w:val="single" w:color="D0CECE" w:sz="4" w:space="0"/>
              <w:right w:val="single" w:color="D0CECE" w:sz="4" w:space="0"/>
            </w:tcBorders>
            <w:shd w:val="clear" w:color="auto" w:fill="FFF8EF"/>
          </w:tcPr>
          <w:p w:rsidRPr="0056185C" w:rsidR="00D60F96" w:rsidP="00D60F96" w:rsidRDefault="00D60F96" w14:paraId="6B18266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1080" w:type="dxa"/>
            <w:tcBorders>
              <w:left w:val="single" w:color="D0CECE" w:sz="4" w:space="0"/>
              <w:right w:val="single" w:color="D0CECE" w:sz="4" w:space="0"/>
            </w:tcBorders>
            <w:shd w:val="clear" w:color="auto" w:fill="FFF8EF"/>
          </w:tcPr>
          <w:p w:rsidRPr="0056185C" w:rsidR="00D60F96" w:rsidP="00D60F96" w:rsidRDefault="00D60F96" w14:paraId="1886C40B" w14:textId="40CB279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shd w:val="clear" w:color="auto" w:fill="FFF8EF"/>
          </w:tcPr>
          <w:p w:rsidRPr="0056185C" w:rsidR="00D60F96" w:rsidP="00D60F96" w:rsidRDefault="00D60F96" w14:paraId="051BA680" w14:textId="4CBB42F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shd w:val="clear" w:color="auto" w:fill="FFF8EF"/>
          </w:tcPr>
          <w:p w:rsidRPr="0056185C" w:rsidR="00D60F96" w:rsidP="00D60F96" w:rsidRDefault="00D60F96" w14:paraId="10CF4170" w14:textId="4704FFE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FFF8EF"/>
          </w:tcPr>
          <w:p w:rsidRPr="0056185C" w:rsidR="00D60F96" w:rsidP="00D60F96" w:rsidRDefault="00D60F96" w14:paraId="7A0E1D5B" w14:textId="1B01AC0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[WLUJS60%G15SpouseTotal]</w:t>
            </w:r>
            <w:r w:rsidRPr="0056185C">
              <w:rPr>
                <w:rFonts w:ascii="Arial" w:hAnsi="Arial" w:eastAsia="Meiryo" w:cs="Arial"/>
                <w:color w:val="575757"/>
                <w:sz w:val="20"/>
                <w:szCs w:val="20"/>
              </w:rPr>
              <w:t xml:space="preserve"> </w:t>
            </w:r>
          </w:p>
        </w:tc>
      </w:tr>
      <w:tr w:rsidRPr="0056185C" w:rsidR="00D60F96" w:rsidTr="005848C2" w14:paraId="79726A8D" w14:textId="77777777">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D60F96" w:rsidP="00D60F96" w:rsidRDefault="00D60F96" w14:paraId="4B377AE1"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5</w:t>
            </w:r>
          </w:p>
        </w:tc>
        <w:tc>
          <w:tcPr>
            <w:tcW w:w="1194" w:type="dxa"/>
            <w:tcBorders>
              <w:left w:val="single" w:color="D0CECE" w:sz="4" w:space="0"/>
              <w:right w:val="single" w:color="D0CECE" w:sz="4" w:space="0"/>
            </w:tcBorders>
            <w:shd w:val="clear" w:color="auto" w:fill="auto"/>
          </w:tcPr>
          <w:p w:rsidRPr="0056185C" w:rsidR="00D60F96" w:rsidP="00D60F96" w:rsidRDefault="00D60F96" w14:paraId="2A71D48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50% spousal pension with a </w:t>
            </w:r>
            <w:r w:rsidRPr="0056185C">
              <w:rPr>
                <w:rFonts w:ascii="Arial" w:hAnsi="Arial" w:cs="Arial"/>
                <w:color w:val="555555"/>
                <w:sz w:val="20"/>
                <w:szCs w:val="20"/>
                <w:lang w:val="en-CA"/>
              </w:rPr>
              <w:t>10-year guarantee</w:t>
            </w:r>
          </w:p>
        </w:tc>
        <w:tc>
          <w:tcPr>
            <w:tcW w:w="1440" w:type="dxa"/>
            <w:tcBorders>
              <w:left w:val="single" w:color="D0CECE" w:sz="4" w:space="0"/>
              <w:right w:val="single" w:color="D0CECE" w:sz="4" w:space="0"/>
            </w:tcBorders>
            <w:shd w:val="clear" w:color="auto" w:fill="auto"/>
          </w:tcPr>
          <w:p w:rsidRPr="0056185C" w:rsidR="00D60F96" w:rsidP="00D60F96" w:rsidRDefault="00D60F96" w14:paraId="6BF2B06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50%G10]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D60F96" w:rsidP="00D60F96" w:rsidRDefault="00D60F96" w14:paraId="58675C0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$[UPPJS50%G10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50" w:type="dxa"/>
            <w:vMerge/>
            <w:shd w:val="clear" w:color="auto" w:fill="auto"/>
          </w:tcPr>
          <w:p w:rsidRPr="0056185C" w:rsidR="00D60F96" w:rsidP="00D60F96" w:rsidRDefault="00D60F96" w14:paraId="104354B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auto"/>
          </w:tcPr>
          <w:p w:rsidRPr="0056185C" w:rsidR="00D60F96" w:rsidP="00D60F96" w:rsidRDefault="00D60F96" w14:paraId="02168D5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p>
        </w:tc>
        <w:tc>
          <w:tcPr>
            <w:tcW w:w="1287" w:type="dxa"/>
            <w:tcBorders>
              <w:left w:val="single" w:color="D0CECE" w:sz="4" w:space="0"/>
              <w:right w:val="single" w:color="D0CECE" w:sz="4" w:space="0"/>
            </w:tcBorders>
            <w:shd w:val="clear" w:color="auto" w:fill="auto"/>
          </w:tcPr>
          <w:p w:rsidRPr="0056185C" w:rsidR="00D60F96" w:rsidP="00D60F96" w:rsidRDefault="00D60F96" w14:paraId="3639CCD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1080" w:type="dxa"/>
            <w:tcBorders>
              <w:left w:val="single" w:color="D0CECE" w:sz="4" w:space="0"/>
              <w:right w:val="single" w:color="D0CECE" w:sz="4" w:space="0"/>
            </w:tcBorders>
            <w:shd w:val="clear" w:color="auto" w:fill="auto"/>
          </w:tcPr>
          <w:p w:rsidRPr="0056185C" w:rsidR="00D60F96" w:rsidP="00D60F96" w:rsidRDefault="00D60F96" w14:paraId="6273A2A7" w14:textId="14DC758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D60F96" w:rsidP="00D60F96" w:rsidRDefault="00D60F96" w14:paraId="0933D602" w14:textId="4E16CB9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D60F96" w:rsidP="00D60F96" w:rsidRDefault="00D60F96" w14:paraId="24A5CF70" w14:textId="6364411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D60F96" w:rsidP="00D60F96" w:rsidRDefault="00D60F96" w14:paraId="0813C4D2" w14:textId="1B80237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[WLUJS100%SpouseTotal]</w:t>
            </w:r>
            <w:r w:rsidRPr="0056185C">
              <w:rPr>
                <w:rFonts w:ascii="Arial" w:hAnsi="Arial" w:eastAsia="Meiryo" w:cs="Arial"/>
                <w:color w:val="575757"/>
                <w:sz w:val="20"/>
                <w:szCs w:val="20"/>
              </w:rPr>
              <w:t xml:space="preserve"> </w:t>
            </w:r>
          </w:p>
        </w:tc>
      </w:tr>
      <w:tr w:rsidRPr="0056185C" w:rsidR="00D60F96" w:rsidTr="005848C2" w14:paraId="0E33C0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FFF8EF"/>
          </w:tcPr>
          <w:p w:rsidRPr="0056185C" w:rsidR="00D60F96" w:rsidP="00D60F96" w:rsidRDefault="00D60F96" w14:paraId="356EA141"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6</w:t>
            </w:r>
          </w:p>
        </w:tc>
        <w:tc>
          <w:tcPr>
            <w:tcW w:w="1194" w:type="dxa"/>
            <w:tcBorders>
              <w:left w:val="single" w:color="D0CECE" w:sz="4" w:space="0"/>
              <w:right w:val="single" w:color="D0CECE" w:sz="4" w:space="0"/>
            </w:tcBorders>
            <w:shd w:val="clear" w:color="auto" w:fill="FFF8EF"/>
          </w:tcPr>
          <w:p w:rsidRPr="0056185C" w:rsidR="00D60F96" w:rsidP="00D60F96" w:rsidRDefault="00D60F96" w14:paraId="702D022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60% spousal pension with a </w:t>
            </w:r>
            <w:r w:rsidRPr="0056185C">
              <w:rPr>
                <w:rFonts w:ascii="Arial" w:hAnsi="Arial" w:cs="Arial"/>
                <w:color w:val="555555"/>
                <w:sz w:val="20"/>
                <w:szCs w:val="20"/>
                <w:lang w:val="en-CA"/>
              </w:rPr>
              <w:t>10-year guarantee</w:t>
            </w:r>
          </w:p>
        </w:tc>
        <w:tc>
          <w:tcPr>
            <w:tcW w:w="1440" w:type="dxa"/>
            <w:tcBorders>
              <w:left w:val="single" w:color="D0CECE" w:sz="4" w:space="0"/>
              <w:right w:val="single" w:color="D0CECE" w:sz="4" w:space="0"/>
            </w:tcBorders>
            <w:shd w:val="clear" w:color="auto" w:fill="FFF8EF"/>
          </w:tcPr>
          <w:p w:rsidRPr="0056185C" w:rsidR="00D60F96" w:rsidP="00D60F96" w:rsidRDefault="00D60F96" w14:paraId="09B9175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60%G10]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FFF8EF"/>
          </w:tcPr>
          <w:p w:rsidRPr="0056185C" w:rsidR="00D60F96" w:rsidP="00D60F96" w:rsidRDefault="00D60F96" w14:paraId="1CC252C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$[UPPJS60%G10</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Spouse]</w:t>
            </w:r>
            <w:r w:rsidRPr="0056185C">
              <w:rPr>
                <w:rFonts w:ascii="Arial" w:hAnsi="Arial" w:eastAsia="Meiryo" w:cs="Arial"/>
                <w:color w:val="555555"/>
                <w:sz w:val="20"/>
                <w:szCs w:val="20"/>
                <w:lang w:val="en-CA"/>
              </w:rPr>
              <w:t xml:space="preserve"> </w:t>
            </w:r>
          </w:p>
        </w:tc>
        <w:tc>
          <w:tcPr>
            <w:tcW w:w="450" w:type="dxa"/>
            <w:vMerge/>
          </w:tcPr>
          <w:p w:rsidRPr="0056185C" w:rsidR="00D60F96" w:rsidP="00D60F96" w:rsidRDefault="00D60F96" w14:paraId="65EE902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FFF8EF"/>
          </w:tcPr>
          <w:p w:rsidRPr="0056185C" w:rsidR="00D60F96" w:rsidP="00D60F96" w:rsidRDefault="00D60F96" w14:paraId="0C1C3B2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w:t>
            </w:r>
          </w:p>
        </w:tc>
        <w:tc>
          <w:tcPr>
            <w:tcW w:w="1287" w:type="dxa"/>
            <w:tcBorders>
              <w:left w:val="single" w:color="D0CECE" w:sz="4" w:space="0"/>
              <w:right w:val="single" w:color="D0CECE" w:sz="4" w:space="0"/>
            </w:tcBorders>
            <w:shd w:val="clear" w:color="auto" w:fill="FFF8EF"/>
          </w:tcPr>
          <w:p w:rsidRPr="0056185C" w:rsidR="00D60F96" w:rsidP="00D60F96" w:rsidRDefault="00D60F96" w14:paraId="3215EFA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5-year guarantee</w:t>
            </w:r>
          </w:p>
        </w:tc>
        <w:tc>
          <w:tcPr>
            <w:tcW w:w="1080" w:type="dxa"/>
            <w:tcBorders>
              <w:left w:val="single" w:color="D0CECE" w:sz="4" w:space="0"/>
              <w:right w:val="single" w:color="D0CECE" w:sz="4" w:space="0"/>
            </w:tcBorders>
            <w:shd w:val="clear" w:color="auto" w:fill="FFF8EF"/>
          </w:tcPr>
          <w:p w:rsidRPr="0056185C" w:rsidR="00D60F96" w:rsidP="00D60F96" w:rsidRDefault="00D60F96" w14:paraId="0E96D0A1" w14:textId="74E93BD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shd w:val="clear" w:color="auto" w:fill="FFF8EF"/>
          </w:tcPr>
          <w:p w:rsidRPr="0056185C" w:rsidR="00D60F96" w:rsidP="00D60F96" w:rsidRDefault="00D60F96" w14:paraId="4ACE5B7F" w14:textId="56B4A71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shd w:val="clear" w:color="auto" w:fill="FFF8EF"/>
          </w:tcPr>
          <w:p w:rsidRPr="0056185C" w:rsidR="00D60F96" w:rsidP="00D60F96" w:rsidRDefault="00D60F96" w14:paraId="6998FB04" w14:textId="11E4419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FFF8EF"/>
          </w:tcPr>
          <w:p w:rsidRPr="0056185C" w:rsidR="00D60F96" w:rsidP="00D60F96" w:rsidRDefault="00D60F96" w14:paraId="2CE2A72A" w14:textId="53A12E8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[WLUJS100%G5SpouseTotal]</w:t>
            </w:r>
            <w:r w:rsidRPr="0056185C">
              <w:rPr>
                <w:rFonts w:ascii="Arial" w:hAnsi="Arial" w:eastAsia="Meiryo" w:cs="Arial"/>
                <w:color w:val="575757"/>
                <w:sz w:val="20"/>
                <w:szCs w:val="20"/>
              </w:rPr>
              <w:t xml:space="preserve"> </w:t>
            </w:r>
          </w:p>
        </w:tc>
      </w:tr>
      <w:tr w:rsidRPr="0056185C" w:rsidR="00D60F96" w:rsidTr="005848C2" w14:paraId="30FA2462" w14:textId="77777777">
        <w:tc>
          <w:tcPr>
            <w:cnfStyle w:val="001000000000" w:firstRow="0" w:lastRow="0" w:firstColumn="1" w:lastColumn="0" w:oddVBand="0" w:evenVBand="0" w:oddHBand="0" w:evenHBand="0" w:firstRowFirstColumn="0" w:firstRowLastColumn="0" w:lastRowFirstColumn="0" w:lastRowLastColumn="0"/>
            <w:tcW w:w="341" w:type="dxa"/>
            <w:tcBorders>
              <w:right w:val="single" w:color="D0CECE" w:sz="4" w:space="0"/>
            </w:tcBorders>
            <w:shd w:val="clear" w:color="auto" w:fill="auto"/>
          </w:tcPr>
          <w:p w:rsidRPr="0056185C" w:rsidR="00D60F96" w:rsidP="00D60F96" w:rsidRDefault="00D60F96" w14:paraId="726D3BA7"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7</w:t>
            </w:r>
          </w:p>
        </w:tc>
        <w:tc>
          <w:tcPr>
            <w:tcW w:w="1194" w:type="dxa"/>
            <w:tcBorders>
              <w:left w:val="single" w:color="D0CECE" w:sz="4" w:space="0"/>
              <w:right w:val="single" w:color="D0CECE" w:sz="4" w:space="0"/>
            </w:tcBorders>
            <w:shd w:val="clear" w:color="auto" w:fill="auto"/>
          </w:tcPr>
          <w:p w:rsidRPr="0056185C" w:rsidR="00D60F96" w:rsidP="00D60F96" w:rsidRDefault="00D60F96" w14:paraId="63965C3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80% spousal pension with a </w:t>
            </w:r>
            <w:r w:rsidRPr="0056185C">
              <w:rPr>
                <w:rFonts w:ascii="Arial" w:hAnsi="Arial" w:cs="Arial"/>
                <w:color w:val="555555"/>
                <w:sz w:val="20"/>
                <w:szCs w:val="20"/>
                <w:lang w:val="en-CA"/>
              </w:rPr>
              <w:t>10-year guarantee</w:t>
            </w:r>
          </w:p>
        </w:tc>
        <w:tc>
          <w:tcPr>
            <w:tcW w:w="1440" w:type="dxa"/>
            <w:tcBorders>
              <w:left w:val="single" w:color="D0CECE" w:sz="4" w:space="0"/>
              <w:right w:val="single" w:color="D0CECE" w:sz="4" w:space="0"/>
            </w:tcBorders>
            <w:shd w:val="clear" w:color="auto" w:fill="auto"/>
          </w:tcPr>
          <w:p w:rsidRPr="0056185C" w:rsidR="00D60F96" w:rsidP="00D60F96" w:rsidRDefault="00D60F96" w14:paraId="1A5DA9F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w:t>
            </w:r>
            <w:r w:rsidRPr="0056185C">
              <w:rPr>
                <w:rFonts w:ascii="Arial" w:hAnsi="Arial" w:eastAsia="Meiryo" w:cs="Arial"/>
                <w:color w:val="555555"/>
                <w:sz w:val="20"/>
                <w:szCs w:val="20"/>
                <w:lang w:val="en-CA"/>
              </w:rPr>
              <w:t xml:space="preserve"> </w:t>
            </w:r>
          </w:p>
        </w:tc>
        <w:tc>
          <w:tcPr>
            <w:tcW w:w="1260" w:type="dxa"/>
            <w:tcBorders>
              <w:left w:val="single" w:color="D0CECE" w:sz="4" w:space="0"/>
            </w:tcBorders>
            <w:shd w:val="clear" w:color="auto" w:fill="auto"/>
          </w:tcPr>
          <w:p w:rsidRPr="0056185C" w:rsidR="00D60F96" w:rsidP="00D60F96" w:rsidRDefault="00D60F96" w14:paraId="164F253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80%G10Spouse]</w:t>
            </w:r>
            <w:r w:rsidRPr="0056185C">
              <w:rPr>
                <w:rFonts w:ascii="Arial" w:hAnsi="Arial" w:eastAsia="Meiryo" w:cs="Arial"/>
                <w:color w:val="555555"/>
                <w:sz w:val="20"/>
                <w:szCs w:val="20"/>
                <w:lang w:val="en-CA"/>
              </w:rPr>
              <w:t xml:space="preserve"> </w:t>
            </w:r>
          </w:p>
        </w:tc>
        <w:tc>
          <w:tcPr>
            <w:tcW w:w="450" w:type="dxa"/>
            <w:vMerge/>
            <w:shd w:val="clear" w:color="auto" w:fill="auto"/>
          </w:tcPr>
          <w:p w:rsidRPr="0056185C" w:rsidR="00D60F96" w:rsidP="00D60F96" w:rsidRDefault="00D60F96" w14:paraId="7554057F"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33" w:type="dxa"/>
            <w:tcBorders>
              <w:right w:val="single" w:color="D0CECE" w:sz="4" w:space="0"/>
            </w:tcBorders>
            <w:shd w:val="clear" w:color="auto" w:fill="auto"/>
          </w:tcPr>
          <w:p w:rsidRPr="0056185C" w:rsidR="00D60F96" w:rsidP="00D60F96" w:rsidRDefault="00D60F96" w14:paraId="3363DAC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7</w:t>
            </w:r>
          </w:p>
        </w:tc>
        <w:tc>
          <w:tcPr>
            <w:tcW w:w="1287" w:type="dxa"/>
            <w:tcBorders>
              <w:left w:val="single" w:color="D0CECE" w:sz="4" w:space="0"/>
              <w:right w:val="single" w:color="D0CECE" w:sz="4" w:space="0"/>
            </w:tcBorders>
            <w:shd w:val="clear" w:color="auto" w:fill="auto"/>
          </w:tcPr>
          <w:p w:rsidRPr="0056185C" w:rsidR="00D60F96" w:rsidP="00D60F96" w:rsidRDefault="00D60F96" w14:paraId="18CC4DF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1080" w:type="dxa"/>
            <w:tcBorders>
              <w:left w:val="single" w:color="D0CECE" w:sz="4" w:space="0"/>
              <w:right w:val="single" w:color="D0CECE" w:sz="4" w:space="0"/>
            </w:tcBorders>
            <w:shd w:val="clear" w:color="auto" w:fill="auto"/>
          </w:tcPr>
          <w:p w:rsidRPr="0056185C" w:rsidR="00D60F96" w:rsidP="00D60F96" w:rsidRDefault="00D60F96" w14:paraId="70D808D8" w14:textId="25D9482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990" w:type="dxa"/>
            <w:tcBorders>
              <w:left w:val="single" w:color="D0CECE" w:sz="4" w:space="0"/>
              <w:right w:val="single" w:color="D0CECE" w:sz="4" w:space="0"/>
            </w:tcBorders>
          </w:tcPr>
          <w:p w:rsidRPr="0056185C" w:rsidR="00D60F96" w:rsidP="00D60F96" w:rsidRDefault="00D60F96" w14:paraId="2AD839EF" w14:textId="1BB121B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G10SVCLI]</w:t>
            </w:r>
            <w:r w:rsidRPr="0056185C">
              <w:rPr>
                <w:rFonts w:ascii="Arial" w:hAnsi="Arial" w:eastAsia="Meiryo" w:cs="Arial"/>
                <w:color w:val="575757"/>
                <w:sz w:val="20"/>
                <w:szCs w:val="20"/>
              </w:rPr>
              <w:t xml:space="preserve"> </w:t>
            </w:r>
          </w:p>
        </w:tc>
        <w:tc>
          <w:tcPr>
            <w:tcW w:w="1170" w:type="dxa"/>
            <w:tcBorders>
              <w:left w:val="single" w:color="D0CECE" w:sz="4" w:space="0"/>
              <w:right w:val="single" w:color="D0CECE" w:sz="4" w:space="0"/>
            </w:tcBorders>
          </w:tcPr>
          <w:p w:rsidRPr="0056185C" w:rsidR="00D60F96" w:rsidP="00D60F96" w:rsidRDefault="00D60F96" w14:paraId="44335C37" w14:textId="75660E8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1226" w:type="dxa"/>
            <w:gridSpan w:val="2"/>
            <w:tcBorders>
              <w:left w:val="single" w:color="D0CECE" w:sz="4" w:space="0"/>
            </w:tcBorders>
            <w:shd w:val="clear" w:color="auto" w:fill="auto"/>
          </w:tcPr>
          <w:p w:rsidRPr="0056185C" w:rsidR="00D60F96" w:rsidP="00D60F96" w:rsidRDefault="00D60F96" w14:paraId="01659462" w14:textId="37F4574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[WLUJS100%G10SpouseTotal]</w:t>
            </w:r>
            <w:r w:rsidRPr="0056185C">
              <w:rPr>
                <w:rFonts w:ascii="Arial" w:hAnsi="Arial" w:eastAsia="Meiryo" w:cs="Arial"/>
                <w:color w:val="575757"/>
                <w:sz w:val="20"/>
                <w:szCs w:val="20"/>
              </w:rPr>
              <w:t xml:space="preserve"> </w:t>
            </w:r>
          </w:p>
        </w:tc>
      </w:tr>
      <w:tr w:rsidRPr="0056185C" w:rsidR="00D60F96" w:rsidTr="005848C2" w14:paraId="7B2CC3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 w:type="dxa"/>
            <w:tcBorders>
              <w:bottom w:val="single" w:color="D0CECE" w:sz="4" w:space="0"/>
              <w:right w:val="single" w:color="D0CECE" w:sz="4" w:space="0"/>
            </w:tcBorders>
            <w:shd w:val="clear" w:color="auto" w:fill="FFF8EF"/>
          </w:tcPr>
          <w:p w:rsidRPr="0056185C" w:rsidR="00D60F96" w:rsidP="00D60F96" w:rsidRDefault="00D60F96" w14:paraId="07528099"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8</w:t>
            </w:r>
          </w:p>
        </w:tc>
        <w:tc>
          <w:tcPr>
            <w:tcW w:w="1194" w:type="dxa"/>
            <w:tcBorders>
              <w:left w:val="single" w:color="D0CECE" w:sz="4" w:space="0"/>
              <w:bottom w:val="single" w:color="D0CECE" w:sz="4" w:space="0"/>
              <w:right w:val="single" w:color="D0CECE" w:sz="4" w:space="0"/>
            </w:tcBorders>
            <w:shd w:val="clear" w:color="auto" w:fill="FFF8EF"/>
          </w:tcPr>
          <w:p w:rsidRPr="0056185C" w:rsidR="00D60F96" w:rsidP="00D60F96" w:rsidRDefault="00D60F96" w14:paraId="031C270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100% spousal pension with a </w:t>
            </w:r>
            <w:r w:rsidRPr="0056185C">
              <w:rPr>
                <w:rFonts w:ascii="Arial" w:hAnsi="Arial" w:cs="Arial"/>
                <w:color w:val="555555"/>
                <w:sz w:val="20"/>
                <w:szCs w:val="20"/>
                <w:lang w:val="en-CA"/>
              </w:rPr>
              <w:t>10-year guarantee</w:t>
            </w:r>
          </w:p>
        </w:tc>
        <w:tc>
          <w:tcPr>
            <w:tcW w:w="1440" w:type="dxa"/>
            <w:tcBorders>
              <w:left w:val="single" w:color="D0CECE" w:sz="4" w:space="0"/>
              <w:bottom w:val="single" w:color="D0CECE" w:sz="4" w:space="0"/>
              <w:right w:val="single" w:color="D0CECE" w:sz="4" w:space="0"/>
            </w:tcBorders>
            <w:shd w:val="clear" w:color="auto" w:fill="FFF8EF"/>
          </w:tcPr>
          <w:p w:rsidRPr="0056185C" w:rsidR="00D60F96" w:rsidP="00D60F96" w:rsidRDefault="00D60F96" w14:paraId="6A1193D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w:t>
            </w:r>
          </w:p>
        </w:tc>
        <w:tc>
          <w:tcPr>
            <w:tcW w:w="1260" w:type="dxa"/>
            <w:tcBorders>
              <w:left w:val="single" w:color="D0CECE" w:sz="4" w:space="0"/>
              <w:bottom w:val="single" w:color="D0CECE" w:sz="4" w:space="0"/>
            </w:tcBorders>
            <w:shd w:val="clear" w:color="auto" w:fill="FFF8EF"/>
          </w:tcPr>
          <w:p w:rsidRPr="0056185C" w:rsidR="00D60F96" w:rsidP="00D60F96" w:rsidRDefault="00D60F96" w14:paraId="3F6176F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highlight w:val="cyan"/>
                <w:lang w:val="en-CA"/>
              </w:rPr>
              <w:t>$[UPPJS</w:t>
            </w:r>
            <w:r w:rsidRPr="0056185C">
              <w:rPr>
                <w:rFonts w:ascii="Arial" w:hAnsi="Arial" w:eastAsia="Meiryo" w:cs="Arial"/>
                <w:color w:val="555555"/>
                <w:sz w:val="20"/>
                <w:szCs w:val="20"/>
                <w:highlight w:val="cyan"/>
                <w:lang w:val="en-CA"/>
              </w:rPr>
              <w:br/>
            </w:r>
            <w:r w:rsidRPr="0056185C">
              <w:rPr>
                <w:rFonts w:ascii="Arial" w:hAnsi="Arial" w:eastAsia="Meiryo" w:cs="Arial"/>
                <w:color w:val="555555"/>
                <w:sz w:val="20"/>
                <w:szCs w:val="20"/>
                <w:highlight w:val="cyan"/>
                <w:lang w:val="en-CA"/>
              </w:rPr>
              <w:t>100%G10Spouse]</w:t>
            </w:r>
          </w:p>
        </w:tc>
        <w:tc>
          <w:tcPr>
            <w:tcW w:w="450" w:type="dxa"/>
            <w:vMerge/>
          </w:tcPr>
          <w:p w:rsidRPr="0056185C" w:rsidR="00D60F96" w:rsidP="00D60F96" w:rsidRDefault="00D60F96" w14:paraId="191D97F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33" w:type="dxa"/>
            <w:tcBorders>
              <w:bottom w:val="single" w:color="D0CECE" w:sz="4" w:space="0"/>
              <w:right w:val="single" w:color="D0CECE" w:sz="4" w:space="0"/>
            </w:tcBorders>
            <w:shd w:val="clear" w:color="auto" w:fill="FFF8EF"/>
          </w:tcPr>
          <w:p w:rsidRPr="0056185C" w:rsidR="00D60F96" w:rsidP="00D60F96" w:rsidRDefault="00D60F96" w14:paraId="1F5C3F2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w:t>
            </w:r>
          </w:p>
        </w:tc>
        <w:tc>
          <w:tcPr>
            <w:tcW w:w="1287" w:type="dxa"/>
            <w:tcBorders>
              <w:left w:val="single" w:color="D0CECE" w:sz="4" w:space="0"/>
              <w:bottom w:val="single" w:color="D0CECE" w:sz="4" w:space="0"/>
              <w:right w:val="single" w:color="D0CECE" w:sz="4" w:space="0"/>
            </w:tcBorders>
            <w:shd w:val="clear" w:color="auto" w:fill="FFF8EF"/>
          </w:tcPr>
          <w:p w:rsidRPr="0056185C" w:rsidR="00D60F96" w:rsidP="00D60F96" w:rsidRDefault="00D60F96" w14:paraId="30EF227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1080" w:type="dxa"/>
            <w:tcBorders>
              <w:left w:val="single" w:color="D0CECE" w:sz="4" w:space="0"/>
              <w:bottom w:val="single" w:color="D0CECE" w:sz="4" w:space="0"/>
              <w:right w:val="single" w:color="D0CECE" w:sz="4" w:space="0"/>
            </w:tcBorders>
            <w:shd w:val="clear" w:color="auto" w:fill="FFF8EF"/>
          </w:tcPr>
          <w:p w:rsidRPr="0056185C" w:rsidR="00D60F96" w:rsidP="00D60F96" w:rsidRDefault="00D60F96" w14:paraId="61092523" w14:textId="6748A76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990" w:type="dxa"/>
            <w:tcBorders>
              <w:left w:val="single" w:color="D0CECE" w:sz="4" w:space="0"/>
              <w:bottom w:val="single" w:color="D0CECE" w:sz="4" w:space="0"/>
              <w:right w:val="single" w:color="D0CECE" w:sz="4" w:space="0"/>
            </w:tcBorders>
            <w:shd w:val="clear" w:color="auto" w:fill="FFF8EF"/>
          </w:tcPr>
          <w:p w:rsidRPr="0056185C" w:rsidR="00D60F96" w:rsidP="00D60F96" w:rsidRDefault="00D60F96" w14:paraId="36E2929F" w14:textId="694B5AE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G15SVCLI]</w:t>
            </w:r>
            <w:r w:rsidRPr="0056185C">
              <w:rPr>
                <w:rFonts w:ascii="Arial" w:hAnsi="Arial" w:eastAsia="Meiryo" w:cs="Arial"/>
                <w:color w:val="575757"/>
                <w:sz w:val="20"/>
                <w:szCs w:val="20"/>
              </w:rPr>
              <w:t xml:space="preserve"> </w:t>
            </w:r>
          </w:p>
        </w:tc>
        <w:tc>
          <w:tcPr>
            <w:tcW w:w="1170" w:type="dxa"/>
            <w:tcBorders>
              <w:left w:val="single" w:color="D0CECE" w:sz="4" w:space="0"/>
              <w:bottom w:val="single" w:color="D0CECE" w:sz="4" w:space="0"/>
              <w:right w:val="single" w:color="D0CECE" w:sz="4" w:space="0"/>
            </w:tcBorders>
            <w:shd w:val="clear" w:color="auto" w:fill="FFF8EF"/>
          </w:tcPr>
          <w:p w:rsidRPr="0056185C" w:rsidR="00D60F96" w:rsidP="00D60F96" w:rsidRDefault="00D60F96" w14:paraId="2D1FAE9C" w14:textId="0AEB687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F2E5E">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1226" w:type="dxa"/>
            <w:gridSpan w:val="2"/>
            <w:tcBorders>
              <w:left w:val="single" w:color="D0CECE" w:sz="4" w:space="0"/>
              <w:bottom w:val="single" w:color="D0CECE" w:sz="4" w:space="0"/>
            </w:tcBorders>
            <w:shd w:val="clear" w:color="auto" w:fill="FFF8EF"/>
          </w:tcPr>
          <w:p w:rsidRPr="0056185C" w:rsidR="00D60F96" w:rsidP="00D60F96" w:rsidRDefault="00D60F96" w14:paraId="337A7023" w14:textId="02FF67F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[WLUJS100%G15SpouseTotal]</w:t>
            </w:r>
            <w:r w:rsidRPr="0056185C">
              <w:rPr>
                <w:rFonts w:ascii="Arial" w:hAnsi="Arial" w:eastAsia="Meiryo" w:cs="Arial"/>
                <w:color w:val="575757"/>
                <w:sz w:val="20"/>
                <w:szCs w:val="20"/>
              </w:rPr>
              <w:t xml:space="preserve"> </w:t>
            </w:r>
          </w:p>
        </w:tc>
      </w:tr>
    </w:tbl>
    <w:p w:rsidRPr="0056185C" w:rsidR="0055708E" w:rsidP="0055708E" w:rsidRDefault="0055708E" w14:paraId="61970238" w14:textId="77777777">
      <w:pPr>
        <w:spacing w:before="0" w:after="240"/>
        <w:rPr>
          <w:rFonts w:ascii="Arial" w:hAnsi="Arial" w:cs="Arial"/>
          <w:b/>
          <w:bCs/>
          <w:color w:val="555555"/>
          <w:sz w:val="20"/>
          <w:szCs w:val="20"/>
          <w:highlight w:val="yellow"/>
          <w:lang w:val="en-CA"/>
        </w:rPr>
      </w:pP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50"/>
        <w:gridCol w:w="1170"/>
        <w:gridCol w:w="1030"/>
        <w:gridCol w:w="1192"/>
        <w:gridCol w:w="342"/>
        <w:gridCol w:w="494"/>
        <w:gridCol w:w="1172"/>
        <w:gridCol w:w="1170"/>
        <w:gridCol w:w="8"/>
        <w:gridCol w:w="1162"/>
        <w:gridCol w:w="1194"/>
        <w:gridCol w:w="1416"/>
      </w:tblGrid>
      <w:tr w:rsidRPr="0056185C" w:rsidR="002E54D2" w:rsidTr="005848C2" w14:paraId="146382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0" w:type="dxa"/>
            <w:gridSpan w:val="12"/>
            <w:tcBorders>
              <w:bottom w:val="none" w:color="auto" w:sz="0" w:space="0"/>
            </w:tcBorders>
            <w:shd w:val="clear" w:color="auto" w:fill="auto"/>
          </w:tcPr>
          <w:p w:rsidRPr="0056185C" w:rsidR="002E54D2" w:rsidRDefault="002E54D2" w14:paraId="6AB09C27" w14:textId="77777777">
            <w:pPr>
              <w:rPr>
                <w:rFonts w:ascii="Arial" w:hAnsi="Arial" w:eastAsia="Meiryo" w:cs="Arial"/>
                <w:b w:val="0"/>
                <w:bCs w:val="0"/>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spousal options waived</w:t>
            </w:r>
          </w:p>
        </w:tc>
      </w:tr>
      <w:tr w:rsidRPr="0056185C" w:rsidR="003C2A9B" w:rsidTr="005848C2" w14:paraId="477C36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2" w:type="dxa"/>
            <w:gridSpan w:val="4"/>
            <w:tcBorders>
              <w:bottom w:val="single" w:color="D0CECE" w:sz="4" w:space="0"/>
            </w:tcBorders>
            <w:shd w:val="clear" w:color="auto" w:fill="0B4A72" w:themeFill="text2"/>
          </w:tcPr>
          <w:p w:rsidRPr="0056185C" w:rsidR="003C2A9B" w:rsidRDefault="003C2A9B" w14:paraId="488C65AD"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342" w:type="dxa"/>
            <w:vMerge w:val="restart"/>
            <w:shd w:val="clear" w:color="auto" w:fill="auto"/>
          </w:tcPr>
          <w:p w:rsidRPr="0056185C" w:rsidR="003C2A9B" w:rsidRDefault="003C2A9B" w14:paraId="4D25736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8"/>
                <w:szCs w:val="28"/>
                <w:lang w:val="en-CA"/>
              </w:rPr>
            </w:pPr>
            <w:r w:rsidRPr="0056185C">
              <w:rPr>
                <w:rFonts w:ascii="Arial" w:hAnsi="Arial" w:eastAsia="Meiryo" w:cs="Arial"/>
                <w:b/>
                <w:bCs/>
                <w:color w:val="12314A"/>
                <w:sz w:val="28"/>
                <w:szCs w:val="28"/>
                <w:lang w:val="en-CA"/>
              </w:rPr>
              <w:t>+</w:t>
            </w:r>
          </w:p>
        </w:tc>
        <w:tc>
          <w:tcPr>
            <w:tcW w:w="6616" w:type="dxa"/>
            <w:gridSpan w:val="7"/>
            <w:shd w:val="clear" w:color="auto" w:fill="0B4A72"/>
          </w:tcPr>
          <w:p w:rsidRPr="0056185C" w:rsidR="003C2A9B" w:rsidRDefault="003C2A9B" w14:paraId="30C993F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p w:rsidRPr="0056185C" w:rsidR="003C2A9B" w:rsidRDefault="003C2A9B" w14:paraId="403EE24B" w14:textId="2AC6D705">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Your base pension, plus a pension based on your locked-in special voluntary contributions (SVC).</w:t>
            </w:r>
          </w:p>
        </w:tc>
      </w:tr>
      <w:tr w:rsidRPr="0056185C" w:rsidR="003C2A9B" w14:paraId="34391B10" w14:textId="77777777">
        <w:trPr>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val="restart"/>
            <w:tcBorders>
              <w:top w:val="single" w:color="D0CECE" w:sz="4" w:space="0"/>
              <w:right w:val="single" w:color="D0CECE" w:sz="4" w:space="0"/>
            </w:tcBorders>
            <w:shd w:val="clear" w:color="auto" w:fill="0B4A72" w:themeFill="text2"/>
          </w:tcPr>
          <w:p w:rsidRPr="0056185C" w:rsidR="003C2A9B" w:rsidRDefault="003C2A9B" w14:paraId="0342E15B" w14:textId="49ED61B4">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with a</w:t>
            </w:r>
          </w:p>
        </w:tc>
        <w:tc>
          <w:tcPr>
            <w:tcW w:w="1030" w:type="dxa"/>
            <w:vMerge w:val="restart"/>
            <w:tcBorders>
              <w:top w:val="single" w:color="D0CECE" w:sz="4" w:space="0"/>
              <w:left w:val="single" w:color="D0CECE" w:sz="4" w:space="0"/>
              <w:right w:val="single" w:color="D0CECE" w:sz="4" w:space="0"/>
            </w:tcBorders>
            <w:shd w:val="clear" w:color="auto" w:fill="0B4A72" w:themeFill="text2"/>
          </w:tcPr>
          <w:p w:rsidRPr="0056185C" w:rsidR="003C2A9B" w:rsidRDefault="003C2A9B" w14:paraId="37CC1D4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 xml:space="preserve">Payable to you </w:t>
            </w:r>
          </w:p>
        </w:tc>
        <w:tc>
          <w:tcPr>
            <w:tcW w:w="1192" w:type="dxa"/>
            <w:vMerge w:val="restart"/>
            <w:tcBorders>
              <w:top w:val="single" w:color="D0CECE" w:sz="4" w:space="0"/>
              <w:left w:val="single" w:color="D0CECE" w:sz="4" w:space="0"/>
            </w:tcBorders>
            <w:shd w:val="clear" w:color="auto" w:fill="0B4A72" w:themeFill="text2"/>
          </w:tcPr>
          <w:p w:rsidRPr="0056185C" w:rsidR="003C2A9B" w:rsidRDefault="003C2A9B" w14:paraId="2C8BEFA2"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c>
          <w:tcPr>
            <w:tcW w:w="342" w:type="dxa"/>
            <w:vMerge/>
          </w:tcPr>
          <w:p w:rsidRPr="0056185C" w:rsidR="003C2A9B" w:rsidRDefault="003C2A9B" w14:paraId="0F74E53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666" w:type="dxa"/>
            <w:gridSpan w:val="2"/>
            <w:vMerge w:val="restart"/>
            <w:tcBorders>
              <w:top w:val="single" w:color="D0CECE" w:sz="4" w:space="0"/>
              <w:right w:val="single" w:color="D0CECE" w:sz="4" w:space="0"/>
            </w:tcBorders>
            <w:shd w:val="clear" w:color="auto" w:fill="0B4A72" w:themeFill="text2"/>
          </w:tcPr>
          <w:p w:rsidRPr="0056185C" w:rsidR="003C2A9B" w:rsidRDefault="003C2A9B" w14:paraId="128AD7F0"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with a</w:t>
            </w:r>
          </w:p>
        </w:tc>
        <w:tc>
          <w:tcPr>
            <w:tcW w:w="3534" w:type="dxa"/>
            <w:gridSpan w:val="4"/>
            <w:tcBorders>
              <w:top w:val="single" w:color="D0CECE" w:sz="4" w:space="0"/>
              <w:left w:val="single" w:color="D0CECE" w:sz="4" w:space="0"/>
              <w:right w:val="single" w:color="D0CECE" w:sz="4" w:space="0"/>
            </w:tcBorders>
            <w:shd w:val="clear" w:color="auto" w:fill="0B4A72" w:themeFill="text2"/>
          </w:tcPr>
          <w:p w:rsidRPr="0056185C" w:rsidR="003C2A9B" w:rsidRDefault="003C2A9B" w14:paraId="738ABAF2"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1416" w:type="dxa"/>
            <w:vMerge w:val="restart"/>
            <w:tcBorders>
              <w:top w:val="single" w:color="D0CECE" w:sz="4" w:space="0"/>
              <w:left w:val="single" w:color="D0CECE" w:sz="4" w:space="0"/>
            </w:tcBorders>
            <w:shd w:val="clear" w:color="auto" w:fill="0B4A72" w:themeFill="text2"/>
          </w:tcPr>
          <w:p w:rsidRPr="0056185C" w:rsidR="003C2A9B" w:rsidRDefault="003C2A9B" w14:paraId="2C32CEE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3C2A9B" w14:paraId="244EFA3D"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tcBorders>
              <w:right w:val="single" w:color="D0CECE" w:sz="4" w:space="0"/>
            </w:tcBorders>
            <w:shd w:val="clear" w:color="auto" w:fill="0B4A72" w:themeFill="text2"/>
          </w:tcPr>
          <w:p w:rsidRPr="0056185C" w:rsidR="003C2A9B" w:rsidRDefault="003C2A9B" w14:paraId="0DCFFACD" w14:textId="77777777">
            <w:pPr>
              <w:jc w:val="center"/>
              <w:rPr>
                <w:rFonts w:ascii="Arial" w:hAnsi="Arial" w:eastAsia="Meiryo" w:cs="Arial"/>
                <w:color w:val="FFFFFF" w:themeColor="background1"/>
                <w:sz w:val="20"/>
                <w:szCs w:val="20"/>
                <w:lang w:val="en-CA"/>
              </w:rPr>
            </w:pPr>
          </w:p>
        </w:tc>
        <w:tc>
          <w:tcPr>
            <w:tcW w:w="1030" w:type="dxa"/>
            <w:vMerge/>
            <w:tcBorders>
              <w:left w:val="single" w:color="D0CECE" w:sz="4" w:space="0"/>
              <w:right w:val="single" w:color="D0CECE" w:sz="4" w:space="0"/>
            </w:tcBorders>
            <w:shd w:val="clear" w:color="auto" w:fill="0B4A72" w:themeFill="text2"/>
          </w:tcPr>
          <w:p w:rsidRPr="0056185C" w:rsidR="003C2A9B" w:rsidRDefault="003C2A9B" w14:paraId="7ED5309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192" w:type="dxa"/>
            <w:vMerge/>
            <w:tcBorders>
              <w:left w:val="single" w:color="D0CECE" w:sz="4" w:space="0"/>
            </w:tcBorders>
            <w:shd w:val="clear" w:color="auto" w:fill="0B4A72" w:themeFill="text2"/>
          </w:tcPr>
          <w:p w:rsidRPr="0056185C" w:rsidR="003C2A9B" w:rsidRDefault="003C2A9B" w14:paraId="53B6BBF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342" w:type="dxa"/>
            <w:vMerge/>
          </w:tcPr>
          <w:p w:rsidRPr="0056185C" w:rsidR="003C2A9B" w:rsidRDefault="003C2A9B" w14:paraId="2455F72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666" w:type="dxa"/>
            <w:gridSpan w:val="2"/>
            <w:vMerge/>
            <w:tcBorders>
              <w:right w:val="single" w:color="D0CECE" w:sz="4" w:space="0"/>
            </w:tcBorders>
            <w:shd w:val="clear" w:color="auto" w:fill="0B4A72" w:themeFill="text2"/>
          </w:tcPr>
          <w:p w:rsidRPr="0056185C" w:rsidR="003C2A9B" w:rsidRDefault="003C2A9B" w14:paraId="10F6854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1178" w:type="dxa"/>
            <w:gridSpan w:val="2"/>
            <w:tcBorders>
              <w:top w:val="single" w:color="D0CECE" w:sz="4" w:space="0"/>
              <w:left w:val="single" w:color="D0CECE" w:sz="4" w:space="0"/>
              <w:right w:val="single" w:color="D0CECE" w:sz="4" w:space="0"/>
            </w:tcBorders>
            <w:shd w:val="clear" w:color="auto" w:fill="0B4A72" w:themeFill="text2"/>
          </w:tcPr>
          <w:p w:rsidRPr="0056185C" w:rsidR="003C2A9B" w:rsidRDefault="003C2A9B" w14:paraId="5C62E76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162" w:type="dxa"/>
            <w:tcBorders>
              <w:top w:val="single" w:color="D0CECE" w:sz="4" w:space="0"/>
              <w:left w:val="single" w:color="D0CECE" w:sz="4" w:space="0"/>
              <w:right w:val="single" w:color="D0CECE" w:sz="4" w:space="0"/>
            </w:tcBorders>
            <w:shd w:val="clear" w:color="auto" w:fill="0B4A72" w:themeFill="text2"/>
          </w:tcPr>
          <w:p w:rsidRPr="0056185C" w:rsidR="003C2A9B" w:rsidRDefault="003C2A9B" w14:paraId="59543D9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194" w:type="dxa"/>
            <w:tcBorders>
              <w:top w:val="single" w:color="D0CECE" w:sz="4" w:space="0"/>
              <w:left w:val="single" w:color="D0CECE" w:sz="4" w:space="0"/>
              <w:right w:val="single" w:color="D0CECE" w:sz="4" w:space="0"/>
            </w:tcBorders>
            <w:shd w:val="clear" w:color="auto" w:fill="0B4A72" w:themeFill="text2"/>
          </w:tcPr>
          <w:p w:rsidRPr="0056185C" w:rsidR="003C2A9B" w:rsidRDefault="003C2A9B" w14:paraId="0FCCE97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1416" w:type="dxa"/>
            <w:vMerge/>
            <w:tcBorders>
              <w:left w:val="single" w:color="D0CECE" w:sz="4" w:space="0"/>
            </w:tcBorders>
            <w:shd w:val="clear" w:color="auto" w:fill="0B4A72" w:themeFill="text2"/>
          </w:tcPr>
          <w:p w:rsidRPr="0056185C" w:rsidR="003C2A9B" w:rsidRDefault="003C2A9B" w14:paraId="4326030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3C2A9B" w:rsidTr="00B139EB" w14:paraId="30ECEA59" w14:textId="77777777">
        <w:trPr>
          <w:trHeight w:val="641"/>
        </w:trPr>
        <w:tc>
          <w:tcPr>
            <w:cnfStyle w:val="001000000000" w:firstRow="0" w:lastRow="0" w:firstColumn="1" w:lastColumn="0" w:oddVBand="0" w:evenVBand="0" w:oddHBand="0" w:evenHBand="0" w:firstRowFirstColumn="0" w:firstRowLastColumn="0" w:lastRowFirstColumn="0" w:lastRowLastColumn="0"/>
            <w:tcW w:w="450" w:type="dxa"/>
            <w:tcBorders>
              <w:right w:val="single" w:color="D0CECE" w:sz="4" w:space="0"/>
            </w:tcBorders>
            <w:shd w:val="clear" w:color="auto" w:fill="auto"/>
          </w:tcPr>
          <w:p w:rsidRPr="0056185C" w:rsidR="003C2A9B" w:rsidP="001C5CDA" w:rsidRDefault="003C2A9B" w14:paraId="04E2AFB6"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1170" w:type="dxa"/>
            <w:tcBorders>
              <w:left w:val="single" w:color="D0CECE" w:sz="4" w:space="0"/>
              <w:right w:val="single" w:color="D0CECE" w:sz="4" w:space="0"/>
            </w:tcBorders>
            <w:shd w:val="clear" w:color="auto" w:fill="auto"/>
          </w:tcPr>
          <w:p w:rsidRPr="0056185C" w:rsidR="003C2A9B" w:rsidP="001C5CDA" w:rsidRDefault="003C2A9B" w14:paraId="077B796A"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030" w:type="dxa"/>
            <w:tcBorders>
              <w:left w:val="single" w:color="D0CECE" w:sz="4" w:space="0"/>
              <w:right w:val="single" w:color="D0CECE" w:sz="4" w:space="0"/>
            </w:tcBorders>
            <w:shd w:val="clear" w:color="auto" w:fill="auto"/>
          </w:tcPr>
          <w:p w:rsidRPr="0056185C" w:rsidR="003C2A9B" w:rsidP="001C5CDA" w:rsidRDefault="003C2A9B" w14:paraId="26ED960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192" w:type="dxa"/>
            <w:tcBorders>
              <w:left w:val="single" w:color="D0CECE" w:sz="4" w:space="0"/>
            </w:tcBorders>
            <w:shd w:val="clear" w:color="auto" w:fill="auto"/>
          </w:tcPr>
          <w:p w:rsidRPr="0056185C" w:rsidR="003C2A9B" w:rsidP="001C5CDA" w:rsidRDefault="003C2A9B" w14:paraId="03A0443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342" w:type="dxa"/>
            <w:vMerge/>
          </w:tcPr>
          <w:p w:rsidRPr="0056185C" w:rsidR="003C2A9B" w:rsidP="001C5CDA" w:rsidRDefault="003C2A9B" w14:paraId="366586A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94" w:type="dxa"/>
            <w:tcBorders>
              <w:right w:val="single" w:color="D0CECE" w:sz="4" w:space="0"/>
            </w:tcBorders>
            <w:shd w:val="clear" w:color="auto" w:fill="auto"/>
          </w:tcPr>
          <w:p w:rsidRPr="0056185C" w:rsidR="003C2A9B" w:rsidP="001C5CDA" w:rsidRDefault="003C2A9B" w14:paraId="6FEBE053" w14:textId="3CC8955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9</w:t>
            </w:r>
          </w:p>
        </w:tc>
        <w:tc>
          <w:tcPr>
            <w:tcW w:w="1172" w:type="dxa"/>
            <w:tcBorders>
              <w:left w:val="single" w:color="D0CECE" w:sz="4" w:space="0"/>
              <w:right w:val="single" w:color="D0CECE" w:sz="4" w:space="0"/>
            </w:tcBorders>
            <w:shd w:val="clear" w:color="auto" w:fill="auto"/>
          </w:tcPr>
          <w:p w:rsidRPr="0056185C" w:rsidR="003C2A9B" w:rsidP="001C5CDA" w:rsidRDefault="003C2A9B" w14:paraId="4709D5A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170" w:type="dxa"/>
            <w:tcBorders>
              <w:left w:val="single" w:color="D0CECE" w:sz="4" w:space="0"/>
              <w:right w:val="single" w:color="D0CECE" w:sz="4" w:space="0"/>
            </w:tcBorders>
            <w:shd w:val="clear" w:color="auto" w:fill="auto"/>
          </w:tcPr>
          <w:p w:rsidRPr="0056185C" w:rsidR="003C2A9B" w:rsidP="001C5CDA" w:rsidRDefault="003C2A9B" w14:paraId="5F571BB2" w14:textId="3F26907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tcPr>
          <w:p w:rsidRPr="0056185C" w:rsidR="003C2A9B" w:rsidP="001C5CDA" w:rsidRDefault="003C2A9B" w14:paraId="2BCE714E" w14:textId="71E8527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$[WLULG0SVCLI]</w:t>
            </w:r>
          </w:p>
        </w:tc>
        <w:tc>
          <w:tcPr>
            <w:tcW w:w="1194" w:type="dxa"/>
            <w:tcBorders>
              <w:left w:val="single" w:color="D0CECE" w:sz="4" w:space="0"/>
              <w:right w:val="single" w:color="D0CECE" w:sz="4" w:space="0"/>
            </w:tcBorders>
          </w:tcPr>
          <w:p w:rsidRPr="0056185C" w:rsidR="003C2A9B" w:rsidP="001C5CDA" w:rsidRDefault="003C2A9B" w14:paraId="29DD778F" w14:textId="7E1F7A8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auto"/>
          </w:tcPr>
          <w:p w:rsidRPr="0056185C" w:rsidR="003C2A9B" w:rsidP="001C5CDA" w:rsidRDefault="003C2A9B" w14:paraId="30406199" w14:textId="5EBC926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3C2A9B" w:rsidTr="00B139EB" w14:paraId="238FBA25"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right w:val="single" w:color="D0CECE" w:sz="4" w:space="0"/>
            </w:tcBorders>
            <w:shd w:val="clear" w:color="auto" w:fill="FFF8EF"/>
          </w:tcPr>
          <w:p w:rsidRPr="0056185C" w:rsidR="003C2A9B" w:rsidP="001C5CDA" w:rsidRDefault="003C2A9B" w14:paraId="0BE721EA" w14:textId="77777777">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10</w:t>
            </w:r>
          </w:p>
        </w:tc>
        <w:tc>
          <w:tcPr>
            <w:tcW w:w="1170" w:type="dxa"/>
            <w:tcBorders>
              <w:left w:val="single" w:color="D0CECE" w:sz="4" w:space="0"/>
              <w:bottom w:val="single" w:color="D0CECE" w:sz="4" w:space="0"/>
              <w:right w:val="single" w:color="D0CECE" w:sz="4" w:space="0"/>
            </w:tcBorders>
            <w:shd w:val="clear" w:color="auto" w:fill="FFF8EF"/>
          </w:tcPr>
          <w:p w:rsidRPr="0056185C" w:rsidR="003C2A9B" w:rsidP="001C5CDA" w:rsidRDefault="003C2A9B" w14:paraId="3D0CCFB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030" w:type="dxa"/>
            <w:tcBorders>
              <w:left w:val="single" w:color="D0CECE" w:sz="4" w:space="0"/>
              <w:bottom w:val="single" w:color="D0CECE" w:sz="4" w:space="0"/>
              <w:right w:val="single" w:color="D0CECE" w:sz="4" w:space="0"/>
            </w:tcBorders>
            <w:shd w:val="clear" w:color="auto" w:fill="FFF8EF"/>
          </w:tcPr>
          <w:p w:rsidRPr="0056185C" w:rsidR="003C2A9B" w:rsidP="001C5CDA" w:rsidRDefault="003C2A9B" w14:paraId="2F89AB2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192" w:type="dxa"/>
            <w:tcBorders>
              <w:left w:val="single" w:color="D0CECE" w:sz="4" w:space="0"/>
              <w:bottom w:val="single" w:color="D0CECE" w:sz="4" w:space="0"/>
            </w:tcBorders>
            <w:shd w:val="clear" w:color="auto" w:fill="FFF8EF"/>
          </w:tcPr>
          <w:p w:rsidRPr="0056185C" w:rsidR="003C2A9B" w:rsidP="001C5CDA" w:rsidRDefault="003C2A9B" w14:paraId="4F779A7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342" w:type="dxa"/>
            <w:vMerge/>
          </w:tcPr>
          <w:p w:rsidRPr="0056185C" w:rsidR="003C2A9B" w:rsidP="001C5CDA" w:rsidRDefault="003C2A9B" w14:paraId="3A6D698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94" w:type="dxa"/>
            <w:tcBorders>
              <w:right w:val="single" w:color="D0CECE" w:sz="4" w:space="0"/>
            </w:tcBorders>
            <w:shd w:val="clear" w:color="auto" w:fill="FFF8EF"/>
          </w:tcPr>
          <w:p w:rsidRPr="0056185C" w:rsidR="003C2A9B" w:rsidP="001C5CDA" w:rsidRDefault="003C2A9B" w14:paraId="1277010B" w14:textId="6FF8CE3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w:t>
            </w:r>
          </w:p>
        </w:tc>
        <w:tc>
          <w:tcPr>
            <w:tcW w:w="1172" w:type="dxa"/>
            <w:tcBorders>
              <w:left w:val="single" w:color="D0CECE" w:sz="4" w:space="0"/>
              <w:right w:val="single" w:color="D0CECE" w:sz="4" w:space="0"/>
            </w:tcBorders>
            <w:shd w:val="clear" w:color="auto" w:fill="FFF8EF"/>
          </w:tcPr>
          <w:p w:rsidRPr="0056185C" w:rsidR="003C2A9B" w:rsidP="001C5CDA" w:rsidRDefault="003C2A9B" w14:paraId="7A6FCD0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170" w:type="dxa"/>
            <w:tcBorders>
              <w:left w:val="single" w:color="D0CECE" w:sz="4" w:space="0"/>
              <w:right w:val="single" w:color="D0CECE" w:sz="4" w:space="0"/>
            </w:tcBorders>
            <w:shd w:val="clear" w:color="auto" w:fill="FFF8EF"/>
          </w:tcPr>
          <w:p w:rsidRPr="0056185C" w:rsidR="003C2A9B" w:rsidP="001C5CDA" w:rsidRDefault="003C2A9B" w14:paraId="2E194AB4" w14:textId="0A5CE32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shd w:val="clear" w:color="auto" w:fill="FFF8EF"/>
          </w:tcPr>
          <w:p w:rsidRPr="0056185C" w:rsidR="003C2A9B" w:rsidP="001C5CDA" w:rsidRDefault="003C2A9B" w14:paraId="1B53A80B" w14:textId="5029FC7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$[WLULG5SVCLI]</w:t>
            </w:r>
          </w:p>
        </w:tc>
        <w:tc>
          <w:tcPr>
            <w:tcW w:w="1194" w:type="dxa"/>
            <w:tcBorders>
              <w:left w:val="single" w:color="D0CECE" w:sz="4" w:space="0"/>
              <w:right w:val="single" w:color="D0CECE" w:sz="4" w:space="0"/>
            </w:tcBorders>
            <w:shd w:val="clear" w:color="auto" w:fill="FFF8EF"/>
          </w:tcPr>
          <w:p w:rsidRPr="0056185C" w:rsidR="003C2A9B" w:rsidP="001C5CDA" w:rsidRDefault="003C2A9B" w14:paraId="736280DD" w14:textId="59DF34E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FFF8EF"/>
          </w:tcPr>
          <w:p w:rsidRPr="0056185C" w:rsidR="003C2A9B" w:rsidP="001C5CDA" w:rsidRDefault="003C2A9B" w14:paraId="24F69A71" w14:textId="34EE147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3C2A9B" w:rsidTr="00B139EB" w14:paraId="770040E3" w14:textId="77777777">
        <w:trPr>
          <w:trHeight w:val="300"/>
        </w:trPr>
        <w:tc>
          <w:tcPr>
            <w:cnfStyle w:val="001000000000" w:firstRow="0" w:lastRow="0" w:firstColumn="1" w:lastColumn="0" w:oddVBand="0" w:evenVBand="0" w:oddHBand="0" w:evenHBand="0" w:firstRowFirstColumn="0" w:firstRowLastColumn="0" w:lastRowFirstColumn="0" w:lastRowLastColumn="0"/>
            <w:tcW w:w="3842" w:type="dxa"/>
            <w:gridSpan w:val="4"/>
            <w:vMerge w:val="restart"/>
            <w:tcBorders>
              <w:top w:val="single" w:color="D0CECE" w:sz="4" w:space="0"/>
            </w:tcBorders>
            <w:shd w:val="clear" w:color="auto" w:fill="auto"/>
          </w:tcPr>
          <w:p w:rsidRPr="0056185C" w:rsidR="003C2A9B" w:rsidP="001C5CDA" w:rsidRDefault="003C2A9B" w14:paraId="6915354C" w14:textId="77777777">
            <w:pPr>
              <w:rPr>
                <w:rFonts w:ascii="Arial" w:hAnsi="Arial" w:eastAsia="Meiryo" w:cs="Arial"/>
                <w:color w:val="555555"/>
                <w:sz w:val="20"/>
                <w:szCs w:val="20"/>
                <w:lang w:val="en-CA"/>
              </w:rPr>
            </w:pPr>
          </w:p>
        </w:tc>
        <w:tc>
          <w:tcPr>
            <w:tcW w:w="342" w:type="dxa"/>
            <w:vMerge/>
            <w:shd w:val="clear" w:color="auto" w:fill="auto"/>
          </w:tcPr>
          <w:p w:rsidRPr="0056185C" w:rsidR="003C2A9B" w:rsidP="001C5CDA" w:rsidRDefault="003C2A9B" w14:paraId="6DAA8CD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12314A"/>
                <w:sz w:val="28"/>
                <w:szCs w:val="28"/>
                <w:lang w:val="en-CA"/>
              </w:rPr>
            </w:pPr>
          </w:p>
        </w:tc>
        <w:tc>
          <w:tcPr>
            <w:tcW w:w="494" w:type="dxa"/>
            <w:tcBorders>
              <w:right w:val="single" w:color="D0CECE" w:sz="4" w:space="0"/>
            </w:tcBorders>
            <w:shd w:val="clear" w:color="auto" w:fill="auto"/>
          </w:tcPr>
          <w:p w:rsidRPr="0056185C" w:rsidR="003C2A9B" w:rsidP="001C5CDA" w:rsidRDefault="003C2A9B" w14:paraId="42E9BA9E" w14:textId="6B4097B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11</w:t>
            </w:r>
          </w:p>
        </w:tc>
        <w:tc>
          <w:tcPr>
            <w:tcW w:w="1172" w:type="dxa"/>
            <w:tcBorders>
              <w:left w:val="single" w:color="D0CECE" w:sz="4" w:space="0"/>
              <w:right w:val="single" w:color="D0CECE" w:sz="4" w:space="0"/>
            </w:tcBorders>
            <w:shd w:val="clear" w:color="auto" w:fill="auto"/>
          </w:tcPr>
          <w:p w:rsidRPr="0056185C" w:rsidR="003C2A9B" w:rsidP="001C5CDA" w:rsidRDefault="003C2A9B" w14:paraId="1BA9275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170" w:type="dxa"/>
            <w:tcBorders>
              <w:left w:val="single" w:color="D0CECE" w:sz="4" w:space="0"/>
              <w:right w:val="single" w:color="D0CECE" w:sz="4" w:space="0"/>
            </w:tcBorders>
            <w:shd w:val="clear" w:color="auto" w:fill="auto"/>
          </w:tcPr>
          <w:p w:rsidRPr="0056185C" w:rsidR="003C2A9B" w:rsidP="001C5CDA" w:rsidRDefault="003C2A9B" w14:paraId="43567285" w14:textId="5BEAEAD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tcPr>
          <w:p w:rsidRPr="0056185C" w:rsidR="003C2A9B" w:rsidP="001C5CDA" w:rsidRDefault="003C2A9B" w14:paraId="66742A36" w14:textId="358FAF1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$[WLULG10SVCLI]</w:t>
            </w:r>
          </w:p>
        </w:tc>
        <w:tc>
          <w:tcPr>
            <w:tcW w:w="1194" w:type="dxa"/>
            <w:tcBorders>
              <w:left w:val="single" w:color="D0CECE" w:sz="4" w:space="0"/>
              <w:right w:val="single" w:color="D0CECE" w:sz="4" w:space="0"/>
            </w:tcBorders>
          </w:tcPr>
          <w:p w:rsidRPr="0056185C" w:rsidR="003C2A9B" w:rsidP="001C5CDA" w:rsidRDefault="003C2A9B" w14:paraId="118447EA" w14:textId="3BDC060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auto"/>
          </w:tcPr>
          <w:p w:rsidRPr="0056185C" w:rsidR="003C2A9B" w:rsidP="001C5CDA" w:rsidRDefault="003C2A9B" w14:paraId="1AC79DDF" w14:textId="6FA1FE6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3C2A9B" w:rsidTr="00B139EB" w14:paraId="660C8CF3"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3C2A9B" w:rsidP="001C5CDA" w:rsidRDefault="003C2A9B" w14:paraId="72BB72BA" w14:textId="77777777">
            <w:pPr>
              <w:rPr>
                <w:rFonts w:ascii="Arial" w:hAnsi="Arial" w:eastAsia="Meiryo" w:cs="Arial"/>
                <w:color w:val="555555"/>
                <w:sz w:val="20"/>
                <w:szCs w:val="20"/>
                <w:lang w:val="en-CA"/>
              </w:rPr>
            </w:pPr>
          </w:p>
        </w:tc>
        <w:tc>
          <w:tcPr>
            <w:tcW w:w="342" w:type="dxa"/>
            <w:vMerge/>
            <w:shd w:val="clear" w:color="auto" w:fill="auto"/>
          </w:tcPr>
          <w:p w:rsidRPr="0056185C" w:rsidR="003C2A9B" w:rsidP="001C5CDA" w:rsidRDefault="003C2A9B" w14:paraId="1C2D393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94" w:type="dxa"/>
            <w:tcBorders>
              <w:bottom w:val="single" w:color="D0CECE" w:sz="4" w:space="0"/>
              <w:right w:val="single" w:color="D0CECE" w:sz="4" w:space="0"/>
            </w:tcBorders>
            <w:shd w:val="clear" w:color="auto" w:fill="FFF8EF"/>
          </w:tcPr>
          <w:p w:rsidRPr="0056185C" w:rsidR="003C2A9B" w:rsidP="001C5CDA" w:rsidRDefault="003C2A9B" w14:paraId="0DF8BF56" w14:textId="7A6EF4A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12</w:t>
            </w:r>
          </w:p>
        </w:tc>
        <w:tc>
          <w:tcPr>
            <w:tcW w:w="1172" w:type="dxa"/>
            <w:tcBorders>
              <w:left w:val="single" w:color="D0CECE" w:sz="4" w:space="0"/>
              <w:bottom w:val="single" w:color="D0CECE" w:sz="4" w:space="0"/>
              <w:right w:val="single" w:color="D0CECE" w:sz="4" w:space="0"/>
            </w:tcBorders>
            <w:shd w:val="clear" w:color="auto" w:fill="FFF8EF"/>
          </w:tcPr>
          <w:p w:rsidRPr="0056185C" w:rsidR="003C2A9B" w:rsidP="001C5CDA" w:rsidRDefault="003C2A9B" w14:paraId="1AD0FD3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170" w:type="dxa"/>
            <w:tcBorders>
              <w:left w:val="single" w:color="D0CECE" w:sz="4" w:space="0"/>
              <w:bottom w:val="single" w:color="D0CECE" w:sz="4" w:space="0"/>
              <w:right w:val="single" w:color="D0CECE" w:sz="4" w:space="0"/>
            </w:tcBorders>
            <w:shd w:val="clear" w:color="auto" w:fill="FFF8EF"/>
          </w:tcPr>
          <w:p w:rsidRPr="0056185C" w:rsidR="003C2A9B" w:rsidP="001C5CDA" w:rsidRDefault="003C2A9B" w14:paraId="5E8FF370" w14:textId="689BF7A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170" w:type="dxa"/>
            <w:gridSpan w:val="2"/>
            <w:tcBorders>
              <w:left w:val="single" w:color="D0CECE" w:sz="4" w:space="0"/>
              <w:bottom w:val="single" w:color="D0CECE" w:sz="4" w:space="0"/>
              <w:right w:val="single" w:color="D0CECE" w:sz="4" w:space="0"/>
            </w:tcBorders>
            <w:shd w:val="clear" w:color="auto" w:fill="FFF8EF"/>
          </w:tcPr>
          <w:p w:rsidRPr="0056185C" w:rsidR="003C2A9B" w:rsidP="001C5CDA" w:rsidRDefault="003C2A9B" w14:paraId="537AE734" w14:textId="0BBB00E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$[WLULG15SVCLI]</w:t>
            </w:r>
          </w:p>
        </w:tc>
        <w:tc>
          <w:tcPr>
            <w:tcW w:w="1194" w:type="dxa"/>
            <w:tcBorders>
              <w:left w:val="single" w:color="D0CECE" w:sz="4" w:space="0"/>
              <w:bottom w:val="single" w:color="D0CECE" w:sz="4" w:space="0"/>
              <w:right w:val="single" w:color="D0CECE" w:sz="4" w:space="0"/>
            </w:tcBorders>
            <w:shd w:val="clear" w:color="auto" w:fill="FFF8EF"/>
          </w:tcPr>
          <w:p w:rsidRPr="0056185C" w:rsidR="003C2A9B" w:rsidP="001C5CDA" w:rsidRDefault="003C2A9B" w14:paraId="2D0495BA" w14:textId="400C879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1416" w:type="dxa"/>
            <w:tcBorders>
              <w:left w:val="single" w:color="D0CECE" w:sz="4" w:space="0"/>
              <w:bottom w:val="single" w:color="D0CECE" w:sz="4" w:space="0"/>
            </w:tcBorders>
            <w:shd w:val="clear" w:color="auto" w:fill="FFF8EF"/>
          </w:tcPr>
          <w:p w:rsidRPr="0056185C" w:rsidR="003C2A9B" w:rsidP="001C5CDA" w:rsidRDefault="003C2A9B" w14:paraId="23F0C043" w14:textId="79BC9C7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2E54D2" w:rsidP="0055708E" w:rsidRDefault="002E54D2" w14:paraId="1F5458D3" w14:textId="77777777">
      <w:pPr>
        <w:spacing w:before="0" w:after="240"/>
        <w:rPr>
          <w:rFonts w:ascii="Arial" w:hAnsi="Arial" w:cs="Arial"/>
          <w:b/>
          <w:bCs/>
          <w:color w:val="555555"/>
          <w:sz w:val="20"/>
          <w:szCs w:val="20"/>
          <w:highlight w:val="yellow"/>
          <w:lang w:val="en-CA"/>
        </w:rPr>
      </w:pPr>
    </w:p>
    <w:p w:rsidRPr="0056185C" w:rsidR="000C424C" w:rsidP="000C424C" w:rsidRDefault="000C424C" w14:paraId="22095392" w14:textId="77777777">
      <w:pPr>
        <w:pStyle w:val="Heading1"/>
        <w:rPr>
          <w:rFonts w:ascii="Arial" w:hAnsi="Arial" w:cs="Arial"/>
          <w:color w:val="545454" w:themeColor="text1"/>
          <w:sz w:val="20"/>
          <w:szCs w:val="20"/>
          <w:highlight w:val="yellow"/>
        </w:rPr>
      </w:pPr>
      <w:bookmarkStart w:name="_Hlk132621479" w:id="4"/>
      <w:r w:rsidRPr="0056185C">
        <w:rPr>
          <w:rFonts w:ascii="Arial" w:hAnsi="Arial" w:cs="Arial"/>
          <w:color w:val="545454" w:themeColor="text1"/>
          <w:sz w:val="20"/>
          <w:szCs w:val="20"/>
          <w:highlight w:val="yellow"/>
        </w:rPr>
        <w:t>&lt;&lt; IF UPP=Y AND spouse = N &gt;&gt;</w:t>
      </w:r>
    </w:p>
    <w:p w:rsidRPr="0056185C" w:rsidR="000C424C" w:rsidP="00805DF5" w:rsidRDefault="00805DF5" w14:paraId="2534C0B5" w14:textId="439FAB2C">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&lt;&lt;IF base pension only&gt;&gt;</w:t>
      </w:r>
    </w:p>
    <w:tbl>
      <w:tblPr>
        <w:tblStyle w:val="GridTable6Colorful-Accent55"/>
        <w:tblW w:w="10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a guaranteed minimum number of payments"/>
      </w:tblPr>
      <w:tblGrid>
        <w:gridCol w:w="362"/>
        <w:gridCol w:w="1779"/>
        <w:gridCol w:w="1334"/>
        <w:gridCol w:w="1511"/>
        <w:gridCol w:w="348"/>
        <w:gridCol w:w="345"/>
        <w:gridCol w:w="1846"/>
        <w:gridCol w:w="62"/>
        <w:gridCol w:w="1375"/>
        <w:gridCol w:w="172"/>
        <w:gridCol w:w="1544"/>
        <w:gridCol w:w="172"/>
      </w:tblGrid>
      <w:tr w:rsidRPr="0056185C" w:rsidR="00DF37C3" w:rsidTr="005640BA" w14:paraId="2DDFCCE0" w14:textId="77777777">
        <w:trPr>
          <w:gridAfter w:val="1"/>
          <w:cnfStyle w:val="100000000000" w:firstRow="1" w:lastRow="0" w:firstColumn="0" w:lastColumn="0" w:oddVBand="0" w:evenVBand="0" w:oddHBand="0" w:evenHBand="0" w:firstRowFirstColumn="0" w:firstRowLastColumn="0" w:lastRowFirstColumn="0" w:lastRowLastColumn="0"/>
          <w:wAfter w:w="172" w:type="dxa"/>
        </w:trPr>
        <w:tc>
          <w:tcPr>
            <w:cnfStyle w:val="001000000000" w:firstRow="0" w:lastRow="0" w:firstColumn="1" w:lastColumn="0" w:oddVBand="0" w:evenVBand="0" w:oddHBand="0" w:evenHBand="0" w:firstRowFirstColumn="0" w:firstRowLastColumn="0" w:lastRowFirstColumn="0" w:lastRowLastColumn="0"/>
            <w:tcW w:w="10678" w:type="dxa"/>
            <w:gridSpan w:val="11"/>
            <w:tcBorders>
              <w:bottom w:val="none" w:color="auto" w:sz="0" w:space="0"/>
            </w:tcBorders>
            <w:shd w:val="clear" w:color="auto" w:fill="auto"/>
          </w:tcPr>
          <w:bookmarkEnd w:id="4"/>
          <w:p w:rsidRPr="0056185C" w:rsidR="00DF37C3" w:rsidP="00792BE4" w:rsidRDefault="004B4CB3" w14:paraId="6EEA4ED9" w14:textId="57ED96E3">
            <w:pPr>
              <w:rPr>
                <w:rFonts w:ascii="Arial" w:hAnsi="Arial" w:eastAsia="Meiryo" w:cs="Arial"/>
                <w:b w:val="0"/>
                <w:bCs w:val="0"/>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guaranteed minimum number of payments</w:t>
            </w:r>
          </w:p>
        </w:tc>
      </w:tr>
      <w:tr w:rsidRPr="0056185C" w:rsidR="005640BA" w:rsidTr="005640BA" w14:paraId="04B61F75" w14:textId="77777777">
        <w:trPr>
          <w:gridAfter w:val="1"/>
          <w:cnfStyle w:val="000000100000" w:firstRow="0" w:lastRow="0" w:firstColumn="0" w:lastColumn="0" w:oddVBand="0" w:evenVBand="0" w:oddHBand="1" w:evenHBand="0" w:firstRowFirstColumn="0" w:firstRowLastColumn="0" w:lastRowFirstColumn="0" w:lastRowLastColumn="0"/>
          <w:wAfter w:w="172" w:type="dxa"/>
        </w:trPr>
        <w:tc>
          <w:tcPr>
            <w:cnfStyle w:val="001000000000" w:firstRow="0" w:lastRow="0" w:firstColumn="1" w:lastColumn="0" w:oddVBand="0" w:evenVBand="0" w:oddHBand="0" w:evenHBand="0" w:firstRowFirstColumn="0" w:firstRowLastColumn="0" w:lastRowFirstColumn="0" w:lastRowLastColumn="0"/>
            <w:tcW w:w="4986" w:type="dxa"/>
            <w:gridSpan w:val="4"/>
            <w:tcBorders>
              <w:bottom w:val="single" w:color="D0CECE" w:sz="4" w:space="0"/>
            </w:tcBorders>
            <w:shd w:val="clear" w:color="auto" w:fill="0B4A72" w:themeFill="text2"/>
          </w:tcPr>
          <w:p w:rsidRPr="0056185C" w:rsidR="005640BA" w:rsidP="005D7FD7" w:rsidRDefault="005640BA" w14:paraId="7DC37288"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UPP pension</w:t>
            </w:r>
          </w:p>
        </w:tc>
        <w:tc>
          <w:tcPr>
            <w:tcW w:w="348" w:type="dxa"/>
            <w:vMerge w:val="restart"/>
            <w:shd w:val="clear" w:color="auto" w:fill="auto"/>
          </w:tcPr>
          <w:p w:rsidRPr="0056185C" w:rsidR="005640BA" w:rsidP="005D7FD7" w:rsidRDefault="005640BA" w14:paraId="4E0DBE5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12314A"/>
                <w:sz w:val="28"/>
                <w:szCs w:val="28"/>
                <w:lang w:val="en-CA"/>
              </w:rPr>
              <w:t>+</w:t>
            </w:r>
          </w:p>
        </w:tc>
        <w:tc>
          <w:tcPr>
            <w:tcW w:w="5344" w:type="dxa"/>
            <w:gridSpan w:val="6"/>
            <w:tcBorders>
              <w:bottom w:val="single" w:color="D0CECE" w:sz="4" w:space="0"/>
            </w:tcBorders>
            <w:shd w:val="clear" w:color="auto" w:fill="0B4A72" w:themeFill="text2"/>
          </w:tcPr>
          <w:p w:rsidRPr="0056185C" w:rsidR="005640BA" w:rsidP="005D7FD7" w:rsidRDefault="005640BA" w14:paraId="004C286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Pre-conversion pension</w:t>
            </w:r>
          </w:p>
        </w:tc>
      </w:tr>
      <w:tr w:rsidRPr="0056185C" w:rsidR="005640BA" w:rsidTr="4DC4E955" w14:paraId="701122A2" w14:textId="77777777">
        <w:trPr>
          <w:gridAfter w:val="1"/>
          <w:wAfter w:w="172" w:type="dxa"/>
        </w:trPr>
        <w:tc>
          <w:tcPr>
            <w:cnfStyle w:val="001000000000" w:firstRow="0" w:lastRow="0" w:firstColumn="1" w:lastColumn="0" w:oddVBand="0" w:evenVBand="0" w:oddHBand="0" w:evenHBand="0" w:firstRowFirstColumn="0" w:firstRowLastColumn="0" w:lastRowFirstColumn="0" w:lastRowLastColumn="0"/>
            <w:tcW w:w="2141" w:type="dxa"/>
            <w:gridSpan w:val="2"/>
            <w:tcBorders>
              <w:top w:val="single" w:color="D0CECE" w:sz="4" w:space="0"/>
              <w:right w:val="single" w:color="D0CECE" w:sz="4" w:space="0"/>
            </w:tcBorders>
            <w:shd w:val="clear" w:color="auto" w:fill="0B4A72" w:themeFill="text2"/>
          </w:tcPr>
          <w:p w:rsidRPr="0056185C" w:rsidR="005640BA" w:rsidP="00F26599" w:rsidRDefault="005640BA" w14:paraId="59E1758A" w14:textId="59FB07A0">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with a</w:t>
            </w:r>
          </w:p>
        </w:tc>
        <w:tc>
          <w:tcPr>
            <w:tcW w:w="1334" w:type="dxa"/>
            <w:tcBorders>
              <w:top w:val="single" w:color="D0CECE" w:sz="4" w:space="0"/>
              <w:left w:val="single" w:color="D0CECE" w:sz="4" w:space="0"/>
              <w:right w:val="single" w:color="D0CECE" w:sz="4" w:space="0"/>
            </w:tcBorders>
            <w:shd w:val="clear" w:color="auto" w:fill="0B4A72" w:themeFill="text2"/>
          </w:tcPr>
          <w:p w:rsidRPr="0056185C" w:rsidR="005640BA" w:rsidP="00F26599" w:rsidRDefault="005640BA" w14:paraId="4264CDF3" w14:textId="59AF5755">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Payable to you</w:t>
            </w:r>
          </w:p>
        </w:tc>
        <w:tc>
          <w:tcPr>
            <w:tcW w:w="1511" w:type="dxa"/>
            <w:tcBorders>
              <w:top w:val="single" w:color="D0CECE" w:sz="4" w:space="0"/>
              <w:left w:val="single" w:color="D0CECE" w:sz="4" w:space="0"/>
            </w:tcBorders>
            <w:shd w:val="clear" w:color="auto" w:fill="0B4A72" w:themeFill="text2"/>
          </w:tcPr>
          <w:p w:rsidRPr="0056185C" w:rsidR="005640BA" w:rsidP="00F26599" w:rsidRDefault="005640BA" w14:paraId="303DCE0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c>
          <w:tcPr>
            <w:tcW w:w="348" w:type="dxa"/>
            <w:vMerge/>
          </w:tcPr>
          <w:p w:rsidRPr="0056185C" w:rsidR="005640BA" w:rsidP="00F26599" w:rsidRDefault="005640BA" w14:paraId="4E169C5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c>
          <w:tcPr>
            <w:tcW w:w="2191" w:type="dxa"/>
            <w:gridSpan w:val="2"/>
            <w:tcBorders>
              <w:top w:val="single" w:color="D0CECE" w:sz="4" w:space="0"/>
              <w:right w:val="single" w:color="D0CECE" w:sz="4" w:space="0"/>
            </w:tcBorders>
            <w:shd w:val="clear" w:color="auto" w:fill="0B4A72" w:themeFill="text2"/>
          </w:tcPr>
          <w:p w:rsidRPr="0056185C" w:rsidR="005640BA" w:rsidP="00F26599" w:rsidRDefault="005640BA" w14:paraId="5478AAB8" w14:textId="59A4FE4B">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Lifetime pension with a</w:t>
            </w:r>
          </w:p>
        </w:tc>
        <w:tc>
          <w:tcPr>
            <w:tcW w:w="1437" w:type="dxa"/>
            <w:gridSpan w:val="2"/>
            <w:tcBorders>
              <w:top w:val="single" w:color="D0CECE" w:sz="4" w:space="0"/>
              <w:left w:val="single" w:color="D0CECE" w:sz="4" w:space="0"/>
              <w:right w:val="single" w:color="D0CECE" w:sz="4" w:space="0"/>
            </w:tcBorders>
            <w:shd w:val="clear" w:color="auto" w:fill="0B4A72" w:themeFill="text2"/>
          </w:tcPr>
          <w:p w:rsidRPr="0056185C" w:rsidR="005640BA" w:rsidP="00F26599" w:rsidRDefault="005640BA" w14:paraId="343A2B03" w14:textId="36B63936">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themeColor="background1"/>
                <w:sz w:val="20"/>
                <w:szCs w:val="20"/>
                <w:highlight w:val="cyan"/>
                <w:lang w:val="en-CA"/>
              </w:rPr>
            </w:pPr>
            <w:r w:rsidRPr="0056185C">
              <w:rPr>
                <w:rFonts w:ascii="Arial" w:hAnsi="Arial" w:eastAsia="Meiryo" w:cs="Arial"/>
                <w:b/>
                <w:bCs/>
                <w:color w:val="FFFFFF" w:themeColor="background1"/>
                <w:sz w:val="20"/>
                <w:szCs w:val="20"/>
                <w:lang w:val="en-CA"/>
              </w:rPr>
              <w:t>Payable to you</w:t>
            </w:r>
          </w:p>
        </w:tc>
        <w:tc>
          <w:tcPr>
            <w:tcW w:w="1716" w:type="dxa"/>
            <w:gridSpan w:val="2"/>
            <w:tcBorders>
              <w:top w:val="single" w:color="D0CECE" w:sz="4" w:space="0"/>
              <w:left w:val="single" w:color="D0CECE" w:sz="4" w:space="0"/>
            </w:tcBorders>
            <w:shd w:val="clear" w:color="auto" w:fill="0B4A72" w:themeFill="text2"/>
          </w:tcPr>
          <w:p w:rsidRPr="0056185C" w:rsidR="005640BA" w:rsidP="00F26599" w:rsidRDefault="005640BA" w14:paraId="3690E79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5640BA" w:rsidTr="4DC4E955" w14:paraId="7C72A8BF"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62" w:type="dxa"/>
            <w:tcBorders>
              <w:right w:val="single" w:color="D0CECE" w:sz="4" w:space="0"/>
            </w:tcBorders>
            <w:shd w:val="clear" w:color="auto" w:fill="auto"/>
          </w:tcPr>
          <w:p w:rsidRPr="0056185C" w:rsidR="005640BA" w:rsidP="00C71DBA" w:rsidRDefault="005640BA" w14:paraId="5C6A8315" w14:textId="45181A49">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779" w:type="dxa"/>
            <w:tcBorders>
              <w:left w:val="single" w:color="D0CECE" w:sz="4" w:space="0"/>
              <w:right w:val="single" w:color="D0CECE" w:sz="4" w:space="0"/>
            </w:tcBorders>
            <w:shd w:val="clear" w:color="auto" w:fill="auto"/>
          </w:tcPr>
          <w:p w:rsidRPr="0056185C" w:rsidR="005640BA" w:rsidP="00C71DBA" w:rsidRDefault="005640BA" w14:paraId="7D339B8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334" w:type="dxa"/>
            <w:tcBorders>
              <w:left w:val="single" w:color="D0CECE" w:sz="4" w:space="0"/>
              <w:right w:val="single" w:color="D0CECE" w:sz="4" w:space="0"/>
            </w:tcBorders>
            <w:shd w:val="clear" w:color="auto" w:fill="auto"/>
          </w:tcPr>
          <w:p w:rsidRPr="0056185C" w:rsidR="005640BA" w:rsidP="00C71DBA" w:rsidRDefault="005640BA" w14:paraId="3FE3C27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511" w:type="dxa"/>
            <w:tcBorders>
              <w:left w:val="single" w:color="D0CECE" w:sz="4" w:space="0"/>
            </w:tcBorders>
            <w:shd w:val="clear" w:color="auto" w:fill="auto"/>
          </w:tcPr>
          <w:p w:rsidRPr="0056185C" w:rsidR="005640BA" w:rsidP="00C71DBA" w:rsidRDefault="005640BA" w14:paraId="1FA869C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348" w:type="dxa"/>
            <w:vMerge/>
          </w:tcPr>
          <w:p w:rsidRPr="0056185C" w:rsidR="005640BA" w:rsidP="00C71DBA" w:rsidRDefault="005640BA" w14:paraId="1AEFF97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345" w:type="dxa"/>
            <w:tcBorders>
              <w:right w:val="single" w:color="D0CECE" w:sz="4" w:space="0"/>
            </w:tcBorders>
            <w:shd w:val="clear" w:color="auto" w:fill="auto"/>
          </w:tcPr>
          <w:p w:rsidRPr="0056185C" w:rsidR="005640BA" w:rsidP="00C71DBA" w:rsidRDefault="005640BA" w14:paraId="0342778B" w14:textId="05ED1BF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908" w:type="dxa"/>
            <w:gridSpan w:val="2"/>
            <w:tcBorders>
              <w:left w:val="single" w:color="D0CECE" w:sz="4" w:space="0"/>
              <w:right w:val="single" w:color="D0CECE" w:sz="4" w:space="0"/>
            </w:tcBorders>
            <w:shd w:val="clear" w:color="auto" w:fill="auto"/>
          </w:tcPr>
          <w:p w:rsidRPr="0056185C" w:rsidR="005640BA" w:rsidP="00C71DBA" w:rsidRDefault="005640BA" w14:paraId="27F0C825" w14:textId="3B0EB80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547" w:type="dxa"/>
            <w:gridSpan w:val="2"/>
            <w:tcBorders>
              <w:left w:val="single" w:color="D0CECE" w:sz="4" w:space="0"/>
              <w:right w:val="single" w:color="D0CECE" w:sz="4" w:space="0"/>
            </w:tcBorders>
            <w:shd w:val="clear" w:color="auto" w:fill="auto"/>
          </w:tcPr>
          <w:p w:rsidRPr="0056185C" w:rsidR="005640BA" w:rsidP="00C71DBA" w:rsidRDefault="005640BA" w14:paraId="5B3AF335" w14:textId="2E58294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[WLULG0]</w:t>
            </w:r>
            <w:r w:rsidRPr="0056185C">
              <w:rPr>
                <w:rFonts w:ascii="Arial" w:hAnsi="Arial" w:eastAsia="Meiryo" w:cs="Arial"/>
                <w:color w:val="555555"/>
                <w:sz w:val="20"/>
                <w:szCs w:val="20"/>
                <w:lang w:val="en-CA"/>
              </w:rPr>
              <w:t xml:space="preserve"> </w:t>
            </w:r>
          </w:p>
        </w:tc>
        <w:tc>
          <w:tcPr>
            <w:tcW w:w="1716" w:type="dxa"/>
            <w:gridSpan w:val="2"/>
            <w:tcBorders>
              <w:left w:val="single" w:color="D0CECE" w:sz="4" w:space="0"/>
            </w:tcBorders>
            <w:shd w:val="clear" w:color="auto" w:fill="auto"/>
          </w:tcPr>
          <w:p w:rsidRPr="0056185C" w:rsidR="005640BA" w:rsidP="00C71DBA" w:rsidRDefault="005640BA" w14:paraId="7F9118D5" w14:textId="310C9A8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N/A</w:t>
            </w:r>
          </w:p>
        </w:tc>
      </w:tr>
      <w:tr w:rsidRPr="0056185C" w:rsidR="005640BA" w:rsidTr="00B0034F" w14:paraId="6330C40A" w14:textId="77777777">
        <w:trPr>
          <w:trHeight w:val="641"/>
        </w:trPr>
        <w:tc>
          <w:tcPr>
            <w:cnfStyle w:val="001000000000" w:firstRow="0" w:lastRow="0" w:firstColumn="1" w:lastColumn="0" w:oddVBand="0" w:evenVBand="0" w:oddHBand="0" w:evenHBand="0" w:firstRowFirstColumn="0" w:firstRowLastColumn="0" w:lastRowFirstColumn="0" w:lastRowLastColumn="0"/>
            <w:tcW w:w="362" w:type="dxa"/>
            <w:tcBorders>
              <w:bottom w:val="single" w:color="D0CECE" w:sz="4" w:space="0"/>
              <w:right w:val="single" w:color="D0CECE" w:sz="4" w:space="0"/>
            </w:tcBorders>
            <w:shd w:val="clear" w:color="auto" w:fill="FFF8EF"/>
          </w:tcPr>
          <w:p w:rsidRPr="0056185C" w:rsidR="005640BA" w:rsidP="00D140FF" w:rsidRDefault="005640BA" w14:paraId="5903CA55" w14:textId="014C31BB">
            <w:pPr>
              <w:rPr>
                <w:rFonts w:ascii="Arial" w:hAnsi="Arial" w:eastAsia="Meiryo" w:cs="Arial"/>
                <w:color w:val="555555"/>
                <w:sz w:val="20"/>
                <w:szCs w:val="20"/>
                <w:lang w:val="en-CA"/>
              </w:rPr>
            </w:pPr>
            <w:r w:rsidRPr="0056185C">
              <w:rPr>
                <w:rFonts w:ascii="Arial" w:hAnsi="Arial" w:eastAsia="Meiryo" w:cs="Arial"/>
                <w:b w:val="0"/>
                <w:bCs w:val="0"/>
                <w:color w:val="555555"/>
                <w:sz w:val="20"/>
                <w:szCs w:val="20"/>
                <w:lang w:val="en-CA"/>
              </w:rPr>
              <w:t>2</w:t>
            </w:r>
          </w:p>
        </w:tc>
        <w:tc>
          <w:tcPr>
            <w:tcW w:w="1779" w:type="dxa"/>
            <w:tcBorders>
              <w:left w:val="single" w:color="D0CECE" w:sz="4" w:space="0"/>
              <w:bottom w:val="single" w:color="D0CECE" w:sz="4" w:space="0"/>
              <w:right w:val="single" w:color="D0CECE" w:sz="4" w:space="0"/>
            </w:tcBorders>
            <w:shd w:val="clear" w:color="auto" w:fill="FFF8EF"/>
          </w:tcPr>
          <w:p w:rsidRPr="0056185C" w:rsidR="005640BA" w:rsidP="00D140FF" w:rsidRDefault="005640BA" w14:paraId="0175FE1E" w14:textId="631C8D2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334" w:type="dxa"/>
            <w:tcBorders>
              <w:left w:val="single" w:color="D0CECE" w:sz="4" w:space="0"/>
              <w:bottom w:val="single" w:color="D0CECE" w:sz="4" w:space="0"/>
              <w:right w:val="single" w:color="D0CECE" w:sz="4" w:space="0"/>
            </w:tcBorders>
            <w:shd w:val="clear" w:color="auto" w:fill="FFF8EF"/>
          </w:tcPr>
          <w:p w:rsidRPr="0056185C" w:rsidR="005640BA" w:rsidP="00D140FF" w:rsidRDefault="005640BA" w14:paraId="26A27335" w14:textId="595FF02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511" w:type="dxa"/>
            <w:tcBorders>
              <w:left w:val="single" w:color="D0CECE" w:sz="4" w:space="0"/>
              <w:bottom w:val="single" w:color="D0CECE" w:sz="4" w:space="0"/>
            </w:tcBorders>
            <w:shd w:val="clear" w:color="auto" w:fill="FFF8EF"/>
          </w:tcPr>
          <w:p w:rsidRPr="0056185C" w:rsidR="005640BA" w:rsidP="00D140FF" w:rsidRDefault="005640BA" w14:paraId="412A7579" w14:textId="508DDFF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348" w:type="dxa"/>
            <w:vMerge/>
          </w:tcPr>
          <w:p w:rsidRPr="0056185C" w:rsidR="005640BA" w:rsidP="00D140FF" w:rsidRDefault="005640BA" w14:paraId="14E9714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45" w:type="dxa"/>
            <w:tcBorders>
              <w:right w:val="single" w:color="D0CECE" w:sz="4" w:space="0"/>
            </w:tcBorders>
            <w:shd w:val="clear" w:color="auto" w:fill="FFF8EF"/>
          </w:tcPr>
          <w:p w:rsidRPr="0056185C" w:rsidR="005640BA" w:rsidP="00D140FF" w:rsidRDefault="005640BA" w14:paraId="5AAC3398" w14:textId="0ED1852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908" w:type="dxa"/>
            <w:gridSpan w:val="2"/>
            <w:tcBorders>
              <w:left w:val="single" w:color="D0CECE" w:sz="4" w:space="0"/>
              <w:right w:val="single" w:color="D0CECE" w:sz="4" w:space="0"/>
            </w:tcBorders>
            <w:shd w:val="clear" w:color="auto" w:fill="FFF8EF"/>
          </w:tcPr>
          <w:p w:rsidRPr="0056185C" w:rsidR="005640BA" w:rsidP="00D140FF" w:rsidRDefault="005640BA" w14:paraId="1B4436E5" w14:textId="0EC1AAA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547" w:type="dxa"/>
            <w:gridSpan w:val="2"/>
            <w:tcBorders>
              <w:left w:val="single" w:color="D0CECE" w:sz="4" w:space="0"/>
              <w:right w:val="single" w:color="D0CECE" w:sz="4" w:space="0"/>
            </w:tcBorders>
            <w:shd w:val="clear" w:color="auto" w:fill="FFF8EF"/>
          </w:tcPr>
          <w:p w:rsidRPr="0056185C" w:rsidR="005640BA" w:rsidP="00D140FF" w:rsidRDefault="005640BA" w14:paraId="22FABF84" w14:textId="5926CEC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Pr="0056185C">
              <w:rPr>
                <w:rFonts w:ascii="Arial" w:hAnsi="Arial" w:eastAsia="Meiryo" w:cs="Arial"/>
                <w:color w:val="555555"/>
                <w:sz w:val="20"/>
                <w:szCs w:val="20"/>
                <w:lang w:val="en-CA"/>
              </w:rPr>
              <w:t xml:space="preserve"> </w:t>
            </w:r>
          </w:p>
        </w:tc>
        <w:tc>
          <w:tcPr>
            <w:tcW w:w="1716" w:type="dxa"/>
            <w:gridSpan w:val="2"/>
            <w:tcBorders>
              <w:left w:val="single" w:color="D0CECE" w:sz="4" w:space="0"/>
            </w:tcBorders>
            <w:shd w:val="clear" w:color="auto" w:fill="FFF8EF"/>
          </w:tcPr>
          <w:p w:rsidRPr="0056185C" w:rsidR="005640BA" w:rsidP="00D140FF" w:rsidRDefault="005640BA" w14:paraId="0891FA02" w14:textId="09CF904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[G5EndDate]</w:t>
            </w:r>
          </w:p>
        </w:tc>
      </w:tr>
      <w:tr w:rsidRPr="0056185C" w:rsidR="005640BA" w14:paraId="600C8D9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86" w:type="dxa"/>
            <w:gridSpan w:val="4"/>
            <w:vMerge w:val="restart"/>
            <w:tcBorders>
              <w:top w:val="single" w:color="D0CECE" w:sz="4" w:space="0"/>
            </w:tcBorders>
            <w:shd w:val="clear" w:color="auto" w:fill="auto"/>
          </w:tcPr>
          <w:p w:rsidRPr="0056185C" w:rsidR="005640BA" w:rsidP="4DC4E955" w:rsidRDefault="005640BA" w14:paraId="3CC6A787" w14:textId="754A4481">
            <w:pPr>
              <w:rPr>
                <w:rFonts w:ascii="Arial" w:hAnsi="Arial" w:eastAsia="Meiryo" w:cs="Arial"/>
                <w:color w:val="555555"/>
                <w:sz w:val="20"/>
                <w:szCs w:val="20"/>
                <w:lang w:val="en-CA"/>
              </w:rPr>
            </w:pPr>
          </w:p>
        </w:tc>
        <w:tc>
          <w:tcPr>
            <w:tcW w:w="348" w:type="dxa"/>
            <w:vMerge/>
            <w:shd w:val="clear" w:color="auto" w:fill="auto"/>
          </w:tcPr>
          <w:p w:rsidRPr="0056185C" w:rsidR="005640BA" w:rsidP="4DC4E955" w:rsidRDefault="005640BA" w14:paraId="70F6105A" w14:textId="6A0FDA64">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12314A"/>
                <w:sz w:val="28"/>
                <w:szCs w:val="28"/>
                <w:lang w:val="en-CA"/>
              </w:rPr>
            </w:pPr>
          </w:p>
        </w:tc>
        <w:tc>
          <w:tcPr>
            <w:tcW w:w="345" w:type="dxa"/>
            <w:tcBorders>
              <w:right w:val="single" w:color="D0CECE" w:sz="4" w:space="0"/>
            </w:tcBorders>
            <w:shd w:val="clear" w:color="auto" w:fill="auto"/>
          </w:tcPr>
          <w:p w:rsidRPr="0056185C" w:rsidR="005640BA" w:rsidP="4DC4E955" w:rsidRDefault="005640BA" w14:paraId="7AC5F99D" w14:textId="67C886D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908" w:type="dxa"/>
            <w:gridSpan w:val="2"/>
            <w:tcBorders>
              <w:left w:val="single" w:color="D0CECE" w:sz="4" w:space="0"/>
              <w:right w:val="single" w:color="D0CECE" w:sz="4" w:space="0"/>
            </w:tcBorders>
            <w:shd w:val="clear" w:color="auto" w:fill="auto"/>
          </w:tcPr>
          <w:p w:rsidRPr="0056185C" w:rsidR="005640BA" w:rsidP="4DC4E955" w:rsidRDefault="005640BA" w14:paraId="5ED98B90" w14:textId="4706CF6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547" w:type="dxa"/>
            <w:gridSpan w:val="2"/>
            <w:tcBorders>
              <w:left w:val="single" w:color="D0CECE" w:sz="4" w:space="0"/>
              <w:right w:val="single" w:color="D0CECE" w:sz="4" w:space="0"/>
            </w:tcBorders>
            <w:shd w:val="clear" w:color="auto" w:fill="auto"/>
          </w:tcPr>
          <w:p w:rsidRPr="0056185C" w:rsidR="005640BA" w:rsidP="4DC4E955" w:rsidRDefault="005640BA" w14:paraId="72EE4718" w14:textId="04F9579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p>
        </w:tc>
        <w:tc>
          <w:tcPr>
            <w:tcW w:w="1716" w:type="dxa"/>
            <w:gridSpan w:val="2"/>
            <w:tcBorders>
              <w:left w:val="single" w:color="D0CECE" w:sz="4" w:space="0"/>
            </w:tcBorders>
            <w:shd w:val="clear" w:color="auto" w:fill="auto"/>
          </w:tcPr>
          <w:p w:rsidRPr="0056185C" w:rsidR="005640BA" w:rsidP="4DC4E955" w:rsidRDefault="005640BA" w14:paraId="6D6E9730" w14:textId="3A0EBBD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r>
      <w:tr w:rsidRPr="0056185C" w:rsidR="005640BA" w14:paraId="0C0B3EF9" w14:textId="77777777">
        <w:trPr>
          <w:trHeight w:val="641"/>
        </w:trPr>
        <w:tc>
          <w:tcPr>
            <w:cnfStyle w:val="001000000000" w:firstRow="0" w:lastRow="0" w:firstColumn="1" w:lastColumn="0" w:oddVBand="0" w:evenVBand="0" w:oddHBand="0" w:evenHBand="0" w:firstRowFirstColumn="0" w:firstRowLastColumn="0" w:lastRowFirstColumn="0" w:lastRowLastColumn="0"/>
            <w:tcW w:w="4986" w:type="dxa"/>
            <w:gridSpan w:val="4"/>
            <w:vMerge/>
            <w:shd w:val="clear" w:color="auto" w:fill="auto"/>
          </w:tcPr>
          <w:p w:rsidRPr="0056185C" w:rsidR="005640BA" w:rsidP="00657A73" w:rsidRDefault="005640BA" w14:paraId="221AB5F6" w14:textId="77777777">
            <w:pPr>
              <w:rPr>
                <w:rFonts w:ascii="Arial" w:hAnsi="Arial" w:eastAsia="Meiryo" w:cs="Arial"/>
                <w:color w:val="555555"/>
                <w:sz w:val="20"/>
                <w:szCs w:val="20"/>
                <w:lang w:val="en-CA"/>
              </w:rPr>
            </w:pPr>
          </w:p>
        </w:tc>
        <w:tc>
          <w:tcPr>
            <w:tcW w:w="348" w:type="dxa"/>
            <w:vMerge/>
            <w:shd w:val="clear" w:color="auto" w:fill="auto"/>
          </w:tcPr>
          <w:p w:rsidRPr="0056185C" w:rsidR="005640BA" w:rsidP="00657A73" w:rsidRDefault="005640BA" w14:paraId="75C3749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345" w:type="dxa"/>
            <w:tcBorders>
              <w:bottom w:val="single" w:color="D0CECE" w:sz="4" w:space="0"/>
              <w:right w:val="single" w:color="D0CECE" w:sz="4" w:space="0"/>
            </w:tcBorders>
            <w:shd w:val="clear" w:color="auto" w:fill="FFF8EF"/>
          </w:tcPr>
          <w:p w:rsidRPr="0056185C" w:rsidR="005640BA" w:rsidP="00657A73" w:rsidRDefault="005640BA" w14:paraId="665D6122" w14:textId="3011F78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908" w:type="dxa"/>
            <w:gridSpan w:val="2"/>
            <w:tcBorders>
              <w:left w:val="single" w:color="D0CECE" w:sz="4" w:space="0"/>
              <w:bottom w:val="single" w:color="D0CECE" w:sz="4" w:space="0"/>
              <w:right w:val="single" w:color="D0CECE" w:sz="4" w:space="0"/>
            </w:tcBorders>
            <w:shd w:val="clear" w:color="auto" w:fill="FFF8EF"/>
          </w:tcPr>
          <w:p w:rsidRPr="0056185C" w:rsidR="005640BA" w:rsidP="00657A73" w:rsidRDefault="005640BA" w14:paraId="276434E3" w14:textId="54C60C3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547" w:type="dxa"/>
            <w:gridSpan w:val="2"/>
            <w:tcBorders>
              <w:left w:val="single" w:color="D0CECE" w:sz="4" w:space="0"/>
              <w:bottom w:val="single" w:color="D0CECE" w:sz="4" w:space="0"/>
              <w:right w:val="single" w:color="D0CECE" w:sz="4" w:space="0"/>
            </w:tcBorders>
            <w:shd w:val="clear" w:color="auto" w:fill="FFF8EF"/>
          </w:tcPr>
          <w:p w:rsidRPr="0056185C" w:rsidR="005640BA" w:rsidP="00657A73" w:rsidRDefault="005640BA" w14:paraId="4A4DB2A5" w14:textId="72C458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p>
        </w:tc>
        <w:tc>
          <w:tcPr>
            <w:tcW w:w="1716" w:type="dxa"/>
            <w:gridSpan w:val="2"/>
            <w:tcBorders>
              <w:left w:val="single" w:color="D0CECE" w:sz="4" w:space="0"/>
              <w:bottom w:val="single" w:color="D0CECE" w:sz="4" w:space="0"/>
            </w:tcBorders>
            <w:shd w:val="clear" w:color="auto" w:fill="FFF8EF"/>
          </w:tcPr>
          <w:p w:rsidRPr="0056185C" w:rsidR="005640BA" w:rsidP="00657A73" w:rsidRDefault="005640BA" w14:paraId="21CB370A" w14:textId="7F4260E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bl>
    <w:p w:rsidRPr="0056185C" w:rsidR="005B08B3" w:rsidP="00F74154" w:rsidRDefault="005B08B3" w14:paraId="5D57FF3A" w14:textId="77777777">
      <w:pPr>
        <w:rPr>
          <w:rFonts w:ascii="Arial" w:hAnsi="Arial" w:eastAsia="Webdings" w:cs="Arial"/>
          <w:color w:val="0070C0"/>
          <w:sz w:val="16"/>
          <w:szCs w:val="15"/>
          <w:lang w:val="en-CA"/>
        </w:rPr>
      </w:pPr>
    </w:p>
    <w:p w:rsidRPr="0056185C" w:rsidR="0051785C" w:rsidP="0051785C" w:rsidRDefault="0051785C" w14:paraId="045D7043" w14:textId="77777777">
      <w:pPr>
        <w:pStyle w:val="Heading2"/>
        <w:rPr>
          <w:rFonts w:ascii="Arial" w:hAnsi="Arial" w:cs="Arial"/>
          <w:bCs w:val="0"/>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AVC = Y</w:t>
      </w:r>
      <w:r w:rsidRPr="0056185C">
        <w:rPr>
          <w:rFonts w:ascii="Arial" w:hAnsi="Arial" w:cs="Arial"/>
          <w:color w:val="545454" w:themeColor="text1"/>
          <w:sz w:val="20"/>
          <w:szCs w:val="20"/>
          <w:highlight w:val="yellow"/>
        </w:rPr>
        <w:t>, SVC (unlocked and locked-in) = N&gt;&gt;</w:t>
      </w: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50"/>
        <w:gridCol w:w="1170"/>
        <w:gridCol w:w="1030"/>
        <w:gridCol w:w="1192"/>
        <w:gridCol w:w="342"/>
        <w:gridCol w:w="496"/>
        <w:gridCol w:w="1170"/>
        <w:gridCol w:w="1170"/>
        <w:gridCol w:w="8"/>
        <w:gridCol w:w="1162"/>
        <w:gridCol w:w="1194"/>
        <w:gridCol w:w="1416"/>
      </w:tblGrid>
      <w:tr w:rsidRPr="0056185C" w:rsidR="002B7B39" w:rsidTr="00D25B6A" w14:paraId="456EE8C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0" w:type="dxa"/>
            <w:gridSpan w:val="12"/>
            <w:tcBorders>
              <w:bottom w:val="none" w:color="auto" w:sz="0" w:space="0"/>
            </w:tcBorders>
            <w:shd w:val="clear" w:color="auto" w:fill="auto"/>
          </w:tcPr>
          <w:p w:rsidRPr="0056185C" w:rsidR="002B7B39" w:rsidRDefault="002B7B39" w14:paraId="675F1329" w14:textId="099E71B1">
            <w:pPr>
              <w:rPr>
                <w:rFonts w:ascii="Arial" w:hAnsi="Arial" w:eastAsia="Meiryo" w:cs="Arial"/>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t>
            </w:r>
            <w:r w:rsidRPr="0056185C" w:rsidR="002A4C5D">
              <w:rPr>
                <w:rFonts w:ascii="Arial" w:hAnsi="Arial" w:eastAsia="Times New Roman" w:cs="Arial"/>
                <w:color w:val="12314A"/>
                <w:sz w:val="20"/>
                <w:szCs w:val="20"/>
                <w:lang w:val="en-CA"/>
              </w:rPr>
              <w:t>with a guaranteed minimum number of payments</w:t>
            </w:r>
          </w:p>
        </w:tc>
      </w:tr>
      <w:tr w:rsidRPr="0056185C" w:rsidR="00ED0BFA" w:rsidTr="00D25B6A" w14:paraId="0FE84B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2" w:type="dxa"/>
            <w:gridSpan w:val="4"/>
            <w:tcBorders>
              <w:bottom w:val="single" w:color="D0CECE" w:sz="4" w:space="0"/>
            </w:tcBorders>
            <w:shd w:val="clear" w:color="auto" w:fill="0B4A72"/>
          </w:tcPr>
          <w:p w:rsidRPr="0056185C" w:rsidR="00ED0BFA" w:rsidRDefault="00ED0BFA" w14:paraId="4AE609AA" w14:textId="77777777">
            <w:pPr>
              <w:jc w:val="center"/>
              <w:rPr>
                <w:rFonts w:ascii="Arial" w:hAnsi="Arial" w:eastAsia="Meiryo" w:cs="Arial"/>
                <w:color w:val="FFFFFF"/>
                <w:sz w:val="20"/>
                <w:szCs w:val="20"/>
                <w:lang w:val="en-CA"/>
              </w:rPr>
            </w:pPr>
            <w:r w:rsidRPr="0056185C">
              <w:rPr>
                <w:rFonts w:ascii="Arial" w:hAnsi="Arial" w:eastAsia="Meiryo" w:cs="Arial"/>
                <w:color w:val="FFFFFF"/>
                <w:sz w:val="20"/>
                <w:szCs w:val="20"/>
                <w:lang w:val="en-CA"/>
              </w:rPr>
              <w:t>UPP pension</w:t>
            </w:r>
          </w:p>
        </w:tc>
        <w:tc>
          <w:tcPr>
            <w:tcW w:w="342" w:type="dxa"/>
            <w:vMerge w:val="restart"/>
            <w:shd w:val="clear" w:color="auto" w:fill="auto"/>
          </w:tcPr>
          <w:p w:rsidRPr="0056185C" w:rsidR="00ED0BFA" w:rsidRDefault="00ED0BFA" w14:paraId="760DAEF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8"/>
                <w:szCs w:val="28"/>
                <w:lang w:val="en-CA"/>
              </w:rPr>
            </w:pPr>
            <w:r w:rsidRPr="0056185C">
              <w:rPr>
                <w:rFonts w:ascii="Arial" w:hAnsi="Arial" w:eastAsia="Meiryo" w:cs="Arial"/>
                <w:b/>
                <w:bCs/>
                <w:color w:val="12314A"/>
                <w:sz w:val="28"/>
                <w:szCs w:val="28"/>
                <w:lang w:val="en-CA"/>
              </w:rPr>
              <w:t>+</w:t>
            </w:r>
          </w:p>
        </w:tc>
        <w:tc>
          <w:tcPr>
            <w:tcW w:w="6616" w:type="dxa"/>
            <w:gridSpan w:val="7"/>
            <w:shd w:val="clear" w:color="auto" w:fill="0B4A72"/>
          </w:tcPr>
          <w:p w:rsidRPr="0056185C" w:rsidR="00ED0BFA" w:rsidRDefault="00ED0BFA" w14:paraId="05FF709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Pre-conversion pension</w:t>
            </w:r>
          </w:p>
          <w:p w:rsidRPr="0056185C" w:rsidR="00ED0BFA" w:rsidRDefault="00ED0BFA" w14:paraId="338EFF6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color w:val="FFFFFF"/>
                <w:sz w:val="20"/>
                <w:szCs w:val="20"/>
                <w:lang w:val="en-CA"/>
              </w:rPr>
              <w:t>Your base pension, plus a pension based on your additional voluntary contributions (AVC).</w:t>
            </w:r>
          </w:p>
        </w:tc>
      </w:tr>
      <w:tr w:rsidRPr="0056185C" w:rsidR="00ED0BFA" w14:paraId="51889CB1" w14:textId="77777777">
        <w:trPr>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val="restart"/>
            <w:tcBorders>
              <w:top w:val="single" w:color="D0CECE" w:sz="4" w:space="0"/>
              <w:right w:val="single" w:color="D0CECE" w:sz="4" w:space="0"/>
            </w:tcBorders>
            <w:shd w:val="clear" w:color="auto" w:fill="0B4A72"/>
          </w:tcPr>
          <w:p w:rsidRPr="0056185C" w:rsidR="00ED0BFA" w:rsidRDefault="00ED0BFA" w14:paraId="5D9567D4" w14:textId="32CA10FB">
            <w:pPr>
              <w:jc w:val="center"/>
              <w:rPr>
                <w:rFonts w:ascii="Arial" w:hAnsi="Arial" w:eastAsia="Meiryo" w:cs="Arial"/>
                <w:color w:val="FFFFFF"/>
                <w:sz w:val="20"/>
                <w:szCs w:val="20"/>
                <w:lang w:val="en-CA"/>
              </w:rPr>
            </w:pPr>
            <w:r w:rsidRPr="0056185C">
              <w:rPr>
                <w:rFonts w:ascii="Arial" w:hAnsi="Arial" w:eastAsia="Meiryo" w:cs="Arial"/>
                <w:color w:val="FFFFFF"/>
                <w:sz w:val="20"/>
                <w:szCs w:val="20"/>
                <w:lang w:val="en-CA"/>
              </w:rPr>
              <w:t>Lifetime pension with a</w:t>
            </w:r>
          </w:p>
        </w:tc>
        <w:tc>
          <w:tcPr>
            <w:tcW w:w="1030" w:type="dxa"/>
            <w:vMerge w:val="restart"/>
            <w:tcBorders>
              <w:top w:val="single" w:color="D0CECE" w:sz="4" w:space="0"/>
              <w:left w:val="single" w:color="D0CECE" w:sz="4" w:space="0"/>
              <w:right w:val="single" w:color="D0CECE" w:sz="4" w:space="0"/>
            </w:tcBorders>
            <w:shd w:val="clear" w:color="auto" w:fill="0B4A72"/>
          </w:tcPr>
          <w:p w:rsidRPr="0056185C" w:rsidR="00ED0BFA" w:rsidRDefault="00ED0BFA" w14:paraId="47BD0BE1"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sz w:val="20"/>
                <w:szCs w:val="20"/>
                <w:highlight w:val="cyan"/>
                <w:lang w:val="en-CA"/>
              </w:rPr>
            </w:pPr>
            <w:r w:rsidRPr="0056185C">
              <w:rPr>
                <w:rFonts w:ascii="Arial" w:hAnsi="Arial" w:eastAsia="Meiryo" w:cs="Arial"/>
                <w:b/>
                <w:bCs/>
                <w:color w:val="FFFFFF"/>
                <w:sz w:val="20"/>
                <w:szCs w:val="20"/>
                <w:lang w:val="en-CA"/>
              </w:rPr>
              <w:t xml:space="preserve">Payable to you </w:t>
            </w:r>
          </w:p>
        </w:tc>
        <w:tc>
          <w:tcPr>
            <w:tcW w:w="1192" w:type="dxa"/>
            <w:vMerge w:val="restart"/>
            <w:tcBorders>
              <w:top w:val="single" w:color="D0CECE" w:sz="4" w:space="0"/>
              <w:left w:val="single" w:color="D0CECE" w:sz="4" w:space="0"/>
            </w:tcBorders>
            <w:shd w:val="clear" w:color="auto" w:fill="0B4A72"/>
          </w:tcPr>
          <w:p w:rsidRPr="0056185C" w:rsidR="00ED0BFA" w:rsidRDefault="00ED0BFA" w14:paraId="3A7D84B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Payable upon your passing</w:t>
            </w:r>
          </w:p>
        </w:tc>
        <w:tc>
          <w:tcPr>
            <w:tcW w:w="342" w:type="dxa"/>
            <w:vMerge/>
          </w:tcPr>
          <w:p w:rsidRPr="0056185C" w:rsidR="00ED0BFA" w:rsidRDefault="00ED0BFA" w14:paraId="7C5A23D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p>
        </w:tc>
        <w:tc>
          <w:tcPr>
            <w:tcW w:w="1666" w:type="dxa"/>
            <w:gridSpan w:val="2"/>
            <w:vMerge w:val="restart"/>
            <w:tcBorders>
              <w:top w:val="single" w:color="D0CECE" w:sz="4" w:space="0"/>
              <w:right w:val="single" w:color="D0CECE" w:sz="4" w:space="0"/>
            </w:tcBorders>
            <w:shd w:val="clear" w:color="auto" w:fill="0B4A72"/>
          </w:tcPr>
          <w:p w:rsidRPr="0056185C" w:rsidR="00ED0BFA" w:rsidRDefault="00ED0BFA" w14:paraId="291EFA5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Lifetime pension with a</w:t>
            </w:r>
          </w:p>
        </w:tc>
        <w:tc>
          <w:tcPr>
            <w:tcW w:w="3534" w:type="dxa"/>
            <w:gridSpan w:val="4"/>
            <w:tcBorders>
              <w:top w:val="single" w:color="D0CECE" w:sz="4" w:space="0"/>
              <w:left w:val="single" w:color="D0CECE" w:sz="4" w:space="0"/>
              <w:right w:val="single" w:color="D0CECE" w:sz="4" w:space="0"/>
            </w:tcBorders>
            <w:shd w:val="clear" w:color="auto" w:fill="0B4A72"/>
          </w:tcPr>
          <w:p w:rsidRPr="0056185C" w:rsidR="00ED0BFA" w:rsidRDefault="00ED0BFA" w14:paraId="24772E8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 xml:space="preserve">Payable to you </w:t>
            </w:r>
          </w:p>
        </w:tc>
        <w:tc>
          <w:tcPr>
            <w:tcW w:w="1416" w:type="dxa"/>
            <w:vMerge w:val="restart"/>
            <w:tcBorders>
              <w:top w:val="single" w:color="D0CECE" w:sz="4" w:space="0"/>
              <w:left w:val="single" w:color="D0CECE" w:sz="4" w:space="0"/>
            </w:tcBorders>
            <w:shd w:val="clear" w:color="auto" w:fill="0B4A72"/>
          </w:tcPr>
          <w:p w:rsidRPr="0056185C" w:rsidR="00ED0BFA" w:rsidRDefault="00ED0BFA" w14:paraId="0B40D71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Payable upon your passing</w:t>
            </w:r>
          </w:p>
        </w:tc>
      </w:tr>
      <w:tr w:rsidRPr="0056185C" w:rsidR="00ED0BFA" w14:paraId="6A111ED4"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tcBorders>
              <w:right w:val="single" w:color="D0CECE" w:sz="4" w:space="0"/>
            </w:tcBorders>
            <w:shd w:val="clear" w:color="auto" w:fill="0B4A72"/>
          </w:tcPr>
          <w:p w:rsidRPr="0056185C" w:rsidR="00ED0BFA" w:rsidRDefault="00ED0BFA" w14:paraId="00F01E80" w14:textId="77777777">
            <w:pPr>
              <w:jc w:val="center"/>
              <w:rPr>
                <w:rFonts w:ascii="Arial" w:hAnsi="Arial" w:eastAsia="Meiryo" w:cs="Arial"/>
                <w:color w:val="FFFFFF"/>
                <w:sz w:val="20"/>
                <w:szCs w:val="20"/>
                <w:lang w:val="en-CA"/>
              </w:rPr>
            </w:pPr>
          </w:p>
        </w:tc>
        <w:tc>
          <w:tcPr>
            <w:tcW w:w="1030" w:type="dxa"/>
            <w:vMerge/>
            <w:tcBorders>
              <w:left w:val="single" w:color="D0CECE" w:sz="4" w:space="0"/>
              <w:right w:val="single" w:color="D0CECE" w:sz="4" w:space="0"/>
            </w:tcBorders>
            <w:shd w:val="clear" w:color="auto" w:fill="0B4A72"/>
          </w:tcPr>
          <w:p w:rsidRPr="0056185C" w:rsidR="00ED0BFA" w:rsidRDefault="00ED0BFA" w14:paraId="16CED31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192" w:type="dxa"/>
            <w:vMerge/>
            <w:tcBorders>
              <w:left w:val="single" w:color="D0CECE" w:sz="4" w:space="0"/>
            </w:tcBorders>
            <w:shd w:val="clear" w:color="auto" w:fill="0B4A72"/>
          </w:tcPr>
          <w:p w:rsidRPr="0056185C" w:rsidR="00ED0BFA" w:rsidRDefault="00ED0BFA" w14:paraId="1784005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342" w:type="dxa"/>
            <w:vMerge/>
          </w:tcPr>
          <w:p w:rsidRPr="0056185C" w:rsidR="00ED0BFA" w:rsidRDefault="00ED0BFA" w14:paraId="3E0E657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666" w:type="dxa"/>
            <w:gridSpan w:val="2"/>
            <w:vMerge/>
            <w:tcBorders>
              <w:right w:val="single" w:color="D0CECE" w:sz="4" w:space="0"/>
            </w:tcBorders>
            <w:shd w:val="clear" w:color="auto" w:fill="0B4A72"/>
          </w:tcPr>
          <w:p w:rsidRPr="0056185C" w:rsidR="00ED0BFA" w:rsidRDefault="00ED0BFA" w14:paraId="49580DA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178" w:type="dxa"/>
            <w:gridSpan w:val="2"/>
            <w:tcBorders>
              <w:top w:val="single" w:color="D0CECE" w:sz="4" w:space="0"/>
              <w:left w:val="single" w:color="D0CECE" w:sz="4" w:space="0"/>
              <w:right w:val="single" w:color="D0CECE" w:sz="4" w:space="0"/>
            </w:tcBorders>
            <w:shd w:val="clear" w:color="auto" w:fill="0B4A72"/>
          </w:tcPr>
          <w:p w:rsidRPr="0056185C" w:rsidR="00ED0BFA" w:rsidRDefault="00ED0BFA" w14:paraId="5210289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sz w:val="20"/>
                <w:szCs w:val="20"/>
                <w:lang w:val="en-CA"/>
              </w:rPr>
            </w:pPr>
            <w:r w:rsidRPr="0056185C">
              <w:rPr>
                <w:rFonts w:ascii="Arial" w:hAnsi="Arial" w:eastAsia="Meiryo" w:cs="Arial"/>
                <w:color w:val="FFFFFF"/>
                <w:sz w:val="20"/>
                <w:szCs w:val="20"/>
                <w:lang w:val="en-CA"/>
              </w:rPr>
              <w:t>Base pension</w:t>
            </w:r>
          </w:p>
        </w:tc>
        <w:tc>
          <w:tcPr>
            <w:tcW w:w="1162" w:type="dxa"/>
            <w:tcBorders>
              <w:top w:val="single" w:color="D0CECE" w:sz="4" w:space="0"/>
              <w:left w:val="single" w:color="D0CECE" w:sz="4" w:space="0"/>
              <w:right w:val="single" w:color="D0CECE" w:sz="4" w:space="0"/>
            </w:tcBorders>
            <w:shd w:val="clear" w:color="auto" w:fill="0B4A72"/>
          </w:tcPr>
          <w:p w:rsidRPr="0056185C" w:rsidR="00ED0BFA" w:rsidRDefault="00ED0BFA" w14:paraId="50F204C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sz w:val="20"/>
                <w:szCs w:val="20"/>
                <w:lang w:val="en-CA"/>
              </w:rPr>
            </w:pPr>
            <w:r w:rsidRPr="0056185C">
              <w:rPr>
                <w:rFonts w:ascii="Arial" w:hAnsi="Arial" w:eastAsia="Meiryo" w:cs="Arial"/>
                <w:color w:val="FFFFFF"/>
                <w:sz w:val="20"/>
                <w:szCs w:val="20"/>
                <w:lang w:val="en-CA"/>
              </w:rPr>
              <w:t>+ AVC</w:t>
            </w:r>
          </w:p>
        </w:tc>
        <w:tc>
          <w:tcPr>
            <w:tcW w:w="1194" w:type="dxa"/>
            <w:tcBorders>
              <w:top w:val="single" w:color="D0CECE" w:sz="4" w:space="0"/>
              <w:left w:val="single" w:color="D0CECE" w:sz="4" w:space="0"/>
              <w:right w:val="single" w:color="D0CECE" w:sz="4" w:space="0"/>
            </w:tcBorders>
            <w:shd w:val="clear" w:color="auto" w:fill="0B4A72"/>
          </w:tcPr>
          <w:p w:rsidRPr="0056185C" w:rsidR="00ED0BFA" w:rsidRDefault="00ED0BFA" w14:paraId="6FAEB4B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color w:val="FFFFFF"/>
                <w:sz w:val="20"/>
                <w:szCs w:val="20"/>
                <w:lang w:val="en-CA"/>
              </w:rPr>
              <w:t xml:space="preserve">= </w:t>
            </w:r>
            <w:r w:rsidRPr="0056185C">
              <w:rPr>
                <w:rFonts w:ascii="Arial" w:hAnsi="Arial" w:eastAsia="Meiryo" w:cs="Arial"/>
                <w:b/>
                <w:bCs/>
                <w:color w:val="FFFFFF"/>
                <w:sz w:val="20"/>
                <w:szCs w:val="20"/>
                <w:lang w:val="en-CA"/>
              </w:rPr>
              <w:t>Total</w:t>
            </w:r>
          </w:p>
        </w:tc>
        <w:tc>
          <w:tcPr>
            <w:tcW w:w="1416" w:type="dxa"/>
            <w:vMerge/>
            <w:tcBorders>
              <w:left w:val="single" w:color="D0CECE" w:sz="4" w:space="0"/>
            </w:tcBorders>
            <w:shd w:val="clear" w:color="auto" w:fill="0B4A72"/>
          </w:tcPr>
          <w:p w:rsidRPr="0056185C" w:rsidR="00ED0BFA" w:rsidRDefault="00ED0BFA" w14:paraId="1C57A99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r>
      <w:tr w:rsidRPr="0056185C" w:rsidR="00ED0BFA" w14:paraId="6EDA3995" w14:textId="77777777">
        <w:trPr>
          <w:trHeight w:val="641"/>
        </w:trPr>
        <w:tc>
          <w:tcPr>
            <w:cnfStyle w:val="001000000000" w:firstRow="0" w:lastRow="0" w:firstColumn="1" w:lastColumn="0" w:oddVBand="0" w:evenVBand="0" w:oddHBand="0" w:evenHBand="0" w:firstRowFirstColumn="0" w:firstRowLastColumn="0" w:lastRowFirstColumn="0" w:lastRowLastColumn="0"/>
            <w:tcW w:w="450" w:type="dxa"/>
            <w:tcBorders>
              <w:right w:val="single" w:color="D0CECE" w:sz="4" w:space="0"/>
            </w:tcBorders>
            <w:shd w:val="clear" w:color="auto" w:fill="auto"/>
          </w:tcPr>
          <w:p w:rsidRPr="0056185C" w:rsidR="00ED0BFA" w:rsidRDefault="00ED0BFA" w14:paraId="2DD88E39" w14:textId="1E20C2DE">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170" w:type="dxa"/>
            <w:tcBorders>
              <w:left w:val="single" w:color="D0CECE" w:sz="4" w:space="0"/>
              <w:right w:val="single" w:color="D0CECE" w:sz="4" w:space="0"/>
            </w:tcBorders>
            <w:shd w:val="clear" w:color="auto" w:fill="auto"/>
          </w:tcPr>
          <w:p w:rsidRPr="0056185C" w:rsidR="00ED0BFA" w:rsidRDefault="00ED0BFA" w14:paraId="67D4E71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030" w:type="dxa"/>
            <w:tcBorders>
              <w:left w:val="single" w:color="D0CECE" w:sz="4" w:space="0"/>
              <w:right w:val="single" w:color="D0CECE" w:sz="4" w:space="0"/>
            </w:tcBorders>
            <w:shd w:val="clear" w:color="auto" w:fill="auto"/>
          </w:tcPr>
          <w:p w:rsidRPr="0056185C" w:rsidR="00ED0BFA" w:rsidRDefault="00ED0BFA" w14:paraId="6DB1402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192" w:type="dxa"/>
            <w:tcBorders>
              <w:left w:val="single" w:color="D0CECE" w:sz="4" w:space="0"/>
            </w:tcBorders>
            <w:shd w:val="clear" w:color="auto" w:fill="auto"/>
          </w:tcPr>
          <w:p w:rsidRPr="0056185C" w:rsidR="00ED0BFA" w:rsidRDefault="00ED0BFA" w14:paraId="43F7153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342" w:type="dxa"/>
            <w:vMerge/>
          </w:tcPr>
          <w:p w:rsidRPr="0056185C" w:rsidR="00ED0BFA" w:rsidRDefault="00ED0BFA" w14:paraId="78F60BB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96" w:type="dxa"/>
            <w:tcBorders>
              <w:right w:val="single" w:color="D0CECE" w:sz="4" w:space="0"/>
            </w:tcBorders>
            <w:shd w:val="clear" w:color="auto" w:fill="auto"/>
          </w:tcPr>
          <w:p w:rsidRPr="0056185C" w:rsidR="00ED0BFA" w:rsidRDefault="00ED0BFA" w14:paraId="122B52EE" w14:textId="5EF62F6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170" w:type="dxa"/>
            <w:tcBorders>
              <w:left w:val="single" w:color="D0CECE" w:sz="4" w:space="0"/>
              <w:right w:val="single" w:color="D0CECE" w:sz="4" w:space="0"/>
            </w:tcBorders>
            <w:shd w:val="clear" w:color="auto" w:fill="auto"/>
          </w:tcPr>
          <w:p w:rsidRPr="0056185C" w:rsidR="00ED0BFA" w:rsidRDefault="00ED0BFA" w14:paraId="23192ED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170" w:type="dxa"/>
            <w:tcBorders>
              <w:left w:val="single" w:color="D0CECE" w:sz="4" w:space="0"/>
              <w:right w:val="single" w:color="D0CECE" w:sz="4" w:space="0"/>
            </w:tcBorders>
            <w:shd w:val="clear" w:color="auto" w:fill="auto"/>
          </w:tcPr>
          <w:p w:rsidRPr="0056185C" w:rsidR="00ED0BFA" w:rsidRDefault="00ED0BFA" w14:paraId="182667F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[WLULG0]</w:t>
            </w:r>
            <w:r w:rsidRPr="0056185C">
              <w:rPr>
                <w:rFonts w:ascii="Arial" w:hAnsi="Arial" w:eastAsia="Meiryo" w:cs="Arial"/>
                <w:color w:val="555555"/>
                <w:sz w:val="20"/>
                <w:szCs w:val="20"/>
                <w:lang w:val="en-CA"/>
              </w:rPr>
              <w:t xml:space="preserve"> </w:t>
            </w:r>
          </w:p>
        </w:tc>
        <w:tc>
          <w:tcPr>
            <w:tcW w:w="1170" w:type="dxa"/>
            <w:gridSpan w:val="2"/>
            <w:tcBorders>
              <w:left w:val="single" w:color="D0CECE" w:sz="4" w:space="0"/>
              <w:right w:val="single" w:color="D0CECE" w:sz="4" w:space="0"/>
            </w:tcBorders>
          </w:tcPr>
          <w:p w:rsidRPr="0056185C" w:rsidR="00ED0BFA" w:rsidRDefault="00ED0BFA" w14:paraId="146F264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[WLULG0AVC]</w:t>
            </w:r>
            <w:r w:rsidRPr="0056185C">
              <w:rPr>
                <w:rFonts w:ascii="Arial" w:hAnsi="Arial" w:eastAsia="Meiryo" w:cs="Arial"/>
                <w:color w:val="555555"/>
                <w:sz w:val="20"/>
                <w:szCs w:val="20"/>
              </w:rPr>
              <w:t xml:space="preserve"> </w:t>
            </w:r>
          </w:p>
        </w:tc>
        <w:tc>
          <w:tcPr>
            <w:tcW w:w="1194" w:type="dxa"/>
            <w:tcBorders>
              <w:left w:val="single" w:color="D0CECE" w:sz="4" w:space="0"/>
              <w:right w:val="single" w:color="D0CECE" w:sz="4" w:space="0"/>
            </w:tcBorders>
          </w:tcPr>
          <w:p w:rsidRPr="0056185C" w:rsidR="00ED0BFA" w:rsidRDefault="00ED0BFA" w14:paraId="071B55F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[WLULG0Total]</w:t>
            </w:r>
            <w:r w:rsidRPr="0056185C">
              <w:rPr>
                <w:rFonts w:ascii="Arial" w:hAnsi="Arial" w:eastAsia="Meiryo" w:cs="Arial"/>
                <w:color w:val="555555"/>
                <w:sz w:val="20"/>
                <w:szCs w:val="20"/>
              </w:rPr>
              <w:t xml:space="preserve"> </w:t>
            </w:r>
          </w:p>
        </w:tc>
        <w:tc>
          <w:tcPr>
            <w:tcW w:w="1416" w:type="dxa"/>
            <w:tcBorders>
              <w:left w:val="single" w:color="D0CECE" w:sz="4" w:space="0"/>
            </w:tcBorders>
            <w:shd w:val="clear" w:color="auto" w:fill="auto"/>
          </w:tcPr>
          <w:p w:rsidRPr="0056185C" w:rsidR="00ED0BFA" w:rsidRDefault="00ED0BFA" w14:paraId="3EBCDF95"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N/A</w:t>
            </w:r>
          </w:p>
        </w:tc>
      </w:tr>
      <w:tr w:rsidRPr="0056185C" w:rsidR="00ED0BFA" w14:paraId="1C8B3D2F"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right w:val="single" w:color="D0CECE" w:sz="4" w:space="0"/>
            </w:tcBorders>
            <w:shd w:val="clear" w:color="auto" w:fill="FFF8EF"/>
          </w:tcPr>
          <w:p w:rsidRPr="0056185C" w:rsidR="00ED0BFA" w:rsidRDefault="00ED0BFA" w14:paraId="44DFFCE5" w14:textId="3F54595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170" w:type="dxa"/>
            <w:tcBorders>
              <w:left w:val="single" w:color="D0CECE" w:sz="4" w:space="0"/>
              <w:bottom w:val="single" w:color="D0CECE" w:sz="4" w:space="0"/>
              <w:right w:val="single" w:color="D0CECE" w:sz="4" w:space="0"/>
            </w:tcBorders>
            <w:shd w:val="clear" w:color="auto" w:fill="FFF8EF"/>
          </w:tcPr>
          <w:p w:rsidRPr="0056185C" w:rsidR="00ED0BFA" w:rsidRDefault="00ED0BFA" w14:paraId="5FF5A91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030" w:type="dxa"/>
            <w:tcBorders>
              <w:left w:val="single" w:color="D0CECE" w:sz="4" w:space="0"/>
              <w:bottom w:val="single" w:color="D0CECE" w:sz="4" w:space="0"/>
              <w:right w:val="single" w:color="D0CECE" w:sz="4" w:space="0"/>
            </w:tcBorders>
            <w:shd w:val="clear" w:color="auto" w:fill="FFF8EF"/>
          </w:tcPr>
          <w:p w:rsidRPr="0056185C" w:rsidR="00ED0BFA" w:rsidRDefault="00ED0BFA" w14:paraId="6E64D7A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192" w:type="dxa"/>
            <w:tcBorders>
              <w:left w:val="single" w:color="D0CECE" w:sz="4" w:space="0"/>
              <w:bottom w:val="single" w:color="D0CECE" w:sz="4" w:space="0"/>
            </w:tcBorders>
            <w:shd w:val="clear" w:color="auto" w:fill="FFF8EF"/>
          </w:tcPr>
          <w:p w:rsidRPr="0056185C" w:rsidR="00ED0BFA" w:rsidRDefault="00ED0BFA" w14:paraId="2DB13A7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342" w:type="dxa"/>
            <w:vMerge/>
          </w:tcPr>
          <w:p w:rsidRPr="0056185C" w:rsidR="00ED0BFA" w:rsidRDefault="00ED0BFA" w14:paraId="031DC91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96" w:type="dxa"/>
            <w:tcBorders>
              <w:right w:val="single" w:color="D0CECE" w:sz="4" w:space="0"/>
            </w:tcBorders>
            <w:shd w:val="clear" w:color="auto" w:fill="FFF8EF"/>
          </w:tcPr>
          <w:p w:rsidRPr="0056185C" w:rsidR="00ED0BFA" w:rsidRDefault="00ED0BFA" w14:paraId="28B95978" w14:textId="3614B34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170" w:type="dxa"/>
            <w:tcBorders>
              <w:left w:val="single" w:color="D0CECE" w:sz="4" w:space="0"/>
              <w:right w:val="single" w:color="D0CECE" w:sz="4" w:space="0"/>
            </w:tcBorders>
            <w:shd w:val="clear" w:color="auto" w:fill="FFF8EF"/>
          </w:tcPr>
          <w:p w:rsidRPr="0056185C" w:rsidR="00ED0BFA" w:rsidRDefault="00ED0BFA" w14:paraId="69AA14B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170" w:type="dxa"/>
            <w:tcBorders>
              <w:left w:val="single" w:color="D0CECE" w:sz="4" w:space="0"/>
              <w:right w:val="single" w:color="D0CECE" w:sz="4" w:space="0"/>
            </w:tcBorders>
            <w:shd w:val="clear" w:color="auto" w:fill="FFF8EF"/>
          </w:tcPr>
          <w:p w:rsidRPr="0056185C" w:rsidR="00ED0BFA" w:rsidRDefault="00ED0BFA" w14:paraId="3CE9328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Pr="0056185C">
              <w:rPr>
                <w:rFonts w:ascii="Arial" w:hAnsi="Arial" w:eastAsia="Meiryo" w:cs="Arial"/>
                <w:color w:val="555555"/>
                <w:sz w:val="20"/>
                <w:szCs w:val="20"/>
                <w:lang w:val="en-CA"/>
              </w:rPr>
              <w:t xml:space="preserve"> </w:t>
            </w:r>
          </w:p>
        </w:tc>
        <w:tc>
          <w:tcPr>
            <w:tcW w:w="1170" w:type="dxa"/>
            <w:gridSpan w:val="2"/>
            <w:tcBorders>
              <w:left w:val="single" w:color="D0CECE" w:sz="4" w:space="0"/>
              <w:right w:val="single" w:color="D0CECE" w:sz="4" w:space="0"/>
            </w:tcBorders>
            <w:shd w:val="clear" w:color="auto" w:fill="FFF8EF"/>
          </w:tcPr>
          <w:p w:rsidRPr="0056185C" w:rsidR="00ED0BFA" w:rsidRDefault="00ED0BFA" w14:paraId="5943550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[WLULG5AVC]</w:t>
            </w:r>
            <w:r w:rsidRPr="0056185C">
              <w:rPr>
                <w:rFonts w:ascii="Arial" w:hAnsi="Arial" w:eastAsia="Meiryo" w:cs="Arial"/>
                <w:color w:val="555555"/>
                <w:sz w:val="20"/>
                <w:szCs w:val="20"/>
              </w:rPr>
              <w:t xml:space="preserve"> </w:t>
            </w:r>
          </w:p>
        </w:tc>
        <w:tc>
          <w:tcPr>
            <w:tcW w:w="1194" w:type="dxa"/>
            <w:tcBorders>
              <w:left w:val="single" w:color="D0CECE" w:sz="4" w:space="0"/>
              <w:right w:val="single" w:color="D0CECE" w:sz="4" w:space="0"/>
            </w:tcBorders>
            <w:shd w:val="clear" w:color="auto" w:fill="FFF8EF"/>
          </w:tcPr>
          <w:p w:rsidRPr="0056185C" w:rsidR="00ED0BFA" w:rsidRDefault="00ED0BFA" w14:paraId="0721E96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[WLULG5Total]</w:t>
            </w:r>
            <w:r w:rsidRPr="0056185C">
              <w:rPr>
                <w:rFonts w:ascii="Arial" w:hAnsi="Arial" w:eastAsia="Meiryo" w:cs="Arial"/>
                <w:color w:val="555555"/>
                <w:sz w:val="20"/>
                <w:szCs w:val="20"/>
              </w:rPr>
              <w:t xml:space="preserve"> </w:t>
            </w:r>
          </w:p>
        </w:tc>
        <w:tc>
          <w:tcPr>
            <w:tcW w:w="1416" w:type="dxa"/>
            <w:tcBorders>
              <w:left w:val="single" w:color="D0CECE" w:sz="4" w:space="0"/>
            </w:tcBorders>
            <w:shd w:val="clear" w:color="auto" w:fill="FFF8EF"/>
          </w:tcPr>
          <w:p w:rsidRPr="0056185C" w:rsidR="00ED0BFA" w:rsidRDefault="00ED0BFA" w14:paraId="3B03D18F" w14:textId="78A198A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ins w:author="Rafeena Rahman" w:date="2025-05-14T18:53:00Z" w16du:dateUtc="2025-05-14T22:53:00Z" w:id="5">
              <w:r w:rsidR="009A17C1">
                <w:rPr>
                  <w:rFonts w:ascii="Arial" w:hAnsi="Arial" w:eastAsia="Meiryo" w:cs="Arial"/>
                  <w:color w:val="555555"/>
                  <w:sz w:val="20"/>
                  <w:szCs w:val="20"/>
                  <w:highlight w:val="cyan"/>
                  <w:lang w:val="en-CA"/>
                </w:rPr>
                <w:t>Total</w:t>
              </w:r>
            </w:ins>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[G5EndDate]</w:t>
            </w:r>
          </w:p>
        </w:tc>
      </w:tr>
      <w:tr w:rsidRPr="0056185C" w:rsidR="00ED0BFA" w14:paraId="6EA7F9FC" w14:textId="77777777">
        <w:trPr>
          <w:trHeight w:val="300"/>
        </w:trPr>
        <w:tc>
          <w:tcPr>
            <w:cnfStyle w:val="001000000000" w:firstRow="0" w:lastRow="0" w:firstColumn="1" w:lastColumn="0" w:oddVBand="0" w:evenVBand="0" w:oddHBand="0" w:evenHBand="0" w:firstRowFirstColumn="0" w:firstRowLastColumn="0" w:lastRowFirstColumn="0" w:lastRowLastColumn="0"/>
            <w:tcW w:w="3842" w:type="dxa"/>
            <w:gridSpan w:val="4"/>
            <w:vMerge w:val="restart"/>
            <w:tcBorders>
              <w:top w:val="single" w:color="D0CECE" w:sz="4" w:space="0"/>
            </w:tcBorders>
            <w:shd w:val="clear" w:color="auto" w:fill="auto"/>
          </w:tcPr>
          <w:p w:rsidRPr="0056185C" w:rsidR="00ED0BFA" w:rsidRDefault="00ED0BFA" w14:paraId="44D5E6F0"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RDefault="00ED0BFA" w14:paraId="5D09718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12314A"/>
                <w:sz w:val="28"/>
                <w:szCs w:val="28"/>
                <w:lang w:val="en-CA"/>
              </w:rPr>
            </w:pPr>
          </w:p>
        </w:tc>
        <w:tc>
          <w:tcPr>
            <w:tcW w:w="496" w:type="dxa"/>
            <w:tcBorders>
              <w:right w:val="single" w:color="D0CECE" w:sz="4" w:space="0"/>
            </w:tcBorders>
            <w:shd w:val="clear" w:color="auto" w:fill="auto"/>
          </w:tcPr>
          <w:p w:rsidRPr="0056185C" w:rsidR="00ED0BFA" w:rsidRDefault="00ED0BFA" w14:paraId="4E556145" w14:textId="4537F30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170" w:type="dxa"/>
            <w:tcBorders>
              <w:left w:val="single" w:color="D0CECE" w:sz="4" w:space="0"/>
              <w:right w:val="single" w:color="D0CECE" w:sz="4" w:space="0"/>
            </w:tcBorders>
            <w:shd w:val="clear" w:color="auto" w:fill="auto"/>
          </w:tcPr>
          <w:p w:rsidRPr="0056185C" w:rsidR="00ED0BFA" w:rsidRDefault="00ED0BFA" w14:paraId="3C817F5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170" w:type="dxa"/>
            <w:tcBorders>
              <w:left w:val="single" w:color="D0CECE" w:sz="4" w:space="0"/>
              <w:right w:val="single" w:color="D0CECE" w:sz="4" w:space="0"/>
            </w:tcBorders>
            <w:shd w:val="clear" w:color="auto" w:fill="auto"/>
          </w:tcPr>
          <w:p w:rsidRPr="0056185C" w:rsidR="00ED0BFA" w:rsidRDefault="00ED0BFA" w14:paraId="4EFFF0D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p>
        </w:tc>
        <w:tc>
          <w:tcPr>
            <w:tcW w:w="1170" w:type="dxa"/>
            <w:gridSpan w:val="2"/>
            <w:tcBorders>
              <w:left w:val="single" w:color="D0CECE" w:sz="4" w:space="0"/>
              <w:right w:val="single" w:color="D0CECE" w:sz="4" w:space="0"/>
            </w:tcBorders>
          </w:tcPr>
          <w:p w:rsidRPr="0056185C" w:rsidR="00ED0BFA" w:rsidRDefault="00ED0BFA" w14:paraId="4BC6808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[WLULG10AVC]</w:t>
            </w:r>
            <w:r w:rsidRPr="0056185C">
              <w:rPr>
                <w:rFonts w:ascii="Arial" w:hAnsi="Arial" w:eastAsia="Meiryo" w:cs="Arial"/>
                <w:color w:val="555555"/>
                <w:sz w:val="20"/>
                <w:szCs w:val="20"/>
              </w:rPr>
              <w:t xml:space="preserve"> </w:t>
            </w:r>
          </w:p>
        </w:tc>
        <w:tc>
          <w:tcPr>
            <w:tcW w:w="1194" w:type="dxa"/>
            <w:tcBorders>
              <w:left w:val="single" w:color="D0CECE" w:sz="4" w:space="0"/>
              <w:right w:val="single" w:color="D0CECE" w:sz="4" w:space="0"/>
            </w:tcBorders>
          </w:tcPr>
          <w:p w:rsidRPr="0056185C" w:rsidR="00ED0BFA" w:rsidRDefault="00ED0BFA" w14:paraId="193EA06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[WLULG10Total]</w:t>
            </w:r>
            <w:r w:rsidRPr="0056185C">
              <w:rPr>
                <w:rFonts w:ascii="Arial" w:hAnsi="Arial" w:eastAsia="Meiryo" w:cs="Arial"/>
                <w:color w:val="555555"/>
                <w:sz w:val="20"/>
                <w:szCs w:val="20"/>
              </w:rPr>
              <w:t xml:space="preserve"> </w:t>
            </w:r>
          </w:p>
        </w:tc>
        <w:tc>
          <w:tcPr>
            <w:tcW w:w="1416" w:type="dxa"/>
            <w:tcBorders>
              <w:left w:val="single" w:color="D0CECE" w:sz="4" w:space="0"/>
            </w:tcBorders>
            <w:shd w:val="clear" w:color="auto" w:fill="auto"/>
          </w:tcPr>
          <w:p w:rsidRPr="0056185C" w:rsidR="00ED0BFA" w:rsidRDefault="00ED0BFA" w14:paraId="129B6615" w14:textId="674D0CA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ins w:author="Rafeena Rahman" w:date="2025-05-14T18:53:00Z" w16du:dateUtc="2025-05-14T22:53:00Z" w:id="6">
              <w:r w:rsidR="009A17C1">
                <w:rPr>
                  <w:rFonts w:ascii="Arial" w:hAnsi="Arial" w:eastAsia="Meiryo" w:cs="Arial"/>
                  <w:color w:val="555555"/>
                  <w:sz w:val="20"/>
                  <w:szCs w:val="20"/>
                  <w:highlight w:val="cyan"/>
                  <w:lang w:val="en-CA"/>
                </w:rPr>
                <w:t>Total</w:t>
              </w:r>
            </w:ins>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r>
      <w:tr w:rsidRPr="0056185C" w:rsidR="00ED0BFA" w14:paraId="06FD40E2"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RDefault="00ED0BFA" w14:paraId="6124AD82"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RDefault="00ED0BFA" w14:paraId="572139D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96" w:type="dxa"/>
            <w:tcBorders>
              <w:bottom w:val="single" w:color="D0CECE" w:sz="4" w:space="0"/>
              <w:right w:val="single" w:color="D0CECE" w:sz="4" w:space="0"/>
            </w:tcBorders>
            <w:shd w:val="clear" w:color="auto" w:fill="FFF8EF"/>
          </w:tcPr>
          <w:p w:rsidRPr="0056185C" w:rsidR="00ED0BFA" w:rsidRDefault="00ED0BFA" w14:paraId="30B45F8B" w14:textId="0E1646C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170" w:type="dxa"/>
            <w:tcBorders>
              <w:left w:val="single" w:color="D0CECE" w:sz="4" w:space="0"/>
              <w:bottom w:val="single" w:color="D0CECE" w:sz="4" w:space="0"/>
              <w:right w:val="single" w:color="D0CECE" w:sz="4" w:space="0"/>
            </w:tcBorders>
            <w:shd w:val="clear" w:color="auto" w:fill="FFF8EF"/>
          </w:tcPr>
          <w:p w:rsidRPr="0056185C" w:rsidR="00ED0BFA" w:rsidRDefault="00ED0BFA" w14:paraId="12C2360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170" w:type="dxa"/>
            <w:tcBorders>
              <w:left w:val="single" w:color="D0CECE" w:sz="4" w:space="0"/>
              <w:bottom w:val="single" w:color="D0CECE" w:sz="4" w:space="0"/>
              <w:right w:val="single" w:color="D0CECE" w:sz="4" w:space="0"/>
            </w:tcBorders>
            <w:shd w:val="clear" w:color="auto" w:fill="FFF8EF"/>
          </w:tcPr>
          <w:p w:rsidRPr="0056185C" w:rsidR="00ED0BFA" w:rsidRDefault="00ED0BFA" w14:paraId="3FA099C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p>
        </w:tc>
        <w:tc>
          <w:tcPr>
            <w:tcW w:w="1170" w:type="dxa"/>
            <w:gridSpan w:val="2"/>
            <w:tcBorders>
              <w:left w:val="single" w:color="D0CECE" w:sz="4" w:space="0"/>
              <w:bottom w:val="single" w:color="D0CECE" w:sz="4" w:space="0"/>
              <w:right w:val="single" w:color="D0CECE" w:sz="4" w:space="0"/>
            </w:tcBorders>
            <w:shd w:val="clear" w:color="auto" w:fill="FFF8EF"/>
          </w:tcPr>
          <w:p w:rsidRPr="0056185C" w:rsidR="00ED0BFA" w:rsidRDefault="00ED0BFA" w14:paraId="0F37D68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[WLULG15AVC]</w:t>
            </w:r>
            <w:r w:rsidRPr="0056185C">
              <w:rPr>
                <w:rFonts w:ascii="Arial" w:hAnsi="Arial" w:eastAsia="Meiryo" w:cs="Arial"/>
                <w:color w:val="555555"/>
                <w:sz w:val="20"/>
                <w:szCs w:val="20"/>
              </w:rPr>
              <w:t xml:space="preserve"> </w:t>
            </w:r>
          </w:p>
        </w:tc>
        <w:tc>
          <w:tcPr>
            <w:tcW w:w="1194" w:type="dxa"/>
            <w:tcBorders>
              <w:left w:val="single" w:color="D0CECE" w:sz="4" w:space="0"/>
              <w:bottom w:val="single" w:color="D0CECE" w:sz="4" w:space="0"/>
              <w:right w:val="single" w:color="D0CECE" w:sz="4" w:space="0"/>
            </w:tcBorders>
            <w:shd w:val="clear" w:color="auto" w:fill="FFF8EF"/>
          </w:tcPr>
          <w:p w:rsidRPr="0056185C" w:rsidR="00ED0BFA" w:rsidRDefault="00ED0BFA" w14:paraId="6C2D1F0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[WLULG15Total]</w:t>
            </w:r>
            <w:r w:rsidRPr="0056185C">
              <w:rPr>
                <w:rFonts w:ascii="Arial" w:hAnsi="Arial" w:eastAsia="Meiryo" w:cs="Arial"/>
                <w:color w:val="555555"/>
                <w:sz w:val="20"/>
                <w:szCs w:val="20"/>
              </w:rPr>
              <w:t xml:space="preserve"> </w:t>
            </w:r>
          </w:p>
        </w:tc>
        <w:tc>
          <w:tcPr>
            <w:tcW w:w="1416" w:type="dxa"/>
            <w:tcBorders>
              <w:left w:val="single" w:color="D0CECE" w:sz="4" w:space="0"/>
              <w:bottom w:val="single" w:color="D0CECE" w:sz="4" w:space="0"/>
            </w:tcBorders>
            <w:shd w:val="clear" w:color="auto" w:fill="FFF8EF"/>
          </w:tcPr>
          <w:p w:rsidRPr="0056185C" w:rsidR="00ED0BFA" w:rsidRDefault="00ED0BFA" w14:paraId="1A0D3028" w14:textId="721351A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ins w:author="Rafeena Rahman" w:date="2025-05-14T18:53:00Z" w16du:dateUtc="2025-05-14T22:53:00Z" w:id="7">
              <w:r w:rsidR="009A17C1">
                <w:rPr>
                  <w:rFonts w:ascii="Arial" w:hAnsi="Arial" w:eastAsia="Meiryo" w:cs="Arial"/>
                  <w:color w:val="555555"/>
                  <w:sz w:val="20"/>
                  <w:szCs w:val="20"/>
                  <w:highlight w:val="cyan"/>
                  <w:lang w:val="en-CA"/>
                </w:rPr>
                <w:t>Total</w:t>
              </w:r>
            </w:ins>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r w:rsidRPr="0056185C" w:rsidR="00ED0BFA" w14:paraId="702C25D8"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RDefault="00ED0BFA" w14:paraId="1ACE6D64"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RDefault="00ED0BFA" w14:paraId="7C4754F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6616" w:type="dxa"/>
            <w:gridSpan w:val="7"/>
            <w:tcBorders>
              <w:top w:val="single" w:color="D0CECE" w:sz="4" w:space="0"/>
              <w:bottom w:val="single" w:color="D0CECE" w:sz="4" w:space="0"/>
            </w:tcBorders>
            <w:shd w:val="clear" w:color="auto" w:fill="auto"/>
          </w:tcPr>
          <w:p w:rsidRPr="0056185C" w:rsidR="00ED0BFA" w:rsidRDefault="00ED0BFA" w14:paraId="18181D63" w14:textId="39A02C5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75757"/>
                <w:sz w:val="20"/>
                <w:szCs w:val="20"/>
              </w:rPr>
              <w:t>Alternatively, you may elect to receive your AVC pension as a single lump sum in lieu of a portion of your monthly pension.</w:t>
            </w:r>
          </w:p>
        </w:tc>
      </w:tr>
      <w:tr w:rsidRPr="0056185C" w:rsidR="00ED0BFA" w14:paraId="3000BFC1"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P="00E64E34" w:rsidRDefault="00ED0BFA" w14:paraId="6FCD6C12"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P="00E64E34" w:rsidRDefault="00ED0BFA" w14:paraId="36B7D3F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2836" w:type="dxa"/>
            <w:gridSpan w:val="3"/>
            <w:tcBorders>
              <w:right w:val="single" w:color="D0CECE" w:sz="4" w:space="0"/>
            </w:tcBorders>
            <w:shd w:val="clear" w:color="auto" w:fill="0B4A72"/>
          </w:tcPr>
          <w:p w:rsidRPr="0056185C" w:rsidR="00ED0BFA" w:rsidP="00E64E34" w:rsidRDefault="00ED0BFA" w14:paraId="0C0450B5" w14:textId="781A39DF">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cs="Arial"/>
                <w:b/>
                <w:bCs/>
                <w:color w:val="FFFFFF" w:themeColor="background1"/>
                <w:sz w:val="20"/>
                <w:szCs w:val="20"/>
              </w:rPr>
              <w:t>Lifetime pension with a</w:t>
            </w:r>
          </w:p>
        </w:tc>
        <w:tc>
          <w:tcPr>
            <w:tcW w:w="2364" w:type="dxa"/>
            <w:gridSpan w:val="3"/>
            <w:tcBorders>
              <w:left w:val="single" w:color="D0CECE" w:sz="4" w:space="0"/>
              <w:right w:val="single" w:color="D0CECE" w:sz="4" w:space="0"/>
            </w:tcBorders>
            <w:shd w:val="clear" w:color="auto" w:fill="0B4A72"/>
          </w:tcPr>
          <w:p w:rsidRPr="0056185C" w:rsidR="00ED0BFA" w:rsidP="00E64E34" w:rsidRDefault="00ED0BFA" w14:paraId="32C1E40B" w14:textId="212B0C96">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Payable to you</w:t>
            </w:r>
          </w:p>
        </w:tc>
        <w:tc>
          <w:tcPr>
            <w:tcW w:w="1416" w:type="dxa"/>
            <w:tcBorders>
              <w:left w:val="single" w:color="D0CECE" w:sz="4" w:space="0"/>
            </w:tcBorders>
            <w:shd w:val="clear" w:color="auto" w:fill="0B4A72"/>
          </w:tcPr>
          <w:p w:rsidRPr="0056185C" w:rsidR="00ED0BFA" w:rsidP="00E64E34" w:rsidRDefault="00ED0BFA" w14:paraId="53564779" w14:textId="0B8E919D">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b/>
                <w:bCs/>
                <w:color w:val="FFFFFF" w:themeColor="background1"/>
                <w:sz w:val="20"/>
                <w:szCs w:val="20"/>
              </w:rPr>
              <w:t>Payable upon your passing</w:t>
            </w:r>
          </w:p>
        </w:tc>
      </w:tr>
      <w:tr w:rsidRPr="0056185C" w:rsidR="00ED0BFA" w14:paraId="7D0B0810"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P="00E61E3A" w:rsidRDefault="00ED0BFA" w14:paraId="3F8BD07E"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P="00E61E3A" w:rsidRDefault="00ED0BFA" w14:paraId="71CA3CE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96" w:type="dxa"/>
            <w:tcBorders>
              <w:right w:val="single" w:color="D0CECE" w:sz="4" w:space="0"/>
            </w:tcBorders>
            <w:shd w:val="clear" w:color="auto" w:fill="auto"/>
          </w:tcPr>
          <w:p w:rsidRPr="0056185C" w:rsidR="00ED0BFA" w:rsidP="00E61E3A" w:rsidRDefault="00ED0BFA" w14:paraId="7690480E" w14:textId="6F856A8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p>
        </w:tc>
        <w:tc>
          <w:tcPr>
            <w:tcW w:w="2340" w:type="dxa"/>
            <w:gridSpan w:val="2"/>
            <w:tcBorders>
              <w:left w:val="single" w:color="D0CECE" w:sz="4" w:space="0"/>
              <w:right w:val="single" w:color="D0CECE" w:sz="4" w:space="0"/>
            </w:tcBorders>
            <w:shd w:val="clear" w:color="auto" w:fill="auto"/>
          </w:tcPr>
          <w:p w:rsidRPr="0056185C" w:rsidR="00ED0BFA" w:rsidP="00E61E3A" w:rsidRDefault="00ED0BFA" w14:paraId="182939F3" w14:textId="62742D3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364" w:type="dxa"/>
            <w:gridSpan w:val="3"/>
            <w:tcBorders>
              <w:left w:val="single" w:color="D0CECE" w:sz="4" w:space="0"/>
              <w:right w:val="single" w:color="D0CECE" w:sz="4" w:space="0"/>
            </w:tcBorders>
            <w:shd w:val="clear" w:color="auto" w:fill="auto"/>
          </w:tcPr>
          <w:p w:rsidRPr="0056185C" w:rsidR="00ED0BFA" w:rsidP="00E61E3A" w:rsidRDefault="00ED0BFA" w14:paraId="00A0D24F" w14:textId="1DF87AE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auto"/>
          </w:tcPr>
          <w:p w:rsidRPr="0056185C" w:rsidR="00ED0BFA" w:rsidP="00E61E3A" w:rsidRDefault="00ED0BFA" w14:paraId="34B0C890" w14:textId="608F4EB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ED0BFA" w14:paraId="7BB682F5"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P="00E61E3A" w:rsidRDefault="00ED0BFA" w14:paraId="63E41002"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P="00E61E3A" w:rsidRDefault="00ED0BFA" w14:paraId="3F470E0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96" w:type="dxa"/>
            <w:tcBorders>
              <w:right w:val="single" w:color="D0CECE" w:sz="4" w:space="0"/>
            </w:tcBorders>
            <w:shd w:val="clear" w:color="auto" w:fill="FFF8EF"/>
          </w:tcPr>
          <w:p w:rsidRPr="0056185C" w:rsidR="00ED0BFA" w:rsidP="00E61E3A" w:rsidRDefault="00ED0BFA" w14:paraId="23F1A1DF" w14:textId="6E61DFD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w:t>
            </w:r>
          </w:p>
        </w:tc>
        <w:tc>
          <w:tcPr>
            <w:tcW w:w="2340" w:type="dxa"/>
            <w:gridSpan w:val="2"/>
            <w:tcBorders>
              <w:left w:val="single" w:color="D0CECE" w:sz="4" w:space="0"/>
              <w:right w:val="single" w:color="D0CECE" w:sz="4" w:space="0"/>
            </w:tcBorders>
            <w:shd w:val="clear" w:color="auto" w:fill="FFF8EF"/>
          </w:tcPr>
          <w:p w:rsidRPr="0056185C" w:rsidR="00ED0BFA" w:rsidP="00E61E3A" w:rsidRDefault="00ED0BFA" w14:paraId="07DBA981" w14:textId="74CBFD8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364" w:type="dxa"/>
            <w:gridSpan w:val="3"/>
            <w:tcBorders>
              <w:left w:val="single" w:color="D0CECE" w:sz="4" w:space="0"/>
              <w:right w:val="single" w:color="D0CECE" w:sz="4" w:space="0"/>
            </w:tcBorders>
            <w:shd w:val="clear" w:color="auto" w:fill="FFF8EF"/>
          </w:tcPr>
          <w:p w:rsidRPr="0056185C" w:rsidR="00ED0BFA" w:rsidP="00E61E3A" w:rsidRDefault="00ED0BFA" w14:paraId="110263E7" w14:textId="50C8FFB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FFF8EF"/>
          </w:tcPr>
          <w:p w:rsidRPr="0056185C" w:rsidR="00ED0BFA" w:rsidP="00E61E3A" w:rsidRDefault="00ED0BFA" w14:paraId="23BF4493" w14:textId="4A074F8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ED0BFA" w14:paraId="0499496E"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P="00E61E3A" w:rsidRDefault="00ED0BFA" w14:paraId="6AEA762D"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P="00E61E3A" w:rsidRDefault="00ED0BFA" w14:paraId="3FC4972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96" w:type="dxa"/>
            <w:tcBorders>
              <w:right w:val="single" w:color="D0CECE" w:sz="4" w:space="0"/>
            </w:tcBorders>
            <w:shd w:val="clear" w:color="auto" w:fill="auto"/>
          </w:tcPr>
          <w:p w:rsidRPr="0056185C" w:rsidR="00ED0BFA" w:rsidP="00E61E3A" w:rsidRDefault="00ED0BFA" w14:paraId="73E7A847" w14:textId="0A4A6FC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7</w:t>
            </w:r>
          </w:p>
        </w:tc>
        <w:tc>
          <w:tcPr>
            <w:tcW w:w="2340" w:type="dxa"/>
            <w:gridSpan w:val="2"/>
            <w:tcBorders>
              <w:left w:val="single" w:color="D0CECE" w:sz="4" w:space="0"/>
              <w:right w:val="single" w:color="D0CECE" w:sz="4" w:space="0"/>
            </w:tcBorders>
            <w:shd w:val="clear" w:color="auto" w:fill="auto"/>
          </w:tcPr>
          <w:p w:rsidRPr="0056185C" w:rsidR="00ED0BFA" w:rsidP="00E61E3A" w:rsidRDefault="00ED0BFA" w14:paraId="192FA854" w14:textId="1582901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364" w:type="dxa"/>
            <w:gridSpan w:val="3"/>
            <w:tcBorders>
              <w:left w:val="single" w:color="D0CECE" w:sz="4" w:space="0"/>
              <w:right w:val="single" w:color="D0CECE" w:sz="4" w:space="0"/>
            </w:tcBorders>
            <w:shd w:val="clear" w:color="auto" w:fill="auto"/>
          </w:tcPr>
          <w:p w:rsidRPr="0056185C" w:rsidR="00ED0BFA" w:rsidP="00E61E3A" w:rsidRDefault="00ED0BFA" w14:paraId="54594DCB" w14:textId="4CDD7B1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auto"/>
          </w:tcPr>
          <w:p w:rsidRPr="0056185C" w:rsidR="00ED0BFA" w:rsidP="00E61E3A" w:rsidRDefault="00ED0BFA" w14:paraId="010A5631" w14:textId="67C92EC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ED0BFA" w14:paraId="1DC5EA51"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D0BFA" w:rsidP="00E61E3A" w:rsidRDefault="00ED0BFA" w14:paraId="0B99F569" w14:textId="77777777">
            <w:pPr>
              <w:rPr>
                <w:rFonts w:ascii="Arial" w:hAnsi="Arial" w:eastAsia="Meiryo" w:cs="Arial"/>
                <w:color w:val="555555"/>
                <w:sz w:val="20"/>
                <w:szCs w:val="20"/>
                <w:lang w:val="en-CA"/>
              </w:rPr>
            </w:pPr>
          </w:p>
        </w:tc>
        <w:tc>
          <w:tcPr>
            <w:tcW w:w="342" w:type="dxa"/>
            <w:vMerge/>
            <w:shd w:val="clear" w:color="auto" w:fill="auto"/>
          </w:tcPr>
          <w:p w:rsidRPr="0056185C" w:rsidR="00ED0BFA" w:rsidP="00E61E3A" w:rsidRDefault="00ED0BFA" w14:paraId="2C68793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96" w:type="dxa"/>
            <w:tcBorders>
              <w:bottom w:val="single" w:color="D0CECE" w:sz="4" w:space="0"/>
              <w:right w:val="single" w:color="D0CECE" w:sz="4" w:space="0"/>
            </w:tcBorders>
            <w:shd w:val="clear" w:color="auto" w:fill="FFF8EF"/>
          </w:tcPr>
          <w:p w:rsidRPr="0056185C" w:rsidR="00ED0BFA" w:rsidP="00E61E3A" w:rsidRDefault="00ED0BFA" w14:paraId="3EFFE690" w14:textId="79393A5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w:t>
            </w:r>
          </w:p>
        </w:tc>
        <w:tc>
          <w:tcPr>
            <w:tcW w:w="2340" w:type="dxa"/>
            <w:gridSpan w:val="2"/>
            <w:tcBorders>
              <w:left w:val="single" w:color="D0CECE" w:sz="4" w:space="0"/>
              <w:bottom w:val="single" w:color="D0CECE" w:sz="4" w:space="0"/>
              <w:right w:val="single" w:color="D0CECE" w:sz="4" w:space="0"/>
            </w:tcBorders>
            <w:shd w:val="clear" w:color="auto" w:fill="FFF8EF"/>
          </w:tcPr>
          <w:p w:rsidRPr="0056185C" w:rsidR="00ED0BFA" w:rsidP="00E61E3A" w:rsidRDefault="00ED0BFA" w14:paraId="7A3CEE23" w14:textId="2C144BF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2364" w:type="dxa"/>
            <w:gridSpan w:val="3"/>
            <w:tcBorders>
              <w:left w:val="single" w:color="D0CECE" w:sz="4" w:space="0"/>
              <w:bottom w:val="single" w:color="D0CECE" w:sz="4" w:space="0"/>
              <w:right w:val="single" w:color="D0CECE" w:sz="4" w:space="0"/>
            </w:tcBorders>
            <w:shd w:val="clear" w:color="auto" w:fill="FFF8EF"/>
          </w:tcPr>
          <w:p w:rsidRPr="0056185C" w:rsidR="00ED0BFA" w:rsidP="00E61E3A" w:rsidRDefault="00ED0BFA" w14:paraId="0E88AE07" w14:textId="21B2AA4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1416" w:type="dxa"/>
            <w:tcBorders>
              <w:left w:val="single" w:color="D0CECE" w:sz="4" w:space="0"/>
              <w:bottom w:val="single" w:color="D0CECE" w:sz="4" w:space="0"/>
            </w:tcBorders>
            <w:shd w:val="clear" w:color="auto" w:fill="FFF8EF"/>
          </w:tcPr>
          <w:p w:rsidRPr="0056185C" w:rsidR="00ED0BFA" w:rsidP="00E61E3A" w:rsidRDefault="00ED0BFA" w14:paraId="2C88F904" w14:textId="5E3C43E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2B7B39" w:rsidP="00991248" w:rsidRDefault="002B7B39" w14:paraId="6AE3767D" w14:textId="77777777">
      <w:pPr>
        <w:spacing w:before="0" w:after="240"/>
        <w:rPr>
          <w:rFonts w:ascii="Arial" w:hAnsi="Arial" w:cs="Arial"/>
          <w:color w:val="555555"/>
          <w:sz w:val="20"/>
          <w:szCs w:val="20"/>
          <w:lang w:val="en-CA"/>
        </w:rPr>
      </w:pPr>
    </w:p>
    <w:p w:rsidRPr="0056185C" w:rsidR="00E5403A" w:rsidP="00E5403A" w:rsidRDefault="00E5403A" w14:paraId="74331EA4"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Unlocked SVC = Y</w:t>
      </w:r>
      <w:r w:rsidRPr="0056185C">
        <w:rPr>
          <w:rFonts w:ascii="Arial" w:hAnsi="Arial" w:cs="Arial"/>
          <w:color w:val="545454" w:themeColor="text1"/>
          <w:sz w:val="20"/>
          <w:szCs w:val="20"/>
          <w:highlight w:val="yellow"/>
        </w:rPr>
        <w:t>, AVC = N, Locked-in SVC = N&gt;&gt;</w:t>
      </w: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50"/>
        <w:gridCol w:w="1170"/>
        <w:gridCol w:w="1030"/>
        <w:gridCol w:w="1192"/>
        <w:gridCol w:w="411"/>
        <w:gridCol w:w="427"/>
        <w:gridCol w:w="1170"/>
        <w:gridCol w:w="1170"/>
        <w:gridCol w:w="8"/>
        <w:gridCol w:w="1162"/>
        <w:gridCol w:w="1194"/>
        <w:gridCol w:w="1416"/>
      </w:tblGrid>
      <w:tr w:rsidRPr="0056185C" w:rsidR="00794E56" w:rsidTr="00581C73" w14:paraId="6FADA1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0" w:type="dxa"/>
            <w:gridSpan w:val="12"/>
            <w:tcBorders>
              <w:bottom w:val="none" w:color="auto" w:sz="0" w:space="0"/>
            </w:tcBorders>
            <w:shd w:val="clear" w:color="auto" w:fill="auto"/>
          </w:tcPr>
          <w:p w:rsidRPr="0056185C" w:rsidR="00794E56" w:rsidRDefault="00794E56" w14:paraId="369AE771" w14:textId="77777777">
            <w:pPr>
              <w:rPr>
                <w:rFonts w:ascii="Arial" w:hAnsi="Arial" w:eastAsia="Meiryo" w:cs="Arial"/>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guaranteed minimum number of payments</w:t>
            </w:r>
          </w:p>
        </w:tc>
      </w:tr>
      <w:tr w:rsidRPr="0056185C" w:rsidR="00581C73" w:rsidTr="00AD4C22" w14:paraId="77DA19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2" w:type="dxa"/>
            <w:gridSpan w:val="4"/>
            <w:tcBorders>
              <w:bottom w:val="single" w:color="D0CECE" w:sz="4" w:space="0"/>
            </w:tcBorders>
            <w:shd w:val="clear" w:color="auto" w:fill="0B4A72"/>
          </w:tcPr>
          <w:p w:rsidRPr="0056185C" w:rsidR="00581C73" w:rsidRDefault="00581C73" w14:paraId="732362CB" w14:textId="77777777">
            <w:pPr>
              <w:jc w:val="center"/>
              <w:rPr>
                <w:rFonts w:ascii="Arial" w:hAnsi="Arial" w:eastAsia="Meiryo" w:cs="Arial"/>
                <w:color w:val="FFFFFF"/>
                <w:sz w:val="20"/>
                <w:szCs w:val="20"/>
                <w:lang w:val="en-CA"/>
              </w:rPr>
            </w:pPr>
            <w:r w:rsidRPr="0056185C">
              <w:rPr>
                <w:rFonts w:ascii="Arial" w:hAnsi="Arial" w:eastAsia="Meiryo" w:cs="Arial"/>
                <w:color w:val="FFFFFF"/>
                <w:sz w:val="20"/>
                <w:szCs w:val="20"/>
                <w:lang w:val="en-CA"/>
              </w:rPr>
              <w:t>UPP pension</w:t>
            </w:r>
          </w:p>
        </w:tc>
        <w:tc>
          <w:tcPr>
            <w:tcW w:w="411" w:type="dxa"/>
            <w:vMerge w:val="restart"/>
            <w:shd w:val="clear" w:color="auto" w:fill="auto"/>
          </w:tcPr>
          <w:p w:rsidRPr="0056185C" w:rsidR="00581C73" w:rsidRDefault="00581C73" w14:paraId="2F92055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8"/>
                <w:szCs w:val="28"/>
                <w:lang w:val="en-CA"/>
              </w:rPr>
            </w:pPr>
            <w:r w:rsidRPr="0056185C">
              <w:rPr>
                <w:rFonts w:ascii="Arial" w:hAnsi="Arial" w:eastAsia="Meiryo" w:cs="Arial"/>
                <w:b/>
                <w:bCs/>
                <w:color w:val="12314A"/>
                <w:sz w:val="28"/>
                <w:szCs w:val="28"/>
                <w:lang w:val="en-CA"/>
              </w:rPr>
              <w:t>+</w:t>
            </w:r>
          </w:p>
        </w:tc>
        <w:tc>
          <w:tcPr>
            <w:tcW w:w="6547" w:type="dxa"/>
            <w:gridSpan w:val="7"/>
            <w:shd w:val="clear" w:color="auto" w:fill="0B4A72"/>
          </w:tcPr>
          <w:p w:rsidRPr="0056185C" w:rsidR="00581C73" w:rsidRDefault="00581C73" w14:paraId="0FE40E1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Pre-conversion pension</w:t>
            </w:r>
          </w:p>
          <w:p w:rsidRPr="0056185C" w:rsidR="00581C73" w:rsidRDefault="00581C73" w14:paraId="3AFC306A" w14:textId="5817C100">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color w:val="FFFFFF"/>
                <w:sz w:val="20"/>
                <w:szCs w:val="20"/>
                <w:lang w:val="en-CA"/>
              </w:rPr>
              <w:t>Your base pension, plus a pension based on your non-locked-in special voluntary contributions (SVC).</w:t>
            </w:r>
          </w:p>
        </w:tc>
      </w:tr>
      <w:tr w:rsidRPr="0056185C" w:rsidR="00581C73" w:rsidTr="00AD4C22" w14:paraId="4AE456F0" w14:textId="77777777">
        <w:trPr>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val="restart"/>
            <w:tcBorders>
              <w:top w:val="single" w:color="D0CECE" w:sz="4" w:space="0"/>
              <w:right w:val="single" w:color="D0CECE" w:sz="4" w:space="0"/>
            </w:tcBorders>
            <w:shd w:val="clear" w:color="auto" w:fill="0B4A72"/>
          </w:tcPr>
          <w:p w:rsidRPr="0056185C" w:rsidR="00581C73" w:rsidRDefault="00581C73" w14:paraId="05158457" w14:textId="0CFA37D1">
            <w:pPr>
              <w:jc w:val="center"/>
              <w:rPr>
                <w:rFonts w:ascii="Arial" w:hAnsi="Arial" w:eastAsia="Meiryo" w:cs="Arial"/>
                <w:color w:val="FFFFFF"/>
                <w:sz w:val="20"/>
                <w:szCs w:val="20"/>
                <w:lang w:val="en-CA"/>
              </w:rPr>
            </w:pPr>
            <w:r w:rsidRPr="0056185C">
              <w:rPr>
                <w:rFonts w:ascii="Arial" w:hAnsi="Arial" w:eastAsia="Meiryo" w:cs="Arial"/>
                <w:color w:val="FFFFFF"/>
                <w:sz w:val="20"/>
                <w:szCs w:val="20"/>
                <w:lang w:val="en-CA"/>
              </w:rPr>
              <w:t>Lifetime pension with a</w:t>
            </w:r>
          </w:p>
        </w:tc>
        <w:tc>
          <w:tcPr>
            <w:tcW w:w="1030" w:type="dxa"/>
            <w:vMerge w:val="restart"/>
            <w:tcBorders>
              <w:top w:val="single" w:color="D0CECE" w:sz="4" w:space="0"/>
              <w:left w:val="single" w:color="D0CECE" w:sz="4" w:space="0"/>
              <w:right w:val="single" w:color="D0CECE" w:sz="4" w:space="0"/>
            </w:tcBorders>
            <w:shd w:val="clear" w:color="auto" w:fill="0B4A72"/>
          </w:tcPr>
          <w:p w:rsidRPr="0056185C" w:rsidR="00581C73" w:rsidRDefault="00581C73" w14:paraId="2582AB1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sz w:val="20"/>
                <w:szCs w:val="20"/>
                <w:highlight w:val="cyan"/>
                <w:lang w:val="en-CA"/>
              </w:rPr>
            </w:pPr>
            <w:r w:rsidRPr="0056185C">
              <w:rPr>
                <w:rFonts w:ascii="Arial" w:hAnsi="Arial" w:eastAsia="Meiryo" w:cs="Arial"/>
                <w:b/>
                <w:bCs/>
                <w:color w:val="FFFFFF"/>
                <w:sz w:val="20"/>
                <w:szCs w:val="20"/>
                <w:lang w:val="en-CA"/>
              </w:rPr>
              <w:t xml:space="preserve">Payable to you </w:t>
            </w:r>
          </w:p>
        </w:tc>
        <w:tc>
          <w:tcPr>
            <w:tcW w:w="1192" w:type="dxa"/>
            <w:vMerge w:val="restart"/>
            <w:tcBorders>
              <w:top w:val="single" w:color="D0CECE" w:sz="4" w:space="0"/>
              <w:left w:val="single" w:color="D0CECE" w:sz="4" w:space="0"/>
            </w:tcBorders>
            <w:shd w:val="clear" w:color="auto" w:fill="0B4A72"/>
          </w:tcPr>
          <w:p w:rsidRPr="0056185C" w:rsidR="00581C73" w:rsidRDefault="00581C73" w14:paraId="20EA4EA6"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Payable upon your passing</w:t>
            </w:r>
          </w:p>
        </w:tc>
        <w:tc>
          <w:tcPr>
            <w:tcW w:w="411" w:type="dxa"/>
            <w:vMerge/>
          </w:tcPr>
          <w:p w:rsidRPr="0056185C" w:rsidR="00581C73" w:rsidRDefault="00581C73" w14:paraId="57D8001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p>
        </w:tc>
        <w:tc>
          <w:tcPr>
            <w:tcW w:w="1597" w:type="dxa"/>
            <w:gridSpan w:val="2"/>
            <w:vMerge w:val="restart"/>
            <w:tcBorders>
              <w:top w:val="single" w:color="D0CECE" w:sz="4" w:space="0"/>
              <w:right w:val="single" w:color="D0CECE" w:sz="4" w:space="0"/>
            </w:tcBorders>
            <w:shd w:val="clear" w:color="auto" w:fill="0B4A72"/>
          </w:tcPr>
          <w:p w:rsidRPr="0056185C" w:rsidR="00581C73" w:rsidRDefault="00581C73" w14:paraId="148908C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Lifetime pension with a</w:t>
            </w:r>
          </w:p>
        </w:tc>
        <w:tc>
          <w:tcPr>
            <w:tcW w:w="3534" w:type="dxa"/>
            <w:gridSpan w:val="4"/>
            <w:tcBorders>
              <w:top w:val="single" w:color="D0CECE" w:sz="4" w:space="0"/>
              <w:left w:val="single" w:color="D0CECE" w:sz="4" w:space="0"/>
              <w:right w:val="single" w:color="D0CECE" w:sz="4" w:space="0"/>
            </w:tcBorders>
            <w:shd w:val="clear" w:color="auto" w:fill="0B4A72"/>
          </w:tcPr>
          <w:p w:rsidRPr="0056185C" w:rsidR="00581C73" w:rsidRDefault="00581C73" w14:paraId="68230652"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 xml:space="preserve">Payable to you </w:t>
            </w:r>
          </w:p>
        </w:tc>
        <w:tc>
          <w:tcPr>
            <w:tcW w:w="1416" w:type="dxa"/>
            <w:vMerge w:val="restart"/>
            <w:tcBorders>
              <w:top w:val="single" w:color="D0CECE" w:sz="4" w:space="0"/>
              <w:left w:val="single" w:color="D0CECE" w:sz="4" w:space="0"/>
            </w:tcBorders>
            <w:shd w:val="clear" w:color="auto" w:fill="0B4A72"/>
          </w:tcPr>
          <w:p w:rsidRPr="0056185C" w:rsidR="00581C73" w:rsidRDefault="00581C73" w14:paraId="22B668E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Payable upon your passing</w:t>
            </w:r>
          </w:p>
        </w:tc>
      </w:tr>
      <w:tr w:rsidRPr="0056185C" w:rsidR="00581C73" w:rsidTr="00AD4C22" w14:paraId="28530EF1"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tcBorders>
              <w:right w:val="single" w:color="D0CECE" w:sz="4" w:space="0"/>
            </w:tcBorders>
            <w:shd w:val="clear" w:color="auto" w:fill="0B4A72"/>
          </w:tcPr>
          <w:p w:rsidRPr="0056185C" w:rsidR="00581C73" w:rsidRDefault="00581C73" w14:paraId="34E82548" w14:textId="77777777">
            <w:pPr>
              <w:jc w:val="center"/>
              <w:rPr>
                <w:rFonts w:ascii="Arial" w:hAnsi="Arial" w:eastAsia="Meiryo" w:cs="Arial"/>
                <w:color w:val="FFFFFF"/>
                <w:sz w:val="20"/>
                <w:szCs w:val="20"/>
                <w:lang w:val="en-CA"/>
              </w:rPr>
            </w:pPr>
          </w:p>
        </w:tc>
        <w:tc>
          <w:tcPr>
            <w:tcW w:w="1030" w:type="dxa"/>
            <w:vMerge/>
            <w:tcBorders>
              <w:left w:val="single" w:color="D0CECE" w:sz="4" w:space="0"/>
              <w:right w:val="single" w:color="D0CECE" w:sz="4" w:space="0"/>
            </w:tcBorders>
            <w:shd w:val="clear" w:color="auto" w:fill="0B4A72"/>
          </w:tcPr>
          <w:p w:rsidRPr="0056185C" w:rsidR="00581C73" w:rsidRDefault="00581C73" w14:paraId="48EB0AC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192" w:type="dxa"/>
            <w:vMerge/>
            <w:tcBorders>
              <w:left w:val="single" w:color="D0CECE" w:sz="4" w:space="0"/>
            </w:tcBorders>
            <w:shd w:val="clear" w:color="auto" w:fill="0B4A72"/>
          </w:tcPr>
          <w:p w:rsidRPr="0056185C" w:rsidR="00581C73" w:rsidRDefault="00581C73" w14:paraId="7C0A5DE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411" w:type="dxa"/>
            <w:vMerge/>
          </w:tcPr>
          <w:p w:rsidRPr="0056185C" w:rsidR="00581C73" w:rsidRDefault="00581C73" w14:paraId="34C10AF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597" w:type="dxa"/>
            <w:gridSpan w:val="2"/>
            <w:vMerge/>
            <w:tcBorders>
              <w:right w:val="single" w:color="D0CECE" w:sz="4" w:space="0"/>
            </w:tcBorders>
            <w:shd w:val="clear" w:color="auto" w:fill="0B4A72"/>
          </w:tcPr>
          <w:p w:rsidRPr="0056185C" w:rsidR="00581C73" w:rsidRDefault="00581C73" w14:paraId="6CCE411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178" w:type="dxa"/>
            <w:gridSpan w:val="2"/>
            <w:tcBorders>
              <w:top w:val="single" w:color="D0CECE" w:sz="4" w:space="0"/>
              <w:left w:val="single" w:color="D0CECE" w:sz="4" w:space="0"/>
              <w:right w:val="single" w:color="D0CECE" w:sz="4" w:space="0"/>
            </w:tcBorders>
            <w:shd w:val="clear" w:color="auto" w:fill="0B4A72"/>
          </w:tcPr>
          <w:p w:rsidRPr="0056185C" w:rsidR="00581C73" w:rsidRDefault="00581C73" w14:paraId="3FA3819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sz w:val="20"/>
                <w:szCs w:val="20"/>
                <w:lang w:val="en-CA"/>
              </w:rPr>
            </w:pPr>
            <w:r w:rsidRPr="0056185C">
              <w:rPr>
                <w:rFonts w:ascii="Arial" w:hAnsi="Arial" w:eastAsia="Meiryo" w:cs="Arial"/>
                <w:color w:val="FFFFFF"/>
                <w:sz w:val="20"/>
                <w:szCs w:val="20"/>
                <w:lang w:val="en-CA"/>
              </w:rPr>
              <w:t>Base pension</w:t>
            </w:r>
          </w:p>
        </w:tc>
        <w:tc>
          <w:tcPr>
            <w:tcW w:w="1162" w:type="dxa"/>
            <w:tcBorders>
              <w:top w:val="single" w:color="D0CECE" w:sz="4" w:space="0"/>
              <w:left w:val="single" w:color="D0CECE" w:sz="4" w:space="0"/>
              <w:right w:val="single" w:color="D0CECE" w:sz="4" w:space="0"/>
            </w:tcBorders>
            <w:shd w:val="clear" w:color="auto" w:fill="0B4A72"/>
          </w:tcPr>
          <w:p w:rsidRPr="0056185C" w:rsidR="00581C73" w:rsidRDefault="00581C73" w14:paraId="7EAE87B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sz w:val="20"/>
                <w:szCs w:val="20"/>
                <w:lang w:val="en-CA"/>
              </w:rPr>
            </w:pPr>
            <w:r w:rsidRPr="0056185C">
              <w:rPr>
                <w:rFonts w:ascii="Arial" w:hAnsi="Arial" w:eastAsia="Meiryo" w:cs="Arial"/>
                <w:color w:val="FFFFFF"/>
                <w:sz w:val="20"/>
                <w:szCs w:val="20"/>
                <w:lang w:val="en-CA"/>
              </w:rPr>
              <w:t>+ SVC</w:t>
            </w:r>
          </w:p>
        </w:tc>
        <w:tc>
          <w:tcPr>
            <w:tcW w:w="1194" w:type="dxa"/>
            <w:tcBorders>
              <w:top w:val="single" w:color="D0CECE" w:sz="4" w:space="0"/>
              <w:left w:val="single" w:color="D0CECE" w:sz="4" w:space="0"/>
              <w:right w:val="single" w:color="D0CECE" w:sz="4" w:space="0"/>
            </w:tcBorders>
            <w:shd w:val="clear" w:color="auto" w:fill="0B4A72"/>
          </w:tcPr>
          <w:p w:rsidRPr="0056185C" w:rsidR="00581C73" w:rsidRDefault="00581C73" w14:paraId="0898805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color w:val="FFFFFF"/>
                <w:sz w:val="20"/>
                <w:szCs w:val="20"/>
                <w:lang w:val="en-CA"/>
              </w:rPr>
              <w:t xml:space="preserve">= </w:t>
            </w:r>
            <w:r w:rsidRPr="0056185C">
              <w:rPr>
                <w:rFonts w:ascii="Arial" w:hAnsi="Arial" w:eastAsia="Meiryo" w:cs="Arial"/>
                <w:b/>
                <w:bCs/>
                <w:color w:val="FFFFFF"/>
                <w:sz w:val="20"/>
                <w:szCs w:val="20"/>
                <w:lang w:val="en-CA"/>
              </w:rPr>
              <w:t>Total</w:t>
            </w:r>
          </w:p>
        </w:tc>
        <w:tc>
          <w:tcPr>
            <w:tcW w:w="1416" w:type="dxa"/>
            <w:vMerge/>
            <w:tcBorders>
              <w:left w:val="single" w:color="D0CECE" w:sz="4" w:space="0"/>
            </w:tcBorders>
            <w:shd w:val="clear" w:color="auto" w:fill="0B4A72"/>
          </w:tcPr>
          <w:p w:rsidRPr="0056185C" w:rsidR="00581C73" w:rsidRDefault="00581C73" w14:paraId="5D80914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r>
      <w:tr w:rsidRPr="0056185C" w:rsidR="00581C73" w:rsidTr="00AD4C22" w14:paraId="0D6CD257" w14:textId="77777777">
        <w:trPr>
          <w:trHeight w:val="641"/>
        </w:trPr>
        <w:tc>
          <w:tcPr>
            <w:cnfStyle w:val="001000000000" w:firstRow="0" w:lastRow="0" w:firstColumn="1" w:lastColumn="0" w:oddVBand="0" w:evenVBand="0" w:oddHBand="0" w:evenHBand="0" w:firstRowFirstColumn="0" w:firstRowLastColumn="0" w:lastRowFirstColumn="0" w:lastRowLastColumn="0"/>
            <w:tcW w:w="450" w:type="dxa"/>
            <w:tcBorders>
              <w:right w:val="single" w:color="D0CECE" w:sz="4" w:space="0"/>
            </w:tcBorders>
            <w:shd w:val="clear" w:color="auto" w:fill="auto"/>
          </w:tcPr>
          <w:p w:rsidRPr="0056185C" w:rsidR="00581C73" w:rsidP="00A730AC" w:rsidRDefault="00581C73" w14:paraId="1570F078" w14:textId="0F4B2A33">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170" w:type="dxa"/>
            <w:tcBorders>
              <w:left w:val="single" w:color="D0CECE" w:sz="4" w:space="0"/>
              <w:right w:val="single" w:color="D0CECE" w:sz="4" w:space="0"/>
            </w:tcBorders>
            <w:shd w:val="clear" w:color="auto" w:fill="auto"/>
          </w:tcPr>
          <w:p w:rsidRPr="0056185C" w:rsidR="00581C73" w:rsidP="00A730AC" w:rsidRDefault="00581C73" w14:paraId="28C5F8E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030" w:type="dxa"/>
            <w:tcBorders>
              <w:left w:val="single" w:color="D0CECE" w:sz="4" w:space="0"/>
              <w:right w:val="single" w:color="D0CECE" w:sz="4" w:space="0"/>
            </w:tcBorders>
            <w:shd w:val="clear" w:color="auto" w:fill="auto"/>
          </w:tcPr>
          <w:p w:rsidRPr="0056185C" w:rsidR="00581C73" w:rsidP="00A730AC" w:rsidRDefault="00581C73" w14:paraId="4DEB3A9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192" w:type="dxa"/>
            <w:tcBorders>
              <w:left w:val="single" w:color="D0CECE" w:sz="4" w:space="0"/>
            </w:tcBorders>
            <w:shd w:val="clear" w:color="auto" w:fill="auto"/>
          </w:tcPr>
          <w:p w:rsidRPr="0056185C" w:rsidR="00581C73" w:rsidP="00A730AC" w:rsidRDefault="00581C73" w14:paraId="5433B049"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411" w:type="dxa"/>
            <w:vMerge/>
          </w:tcPr>
          <w:p w:rsidRPr="0056185C" w:rsidR="00581C73" w:rsidP="00A730AC" w:rsidRDefault="00581C73" w14:paraId="5DFEBCE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auto"/>
          </w:tcPr>
          <w:p w:rsidRPr="0056185C" w:rsidR="00581C73" w:rsidP="00A730AC" w:rsidRDefault="00581C73" w14:paraId="10A1E8B3" w14:textId="40D2BF0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170" w:type="dxa"/>
            <w:tcBorders>
              <w:left w:val="single" w:color="D0CECE" w:sz="4" w:space="0"/>
              <w:right w:val="single" w:color="D0CECE" w:sz="4" w:space="0"/>
            </w:tcBorders>
            <w:shd w:val="clear" w:color="auto" w:fill="auto"/>
          </w:tcPr>
          <w:p w:rsidRPr="0056185C" w:rsidR="00581C73" w:rsidP="00A730AC" w:rsidRDefault="00581C73" w14:paraId="2E68DB6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170" w:type="dxa"/>
            <w:tcBorders>
              <w:left w:val="single" w:color="D0CECE" w:sz="4" w:space="0"/>
              <w:right w:val="single" w:color="D0CECE" w:sz="4" w:space="0"/>
            </w:tcBorders>
            <w:shd w:val="clear" w:color="auto" w:fill="auto"/>
          </w:tcPr>
          <w:p w:rsidRPr="0056185C" w:rsidR="00581C73" w:rsidP="00A730AC" w:rsidRDefault="00581C73" w14:paraId="07B5664B" w14:textId="4B69BF4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tcPr>
          <w:p w:rsidRPr="0056185C" w:rsidR="00581C73" w:rsidP="00A730AC" w:rsidRDefault="00581C73" w14:paraId="5522125A" w14:textId="2B67583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$[WLULG0SVCUL]</w:t>
            </w:r>
          </w:p>
        </w:tc>
        <w:tc>
          <w:tcPr>
            <w:tcW w:w="1194" w:type="dxa"/>
            <w:tcBorders>
              <w:left w:val="single" w:color="D0CECE" w:sz="4" w:space="0"/>
              <w:right w:val="single" w:color="D0CECE" w:sz="4" w:space="0"/>
            </w:tcBorders>
          </w:tcPr>
          <w:p w:rsidRPr="0056185C" w:rsidR="00581C73" w:rsidP="00A730AC" w:rsidRDefault="00581C73" w14:paraId="1726EF00" w14:textId="7DF36FA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auto"/>
          </w:tcPr>
          <w:p w:rsidRPr="0056185C" w:rsidR="00581C73" w:rsidP="00A730AC" w:rsidRDefault="00581C73" w14:paraId="4BAB807B" w14:textId="185717C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581C73" w:rsidTr="00AD4C22" w14:paraId="55DC40EE"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right w:val="single" w:color="D0CECE" w:sz="4" w:space="0"/>
            </w:tcBorders>
            <w:shd w:val="clear" w:color="auto" w:fill="FFF8EF"/>
          </w:tcPr>
          <w:p w:rsidRPr="0056185C" w:rsidR="00581C73" w:rsidP="00A730AC" w:rsidRDefault="00581C73" w14:paraId="22CE1D69" w14:textId="301DFE03">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170" w:type="dxa"/>
            <w:tcBorders>
              <w:left w:val="single" w:color="D0CECE" w:sz="4" w:space="0"/>
              <w:bottom w:val="single" w:color="D0CECE" w:sz="4" w:space="0"/>
              <w:right w:val="single" w:color="D0CECE" w:sz="4" w:space="0"/>
            </w:tcBorders>
            <w:shd w:val="clear" w:color="auto" w:fill="FFF8EF"/>
          </w:tcPr>
          <w:p w:rsidRPr="0056185C" w:rsidR="00581C73" w:rsidP="00A730AC" w:rsidRDefault="00581C73" w14:paraId="584B1BC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030" w:type="dxa"/>
            <w:tcBorders>
              <w:left w:val="single" w:color="D0CECE" w:sz="4" w:space="0"/>
              <w:bottom w:val="single" w:color="D0CECE" w:sz="4" w:space="0"/>
              <w:right w:val="single" w:color="D0CECE" w:sz="4" w:space="0"/>
            </w:tcBorders>
            <w:shd w:val="clear" w:color="auto" w:fill="FFF8EF"/>
          </w:tcPr>
          <w:p w:rsidRPr="0056185C" w:rsidR="00581C73" w:rsidP="00A730AC" w:rsidRDefault="00581C73" w14:paraId="5474E0C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192" w:type="dxa"/>
            <w:tcBorders>
              <w:left w:val="single" w:color="D0CECE" w:sz="4" w:space="0"/>
              <w:bottom w:val="single" w:color="D0CECE" w:sz="4" w:space="0"/>
            </w:tcBorders>
            <w:shd w:val="clear" w:color="auto" w:fill="FFF8EF"/>
          </w:tcPr>
          <w:p w:rsidRPr="0056185C" w:rsidR="00581C73" w:rsidP="00A730AC" w:rsidRDefault="00581C73" w14:paraId="22E0237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411" w:type="dxa"/>
            <w:vMerge/>
          </w:tcPr>
          <w:p w:rsidRPr="0056185C" w:rsidR="00581C73" w:rsidP="00A730AC" w:rsidRDefault="00581C73" w14:paraId="0BBC3DC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FFF8EF"/>
          </w:tcPr>
          <w:p w:rsidRPr="0056185C" w:rsidR="00581C73" w:rsidP="00A730AC" w:rsidRDefault="00581C73" w14:paraId="4F9BD191" w14:textId="0EAE9B5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170" w:type="dxa"/>
            <w:tcBorders>
              <w:left w:val="single" w:color="D0CECE" w:sz="4" w:space="0"/>
              <w:right w:val="single" w:color="D0CECE" w:sz="4" w:space="0"/>
            </w:tcBorders>
            <w:shd w:val="clear" w:color="auto" w:fill="FFF8EF"/>
          </w:tcPr>
          <w:p w:rsidRPr="0056185C" w:rsidR="00581C73" w:rsidP="00A730AC" w:rsidRDefault="00581C73" w14:paraId="27C3775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170" w:type="dxa"/>
            <w:tcBorders>
              <w:left w:val="single" w:color="D0CECE" w:sz="4" w:space="0"/>
              <w:right w:val="single" w:color="D0CECE" w:sz="4" w:space="0"/>
            </w:tcBorders>
            <w:shd w:val="clear" w:color="auto" w:fill="FFF8EF"/>
          </w:tcPr>
          <w:p w:rsidRPr="0056185C" w:rsidR="00581C73" w:rsidP="00A730AC" w:rsidRDefault="00581C73" w14:paraId="10C58837" w14:textId="0B160A1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shd w:val="clear" w:color="auto" w:fill="FFF8EF"/>
          </w:tcPr>
          <w:p w:rsidRPr="0056185C" w:rsidR="00581C73" w:rsidP="00A730AC" w:rsidRDefault="00581C73" w14:paraId="05077063" w14:textId="5D7330F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$[WLULG5SVCUL]</w:t>
            </w:r>
          </w:p>
        </w:tc>
        <w:tc>
          <w:tcPr>
            <w:tcW w:w="1194" w:type="dxa"/>
            <w:tcBorders>
              <w:left w:val="single" w:color="D0CECE" w:sz="4" w:space="0"/>
              <w:right w:val="single" w:color="D0CECE" w:sz="4" w:space="0"/>
            </w:tcBorders>
            <w:shd w:val="clear" w:color="auto" w:fill="FFF8EF"/>
          </w:tcPr>
          <w:p w:rsidRPr="0056185C" w:rsidR="00581C73" w:rsidP="00A730AC" w:rsidRDefault="00581C73" w14:paraId="096F479B" w14:textId="1DEBA05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FFF8EF"/>
          </w:tcPr>
          <w:p w:rsidRPr="0056185C" w:rsidR="00581C73" w:rsidP="00A730AC" w:rsidRDefault="00581C73" w14:paraId="0D1ABD49" w14:textId="102C614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581C73" w:rsidTr="00AD4C22" w14:paraId="2D5B3A25" w14:textId="77777777">
        <w:trPr>
          <w:trHeight w:val="300"/>
        </w:trPr>
        <w:tc>
          <w:tcPr>
            <w:cnfStyle w:val="001000000000" w:firstRow="0" w:lastRow="0" w:firstColumn="1" w:lastColumn="0" w:oddVBand="0" w:evenVBand="0" w:oddHBand="0" w:evenHBand="0" w:firstRowFirstColumn="0" w:firstRowLastColumn="0" w:lastRowFirstColumn="0" w:lastRowLastColumn="0"/>
            <w:tcW w:w="3842" w:type="dxa"/>
            <w:gridSpan w:val="4"/>
            <w:vMerge w:val="restart"/>
            <w:tcBorders>
              <w:top w:val="single" w:color="D0CECE" w:sz="4" w:space="0"/>
            </w:tcBorders>
            <w:shd w:val="clear" w:color="auto" w:fill="auto"/>
          </w:tcPr>
          <w:p w:rsidRPr="0056185C" w:rsidR="00581C73" w:rsidP="00A730AC" w:rsidRDefault="00581C73" w14:paraId="3862518D"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A730AC" w:rsidRDefault="00581C73" w14:paraId="2EDF4D1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12314A"/>
                <w:sz w:val="28"/>
                <w:szCs w:val="28"/>
                <w:lang w:val="en-CA"/>
              </w:rPr>
            </w:pPr>
          </w:p>
        </w:tc>
        <w:tc>
          <w:tcPr>
            <w:tcW w:w="427" w:type="dxa"/>
            <w:tcBorders>
              <w:right w:val="single" w:color="D0CECE" w:sz="4" w:space="0"/>
            </w:tcBorders>
            <w:shd w:val="clear" w:color="auto" w:fill="auto"/>
          </w:tcPr>
          <w:p w:rsidRPr="0056185C" w:rsidR="00581C73" w:rsidP="00A730AC" w:rsidRDefault="00581C73" w14:paraId="479D2E0B" w14:textId="1FBD97B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170" w:type="dxa"/>
            <w:tcBorders>
              <w:left w:val="single" w:color="D0CECE" w:sz="4" w:space="0"/>
              <w:right w:val="single" w:color="D0CECE" w:sz="4" w:space="0"/>
            </w:tcBorders>
            <w:shd w:val="clear" w:color="auto" w:fill="auto"/>
          </w:tcPr>
          <w:p w:rsidRPr="0056185C" w:rsidR="00581C73" w:rsidP="00A730AC" w:rsidRDefault="00581C73" w14:paraId="73FC28C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170" w:type="dxa"/>
            <w:tcBorders>
              <w:left w:val="single" w:color="D0CECE" w:sz="4" w:space="0"/>
              <w:right w:val="single" w:color="D0CECE" w:sz="4" w:space="0"/>
            </w:tcBorders>
            <w:shd w:val="clear" w:color="auto" w:fill="auto"/>
          </w:tcPr>
          <w:p w:rsidRPr="0056185C" w:rsidR="00581C73" w:rsidP="00A730AC" w:rsidRDefault="00581C73" w14:paraId="2BB5FAEB" w14:textId="5EDFFCE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tcPr>
          <w:p w:rsidRPr="0056185C" w:rsidR="00581C73" w:rsidP="00A730AC" w:rsidRDefault="00581C73" w14:paraId="7F67D6EB" w14:textId="16BC099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$[WLULG10SVCUL]</w:t>
            </w:r>
          </w:p>
        </w:tc>
        <w:tc>
          <w:tcPr>
            <w:tcW w:w="1194" w:type="dxa"/>
            <w:tcBorders>
              <w:left w:val="single" w:color="D0CECE" w:sz="4" w:space="0"/>
              <w:right w:val="single" w:color="D0CECE" w:sz="4" w:space="0"/>
            </w:tcBorders>
          </w:tcPr>
          <w:p w:rsidRPr="0056185C" w:rsidR="00581C73" w:rsidP="00A730AC" w:rsidRDefault="00581C73" w14:paraId="4DACF57F" w14:textId="44292EC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auto"/>
          </w:tcPr>
          <w:p w:rsidRPr="0056185C" w:rsidR="00581C73" w:rsidP="00A730AC" w:rsidRDefault="00581C73" w14:paraId="7F52FA5A" w14:textId="2F2EB36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581C73" w:rsidTr="00AD4C22" w14:paraId="00C1DB40"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A730AC" w:rsidRDefault="00581C73" w14:paraId="1EEDD9AB"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A730AC" w:rsidRDefault="00581C73" w14:paraId="25C4319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27" w:type="dxa"/>
            <w:tcBorders>
              <w:bottom w:val="single" w:color="D0CECE" w:sz="4" w:space="0"/>
              <w:right w:val="single" w:color="D0CECE" w:sz="4" w:space="0"/>
            </w:tcBorders>
            <w:shd w:val="clear" w:color="auto" w:fill="FFF8EF"/>
          </w:tcPr>
          <w:p w:rsidRPr="0056185C" w:rsidR="00581C73" w:rsidP="00A730AC" w:rsidRDefault="00581C73" w14:paraId="72AF37BB" w14:textId="62057F5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170" w:type="dxa"/>
            <w:tcBorders>
              <w:left w:val="single" w:color="D0CECE" w:sz="4" w:space="0"/>
              <w:bottom w:val="single" w:color="D0CECE" w:sz="4" w:space="0"/>
              <w:right w:val="single" w:color="D0CECE" w:sz="4" w:space="0"/>
            </w:tcBorders>
            <w:shd w:val="clear" w:color="auto" w:fill="FFF8EF"/>
          </w:tcPr>
          <w:p w:rsidRPr="0056185C" w:rsidR="00581C73" w:rsidP="00A730AC" w:rsidRDefault="00581C73" w14:paraId="46FA04E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170" w:type="dxa"/>
            <w:tcBorders>
              <w:left w:val="single" w:color="D0CECE" w:sz="4" w:space="0"/>
              <w:bottom w:val="single" w:color="D0CECE" w:sz="4" w:space="0"/>
              <w:right w:val="single" w:color="D0CECE" w:sz="4" w:space="0"/>
            </w:tcBorders>
            <w:shd w:val="clear" w:color="auto" w:fill="FFF8EF"/>
          </w:tcPr>
          <w:p w:rsidRPr="0056185C" w:rsidR="00581C73" w:rsidP="00A730AC" w:rsidRDefault="00581C73" w14:paraId="009A2700" w14:textId="0D264A7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170" w:type="dxa"/>
            <w:gridSpan w:val="2"/>
            <w:tcBorders>
              <w:left w:val="single" w:color="D0CECE" w:sz="4" w:space="0"/>
              <w:bottom w:val="single" w:color="D0CECE" w:sz="4" w:space="0"/>
              <w:right w:val="single" w:color="D0CECE" w:sz="4" w:space="0"/>
            </w:tcBorders>
            <w:shd w:val="clear" w:color="auto" w:fill="FFF8EF"/>
          </w:tcPr>
          <w:p w:rsidRPr="0056185C" w:rsidR="00581C73" w:rsidP="00A730AC" w:rsidRDefault="00581C73" w14:paraId="34D6D6C2" w14:textId="244D72A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$[WLULG15SVCUL]</w:t>
            </w:r>
          </w:p>
        </w:tc>
        <w:tc>
          <w:tcPr>
            <w:tcW w:w="1194" w:type="dxa"/>
            <w:tcBorders>
              <w:left w:val="single" w:color="D0CECE" w:sz="4" w:space="0"/>
              <w:bottom w:val="single" w:color="D0CECE" w:sz="4" w:space="0"/>
              <w:right w:val="single" w:color="D0CECE" w:sz="4" w:space="0"/>
            </w:tcBorders>
            <w:shd w:val="clear" w:color="auto" w:fill="FFF8EF"/>
          </w:tcPr>
          <w:p w:rsidRPr="0056185C" w:rsidR="00581C73" w:rsidP="00A730AC" w:rsidRDefault="00581C73" w14:paraId="30F9AD51" w14:textId="38F75BF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1416" w:type="dxa"/>
            <w:tcBorders>
              <w:left w:val="single" w:color="D0CECE" w:sz="4" w:space="0"/>
              <w:bottom w:val="single" w:color="D0CECE" w:sz="4" w:space="0"/>
            </w:tcBorders>
            <w:shd w:val="clear" w:color="auto" w:fill="FFF8EF"/>
          </w:tcPr>
          <w:p w:rsidRPr="0056185C" w:rsidR="00581C73" w:rsidP="00A730AC" w:rsidRDefault="00581C73" w14:paraId="757ABD6C" w14:textId="2694E81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r w:rsidRPr="0056185C" w:rsidR="00581C73" w:rsidTr="00AD4C22" w14:paraId="1875F4E5"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A730AC" w:rsidRDefault="00581C73" w14:paraId="025F648C"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A730AC" w:rsidRDefault="00581C73" w14:paraId="20A10C1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6547" w:type="dxa"/>
            <w:gridSpan w:val="7"/>
            <w:tcBorders>
              <w:top w:val="single" w:color="D0CECE" w:sz="4" w:space="0"/>
              <w:bottom w:val="single" w:color="D0CECE" w:sz="4" w:space="0"/>
            </w:tcBorders>
            <w:shd w:val="clear" w:color="auto" w:fill="auto"/>
          </w:tcPr>
          <w:p w:rsidRPr="0056185C" w:rsidR="00581C73" w:rsidP="00A730AC" w:rsidRDefault="00581C73" w14:paraId="5F8BFD01" w14:textId="4D42334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Alternatively, you may elect to receive your SVC pension as a single lump sum in lieu of a portion of your monthly pension.</w:t>
            </w:r>
          </w:p>
        </w:tc>
      </w:tr>
      <w:tr w:rsidRPr="0056185C" w:rsidR="00581C73" w:rsidTr="00AD4C22" w14:paraId="1598F3C2"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980F4E" w:rsidRDefault="00581C73" w14:paraId="23D9DB76"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980F4E" w:rsidRDefault="00581C73" w14:paraId="77C5103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2767" w:type="dxa"/>
            <w:gridSpan w:val="3"/>
            <w:tcBorders>
              <w:right w:val="single" w:color="D0CECE" w:sz="4" w:space="0"/>
            </w:tcBorders>
            <w:shd w:val="clear" w:color="auto" w:fill="0B4A72"/>
          </w:tcPr>
          <w:p w:rsidRPr="0056185C" w:rsidR="00581C73" w:rsidP="00980F4E" w:rsidRDefault="00581C73" w14:paraId="63F18599" w14:textId="1486752B">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cs="Arial"/>
                <w:b/>
                <w:bCs/>
                <w:color w:val="FFFFFF" w:themeColor="background1"/>
                <w:sz w:val="20"/>
                <w:szCs w:val="20"/>
              </w:rPr>
              <w:t>Lifetime pension with a</w:t>
            </w:r>
          </w:p>
        </w:tc>
        <w:tc>
          <w:tcPr>
            <w:tcW w:w="2364" w:type="dxa"/>
            <w:gridSpan w:val="3"/>
            <w:tcBorders>
              <w:left w:val="single" w:color="D0CECE" w:sz="4" w:space="0"/>
              <w:right w:val="single" w:color="D0CECE" w:sz="4" w:space="0"/>
            </w:tcBorders>
            <w:shd w:val="clear" w:color="auto" w:fill="0B4A72"/>
          </w:tcPr>
          <w:p w:rsidRPr="0056185C" w:rsidR="00581C73" w:rsidP="00980F4E" w:rsidRDefault="00581C73" w14:paraId="4CE85155" w14:textId="0549AB59">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b/>
                <w:bCs/>
                <w:color w:val="FFFFFF" w:themeColor="background1"/>
                <w:sz w:val="20"/>
                <w:szCs w:val="20"/>
              </w:rPr>
              <w:t>Payable to you</w:t>
            </w:r>
          </w:p>
        </w:tc>
        <w:tc>
          <w:tcPr>
            <w:tcW w:w="1416" w:type="dxa"/>
            <w:tcBorders>
              <w:left w:val="single" w:color="D0CECE" w:sz="4" w:space="0"/>
            </w:tcBorders>
            <w:shd w:val="clear" w:color="auto" w:fill="0B4A72"/>
          </w:tcPr>
          <w:p w:rsidRPr="0056185C" w:rsidR="00581C73" w:rsidP="00980F4E" w:rsidRDefault="00581C73" w14:paraId="07850838" w14:textId="763F15B3">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b/>
                <w:bCs/>
                <w:color w:val="FFFFFF" w:themeColor="background1"/>
                <w:sz w:val="20"/>
                <w:szCs w:val="20"/>
              </w:rPr>
              <w:t>Payable upon your passing</w:t>
            </w:r>
          </w:p>
        </w:tc>
      </w:tr>
      <w:tr w:rsidRPr="0056185C" w:rsidR="00581C73" w:rsidTr="00AD4C22" w14:paraId="717D3FEE"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CA22D7" w:rsidRDefault="00581C73" w14:paraId="6F1C0AE6"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CA22D7" w:rsidRDefault="00581C73" w14:paraId="21DB0AB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auto"/>
          </w:tcPr>
          <w:p w:rsidRPr="0056185C" w:rsidR="00581C73" w:rsidP="00CA22D7" w:rsidRDefault="00581C73" w14:paraId="6B36334A" w14:textId="0FAF7DE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p>
        </w:tc>
        <w:tc>
          <w:tcPr>
            <w:tcW w:w="2340" w:type="dxa"/>
            <w:gridSpan w:val="2"/>
            <w:tcBorders>
              <w:left w:val="single" w:color="D0CECE" w:sz="4" w:space="0"/>
              <w:right w:val="single" w:color="D0CECE" w:sz="4" w:space="0"/>
            </w:tcBorders>
            <w:shd w:val="clear" w:color="auto" w:fill="auto"/>
          </w:tcPr>
          <w:p w:rsidRPr="0056185C" w:rsidR="00581C73" w:rsidP="00CA22D7" w:rsidRDefault="00581C73" w14:paraId="195A9BEA" w14:textId="01E9E1B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364" w:type="dxa"/>
            <w:gridSpan w:val="3"/>
            <w:tcBorders>
              <w:left w:val="single" w:color="D0CECE" w:sz="4" w:space="0"/>
              <w:right w:val="single" w:color="D0CECE" w:sz="4" w:space="0"/>
            </w:tcBorders>
            <w:shd w:val="clear" w:color="auto" w:fill="auto"/>
          </w:tcPr>
          <w:p w:rsidRPr="0056185C" w:rsidR="00581C73" w:rsidP="00CA22D7" w:rsidRDefault="00581C73" w14:paraId="441C2790" w14:textId="0484AEB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cs="Arial"/>
                <w:color w:val="575757"/>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auto"/>
          </w:tcPr>
          <w:p w:rsidRPr="0056185C" w:rsidR="00581C73" w:rsidP="00CA22D7" w:rsidRDefault="00581C73" w14:paraId="0726AB10" w14:textId="712FE47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N/A</w:t>
            </w:r>
          </w:p>
        </w:tc>
      </w:tr>
      <w:tr w:rsidRPr="0056185C" w:rsidR="00581C73" w:rsidTr="00AD4C22" w14:paraId="61EF2B37"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CA22D7" w:rsidRDefault="00581C73" w14:paraId="7081D89C"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CA22D7" w:rsidRDefault="00581C73" w14:paraId="405FCBB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FFF8EF"/>
          </w:tcPr>
          <w:p w:rsidRPr="0056185C" w:rsidR="00581C73" w:rsidP="00CA22D7" w:rsidRDefault="00581C73" w14:paraId="3615F1E2" w14:textId="1EE52A3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w:t>
            </w:r>
          </w:p>
        </w:tc>
        <w:tc>
          <w:tcPr>
            <w:tcW w:w="2340" w:type="dxa"/>
            <w:gridSpan w:val="2"/>
            <w:tcBorders>
              <w:left w:val="single" w:color="D0CECE" w:sz="4" w:space="0"/>
              <w:right w:val="single" w:color="D0CECE" w:sz="4" w:space="0"/>
            </w:tcBorders>
            <w:shd w:val="clear" w:color="auto" w:fill="FFF8EF"/>
          </w:tcPr>
          <w:p w:rsidRPr="0056185C" w:rsidR="00581C73" w:rsidP="00CA22D7" w:rsidRDefault="00581C73" w14:paraId="02ED47DE" w14:textId="555CCAB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364" w:type="dxa"/>
            <w:gridSpan w:val="3"/>
            <w:tcBorders>
              <w:left w:val="single" w:color="D0CECE" w:sz="4" w:space="0"/>
              <w:right w:val="single" w:color="D0CECE" w:sz="4" w:space="0"/>
            </w:tcBorders>
            <w:shd w:val="clear" w:color="auto" w:fill="FFF8EF"/>
          </w:tcPr>
          <w:p w:rsidRPr="0056185C" w:rsidR="00581C73" w:rsidP="00CA22D7" w:rsidRDefault="00581C73" w14:paraId="63EABE2D" w14:textId="63D8C3A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FFF8EF"/>
          </w:tcPr>
          <w:p w:rsidRPr="0056185C" w:rsidR="00581C73" w:rsidP="00CA22D7" w:rsidRDefault="00581C73" w14:paraId="3F8EBCD6" w14:textId="0DD62E2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581C73" w:rsidTr="00AD4C22" w14:paraId="46FCB3DC" w14:textId="77777777">
        <w:trPr>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CA22D7" w:rsidRDefault="00581C73" w14:paraId="2180C1D8"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CA22D7" w:rsidRDefault="00581C73" w14:paraId="6399432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auto"/>
          </w:tcPr>
          <w:p w:rsidRPr="0056185C" w:rsidR="00581C73" w:rsidP="00CA22D7" w:rsidRDefault="00581C73" w14:paraId="09B2E8AC" w14:textId="4B90EEE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7</w:t>
            </w:r>
          </w:p>
        </w:tc>
        <w:tc>
          <w:tcPr>
            <w:tcW w:w="2340" w:type="dxa"/>
            <w:gridSpan w:val="2"/>
            <w:tcBorders>
              <w:left w:val="single" w:color="D0CECE" w:sz="4" w:space="0"/>
              <w:right w:val="single" w:color="D0CECE" w:sz="4" w:space="0"/>
            </w:tcBorders>
            <w:shd w:val="clear" w:color="auto" w:fill="auto"/>
          </w:tcPr>
          <w:p w:rsidRPr="0056185C" w:rsidR="00581C73" w:rsidP="00CA22D7" w:rsidRDefault="00581C73" w14:paraId="2F94C15D" w14:textId="6CB5D4F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364" w:type="dxa"/>
            <w:gridSpan w:val="3"/>
            <w:tcBorders>
              <w:left w:val="single" w:color="D0CECE" w:sz="4" w:space="0"/>
              <w:right w:val="single" w:color="D0CECE" w:sz="4" w:space="0"/>
            </w:tcBorders>
            <w:shd w:val="clear" w:color="auto" w:fill="auto"/>
          </w:tcPr>
          <w:p w:rsidRPr="0056185C" w:rsidR="00581C73" w:rsidP="00CA22D7" w:rsidRDefault="00581C73" w14:paraId="78CACD12" w14:textId="16B76A5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416" w:type="dxa"/>
            <w:tcBorders>
              <w:left w:val="single" w:color="D0CECE" w:sz="4" w:space="0"/>
            </w:tcBorders>
            <w:shd w:val="clear" w:color="auto" w:fill="auto"/>
          </w:tcPr>
          <w:p w:rsidRPr="0056185C" w:rsidR="00581C73" w:rsidP="00CA22D7" w:rsidRDefault="00581C73" w14:paraId="172A25E6" w14:textId="15781D7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581C73" w:rsidTr="00AD4C22" w14:paraId="099E5A98"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581C73" w:rsidP="00CA22D7" w:rsidRDefault="00581C73" w14:paraId="27F31F7F" w14:textId="77777777">
            <w:pPr>
              <w:rPr>
                <w:rFonts w:ascii="Arial" w:hAnsi="Arial" w:eastAsia="Meiryo" w:cs="Arial"/>
                <w:color w:val="555555"/>
                <w:sz w:val="20"/>
                <w:szCs w:val="20"/>
                <w:lang w:val="en-CA"/>
              </w:rPr>
            </w:pPr>
          </w:p>
        </w:tc>
        <w:tc>
          <w:tcPr>
            <w:tcW w:w="411" w:type="dxa"/>
            <w:vMerge/>
            <w:shd w:val="clear" w:color="auto" w:fill="auto"/>
          </w:tcPr>
          <w:p w:rsidRPr="0056185C" w:rsidR="00581C73" w:rsidP="00CA22D7" w:rsidRDefault="00581C73" w14:paraId="350C11A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27" w:type="dxa"/>
            <w:tcBorders>
              <w:bottom w:val="single" w:color="D0CECE" w:sz="4" w:space="0"/>
              <w:right w:val="single" w:color="D0CECE" w:sz="4" w:space="0"/>
            </w:tcBorders>
            <w:shd w:val="clear" w:color="auto" w:fill="FFF8EF"/>
          </w:tcPr>
          <w:p w:rsidRPr="0056185C" w:rsidR="00581C73" w:rsidP="00CA22D7" w:rsidRDefault="00581C73" w14:paraId="2B0DBDDC" w14:textId="7C0C69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8</w:t>
            </w:r>
          </w:p>
        </w:tc>
        <w:tc>
          <w:tcPr>
            <w:tcW w:w="2340" w:type="dxa"/>
            <w:gridSpan w:val="2"/>
            <w:tcBorders>
              <w:left w:val="single" w:color="D0CECE" w:sz="4" w:space="0"/>
              <w:bottom w:val="single" w:color="D0CECE" w:sz="4" w:space="0"/>
              <w:right w:val="single" w:color="D0CECE" w:sz="4" w:space="0"/>
            </w:tcBorders>
            <w:shd w:val="clear" w:color="auto" w:fill="FFF8EF"/>
          </w:tcPr>
          <w:p w:rsidRPr="0056185C" w:rsidR="00581C73" w:rsidP="00CA22D7" w:rsidRDefault="00581C73" w14:paraId="49396F5F" w14:textId="3C0F5A7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2364" w:type="dxa"/>
            <w:gridSpan w:val="3"/>
            <w:tcBorders>
              <w:left w:val="single" w:color="D0CECE" w:sz="4" w:space="0"/>
              <w:bottom w:val="single" w:color="D0CECE" w:sz="4" w:space="0"/>
              <w:right w:val="single" w:color="D0CECE" w:sz="4" w:space="0"/>
            </w:tcBorders>
            <w:shd w:val="clear" w:color="auto" w:fill="FFF8EF"/>
          </w:tcPr>
          <w:p w:rsidRPr="0056185C" w:rsidR="00581C73" w:rsidP="00CA22D7" w:rsidRDefault="00581C73" w14:paraId="3B72702B" w14:textId="340E40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1416" w:type="dxa"/>
            <w:tcBorders>
              <w:left w:val="single" w:color="D0CECE" w:sz="4" w:space="0"/>
              <w:bottom w:val="single" w:color="D0CECE" w:sz="4" w:space="0"/>
            </w:tcBorders>
            <w:shd w:val="clear" w:color="auto" w:fill="FFF8EF"/>
          </w:tcPr>
          <w:p w:rsidRPr="0056185C" w:rsidR="00581C73" w:rsidP="00CA22D7" w:rsidRDefault="00581C73" w14:paraId="3046079A" w14:textId="21DAB8D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794E56" w:rsidP="008F543A" w:rsidRDefault="00794E56" w14:paraId="1E40CA3A" w14:textId="77777777">
      <w:pPr>
        <w:spacing w:before="0" w:after="240"/>
        <w:rPr>
          <w:rFonts w:ascii="Arial" w:hAnsi="Arial" w:cs="Arial"/>
          <w:color w:val="555555"/>
          <w:sz w:val="20"/>
          <w:szCs w:val="20"/>
          <w:lang w:val="en-CA"/>
        </w:rPr>
      </w:pPr>
    </w:p>
    <w:p w:rsidRPr="0056185C" w:rsidR="00D264B9" w:rsidP="00D264B9" w:rsidRDefault="00D264B9" w14:paraId="4C6CB894"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Locked-in SVC = Y</w:t>
      </w:r>
      <w:r w:rsidRPr="0056185C">
        <w:rPr>
          <w:rFonts w:ascii="Arial" w:hAnsi="Arial" w:cs="Arial"/>
          <w:color w:val="545454" w:themeColor="text1"/>
          <w:sz w:val="20"/>
          <w:szCs w:val="20"/>
          <w:highlight w:val="yellow"/>
        </w:rPr>
        <w:t>, AVC = N, unlocked SVC = N&gt;&gt;</w:t>
      </w:r>
    </w:p>
    <w:tbl>
      <w:tblPr>
        <w:tblStyle w:val="GridTable6Colorful-Accent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Caption w:val="Estimated lifetime pension with spousal options waived"/>
      </w:tblPr>
      <w:tblGrid>
        <w:gridCol w:w="450"/>
        <w:gridCol w:w="1170"/>
        <w:gridCol w:w="1030"/>
        <w:gridCol w:w="1192"/>
        <w:gridCol w:w="411"/>
        <w:gridCol w:w="427"/>
        <w:gridCol w:w="1170"/>
        <w:gridCol w:w="1170"/>
        <w:gridCol w:w="8"/>
        <w:gridCol w:w="1162"/>
        <w:gridCol w:w="1194"/>
        <w:gridCol w:w="1416"/>
      </w:tblGrid>
      <w:tr w:rsidRPr="0056185C" w:rsidR="00D264B9" w:rsidTr="00A01219" w14:paraId="08F28F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0" w:type="dxa"/>
            <w:gridSpan w:val="12"/>
            <w:tcBorders>
              <w:bottom w:val="none" w:color="auto" w:sz="0" w:space="0"/>
            </w:tcBorders>
            <w:shd w:val="clear" w:color="auto" w:fill="auto"/>
          </w:tcPr>
          <w:p w:rsidRPr="0056185C" w:rsidR="00D264B9" w:rsidRDefault="00D264B9" w14:paraId="55751D51" w14:textId="77777777">
            <w:pPr>
              <w:rPr>
                <w:rFonts w:ascii="Arial" w:hAnsi="Arial" w:eastAsia="Meiryo" w:cs="Arial"/>
                <w:color w:val="000000"/>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guaranteed minimum number of payments</w:t>
            </w:r>
          </w:p>
        </w:tc>
      </w:tr>
      <w:tr w:rsidRPr="0056185C" w:rsidR="00E723DF" w:rsidTr="00AD4C22" w14:paraId="0FD657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2" w:type="dxa"/>
            <w:gridSpan w:val="4"/>
            <w:tcBorders>
              <w:bottom w:val="single" w:color="D0CECE" w:sz="4" w:space="0"/>
            </w:tcBorders>
            <w:shd w:val="clear" w:color="auto" w:fill="0B4A72"/>
          </w:tcPr>
          <w:p w:rsidRPr="0056185C" w:rsidR="00E723DF" w:rsidRDefault="00E723DF" w14:paraId="5C774077" w14:textId="77777777">
            <w:pPr>
              <w:jc w:val="center"/>
              <w:rPr>
                <w:rFonts w:ascii="Arial" w:hAnsi="Arial" w:eastAsia="Meiryo" w:cs="Arial"/>
                <w:color w:val="FFFFFF"/>
                <w:sz w:val="20"/>
                <w:szCs w:val="20"/>
                <w:lang w:val="en-CA"/>
              </w:rPr>
            </w:pPr>
            <w:r w:rsidRPr="0056185C">
              <w:rPr>
                <w:rFonts w:ascii="Arial" w:hAnsi="Arial" w:eastAsia="Meiryo" w:cs="Arial"/>
                <w:color w:val="FFFFFF"/>
                <w:sz w:val="20"/>
                <w:szCs w:val="20"/>
                <w:lang w:val="en-CA"/>
              </w:rPr>
              <w:t>UPP pension</w:t>
            </w:r>
          </w:p>
        </w:tc>
        <w:tc>
          <w:tcPr>
            <w:tcW w:w="411" w:type="dxa"/>
            <w:vMerge w:val="restart"/>
            <w:shd w:val="clear" w:color="auto" w:fill="auto"/>
          </w:tcPr>
          <w:p w:rsidRPr="0056185C" w:rsidR="00E723DF" w:rsidRDefault="00E723DF" w14:paraId="65F10CD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8"/>
                <w:szCs w:val="28"/>
                <w:lang w:val="en-CA"/>
              </w:rPr>
            </w:pPr>
            <w:r w:rsidRPr="0056185C">
              <w:rPr>
                <w:rFonts w:ascii="Arial" w:hAnsi="Arial" w:eastAsia="Meiryo" w:cs="Arial"/>
                <w:b/>
                <w:bCs/>
                <w:color w:val="12314A"/>
                <w:sz w:val="28"/>
                <w:szCs w:val="28"/>
                <w:lang w:val="en-CA"/>
              </w:rPr>
              <w:t>+</w:t>
            </w:r>
          </w:p>
        </w:tc>
        <w:tc>
          <w:tcPr>
            <w:tcW w:w="6547" w:type="dxa"/>
            <w:gridSpan w:val="7"/>
            <w:shd w:val="clear" w:color="auto" w:fill="0B4A72"/>
          </w:tcPr>
          <w:p w:rsidRPr="0056185C" w:rsidR="00E723DF" w:rsidRDefault="00E723DF" w14:paraId="6B8583D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Pre-conversion pension</w:t>
            </w:r>
          </w:p>
          <w:p w:rsidRPr="0056185C" w:rsidR="00E723DF" w:rsidRDefault="00E723DF" w14:paraId="7C20C299" w14:textId="01CF37F0">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color w:val="FFFFFF"/>
                <w:sz w:val="20"/>
                <w:szCs w:val="20"/>
                <w:lang w:val="en-CA"/>
              </w:rPr>
              <w:t>Your base pension, plus a pension based on your locked-in special voluntary contributions (SVC).</w:t>
            </w:r>
          </w:p>
        </w:tc>
      </w:tr>
      <w:tr w:rsidRPr="0056185C" w:rsidR="00E723DF" w:rsidTr="00AD4C22" w14:paraId="624BB443" w14:textId="77777777">
        <w:trPr>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val="restart"/>
            <w:tcBorders>
              <w:top w:val="single" w:color="D0CECE" w:sz="4" w:space="0"/>
              <w:right w:val="single" w:color="D0CECE" w:sz="4" w:space="0"/>
            </w:tcBorders>
            <w:shd w:val="clear" w:color="auto" w:fill="0B4A72"/>
          </w:tcPr>
          <w:p w:rsidRPr="0056185C" w:rsidR="00E723DF" w:rsidRDefault="00E723DF" w14:paraId="2CEB77B4" w14:textId="763BFD1A">
            <w:pPr>
              <w:jc w:val="center"/>
              <w:rPr>
                <w:rFonts w:ascii="Arial" w:hAnsi="Arial" w:eastAsia="Meiryo" w:cs="Arial"/>
                <w:color w:val="FFFFFF"/>
                <w:sz w:val="20"/>
                <w:szCs w:val="20"/>
                <w:lang w:val="en-CA"/>
              </w:rPr>
            </w:pPr>
            <w:r w:rsidRPr="0056185C">
              <w:rPr>
                <w:rFonts w:ascii="Arial" w:hAnsi="Arial" w:eastAsia="Meiryo" w:cs="Arial"/>
                <w:color w:val="FFFFFF"/>
                <w:sz w:val="20"/>
                <w:szCs w:val="20"/>
                <w:lang w:val="en-CA"/>
              </w:rPr>
              <w:t>Lifetime pension with a</w:t>
            </w:r>
          </w:p>
        </w:tc>
        <w:tc>
          <w:tcPr>
            <w:tcW w:w="1030" w:type="dxa"/>
            <w:vMerge w:val="restart"/>
            <w:tcBorders>
              <w:top w:val="single" w:color="D0CECE" w:sz="4" w:space="0"/>
              <w:left w:val="single" w:color="D0CECE" w:sz="4" w:space="0"/>
              <w:right w:val="single" w:color="D0CECE" w:sz="4" w:space="0"/>
            </w:tcBorders>
            <w:shd w:val="clear" w:color="auto" w:fill="0B4A72"/>
          </w:tcPr>
          <w:p w:rsidRPr="0056185C" w:rsidR="00E723DF" w:rsidRDefault="00E723DF" w14:paraId="605BF62D"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FFFFFF"/>
                <w:sz w:val="20"/>
                <w:szCs w:val="20"/>
                <w:highlight w:val="cyan"/>
                <w:lang w:val="en-CA"/>
              </w:rPr>
            </w:pPr>
            <w:r w:rsidRPr="0056185C">
              <w:rPr>
                <w:rFonts w:ascii="Arial" w:hAnsi="Arial" w:eastAsia="Meiryo" w:cs="Arial"/>
                <w:b/>
                <w:bCs/>
                <w:color w:val="FFFFFF"/>
                <w:sz w:val="20"/>
                <w:szCs w:val="20"/>
                <w:lang w:val="en-CA"/>
              </w:rPr>
              <w:t xml:space="preserve">Payable to you </w:t>
            </w:r>
          </w:p>
        </w:tc>
        <w:tc>
          <w:tcPr>
            <w:tcW w:w="1192" w:type="dxa"/>
            <w:vMerge w:val="restart"/>
            <w:tcBorders>
              <w:top w:val="single" w:color="D0CECE" w:sz="4" w:space="0"/>
              <w:left w:val="single" w:color="D0CECE" w:sz="4" w:space="0"/>
            </w:tcBorders>
            <w:shd w:val="clear" w:color="auto" w:fill="0B4A72"/>
          </w:tcPr>
          <w:p w:rsidRPr="0056185C" w:rsidR="00E723DF" w:rsidRDefault="00E723DF" w14:paraId="4300089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Payable upon your passing</w:t>
            </w:r>
          </w:p>
        </w:tc>
        <w:tc>
          <w:tcPr>
            <w:tcW w:w="411" w:type="dxa"/>
            <w:vMerge/>
          </w:tcPr>
          <w:p w:rsidRPr="0056185C" w:rsidR="00E723DF" w:rsidRDefault="00E723DF" w14:paraId="7357814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p>
        </w:tc>
        <w:tc>
          <w:tcPr>
            <w:tcW w:w="1597" w:type="dxa"/>
            <w:gridSpan w:val="2"/>
            <w:vMerge w:val="restart"/>
            <w:tcBorders>
              <w:top w:val="single" w:color="D0CECE" w:sz="4" w:space="0"/>
              <w:right w:val="single" w:color="D0CECE" w:sz="4" w:space="0"/>
            </w:tcBorders>
            <w:shd w:val="clear" w:color="auto" w:fill="0B4A72"/>
          </w:tcPr>
          <w:p w:rsidRPr="0056185C" w:rsidR="00E723DF" w:rsidRDefault="00E723DF" w14:paraId="7F0809A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Lifetime pension with a</w:t>
            </w:r>
          </w:p>
        </w:tc>
        <w:tc>
          <w:tcPr>
            <w:tcW w:w="3534" w:type="dxa"/>
            <w:gridSpan w:val="4"/>
            <w:tcBorders>
              <w:top w:val="single" w:color="D0CECE" w:sz="4" w:space="0"/>
              <w:left w:val="single" w:color="D0CECE" w:sz="4" w:space="0"/>
              <w:right w:val="single" w:color="D0CECE" w:sz="4" w:space="0"/>
            </w:tcBorders>
            <w:shd w:val="clear" w:color="auto" w:fill="0B4A72"/>
          </w:tcPr>
          <w:p w:rsidRPr="0056185C" w:rsidR="00E723DF" w:rsidRDefault="00E723DF" w14:paraId="72679C7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 xml:space="preserve">Payable to you </w:t>
            </w:r>
          </w:p>
        </w:tc>
        <w:tc>
          <w:tcPr>
            <w:tcW w:w="1416" w:type="dxa"/>
            <w:vMerge w:val="restart"/>
            <w:tcBorders>
              <w:top w:val="single" w:color="D0CECE" w:sz="4" w:space="0"/>
              <w:left w:val="single" w:color="D0CECE" w:sz="4" w:space="0"/>
            </w:tcBorders>
            <w:shd w:val="clear" w:color="auto" w:fill="0B4A72"/>
          </w:tcPr>
          <w:p w:rsidRPr="0056185C" w:rsidR="00E723DF" w:rsidRDefault="00E723DF" w14:paraId="0BEB709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b/>
                <w:bCs/>
                <w:color w:val="FFFFFF"/>
                <w:sz w:val="20"/>
                <w:szCs w:val="20"/>
                <w:lang w:val="en-CA"/>
              </w:rPr>
              <w:t>Payable upon your passing</w:t>
            </w:r>
          </w:p>
        </w:tc>
      </w:tr>
      <w:tr w:rsidRPr="0056185C" w:rsidR="00E723DF" w:rsidTr="00AD4C22" w14:paraId="42F11B1F"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620" w:type="dxa"/>
            <w:gridSpan w:val="2"/>
            <w:vMerge/>
            <w:tcBorders>
              <w:right w:val="single" w:color="D0CECE" w:sz="4" w:space="0"/>
            </w:tcBorders>
            <w:shd w:val="clear" w:color="auto" w:fill="0B4A72"/>
          </w:tcPr>
          <w:p w:rsidRPr="0056185C" w:rsidR="00E723DF" w:rsidRDefault="00E723DF" w14:paraId="0D4F52E6" w14:textId="77777777">
            <w:pPr>
              <w:jc w:val="center"/>
              <w:rPr>
                <w:rFonts w:ascii="Arial" w:hAnsi="Arial" w:eastAsia="Meiryo" w:cs="Arial"/>
                <w:color w:val="FFFFFF"/>
                <w:sz w:val="20"/>
                <w:szCs w:val="20"/>
                <w:lang w:val="en-CA"/>
              </w:rPr>
            </w:pPr>
          </w:p>
        </w:tc>
        <w:tc>
          <w:tcPr>
            <w:tcW w:w="1030" w:type="dxa"/>
            <w:vMerge/>
            <w:tcBorders>
              <w:left w:val="single" w:color="D0CECE" w:sz="4" w:space="0"/>
              <w:right w:val="single" w:color="D0CECE" w:sz="4" w:space="0"/>
            </w:tcBorders>
            <w:shd w:val="clear" w:color="auto" w:fill="0B4A72"/>
          </w:tcPr>
          <w:p w:rsidRPr="0056185C" w:rsidR="00E723DF" w:rsidRDefault="00E723DF" w14:paraId="372BEBE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192" w:type="dxa"/>
            <w:vMerge/>
            <w:tcBorders>
              <w:left w:val="single" w:color="D0CECE" w:sz="4" w:space="0"/>
            </w:tcBorders>
            <w:shd w:val="clear" w:color="auto" w:fill="0B4A72"/>
          </w:tcPr>
          <w:p w:rsidRPr="0056185C" w:rsidR="00E723DF" w:rsidRDefault="00E723DF" w14:paraId="2B05555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411" w:type="dxa"/>
            <w:vMerge/>
          </w:tcPr>
          <w:p w:rsidRPr="0056185C" w:rsidR="00E723DF" w:rsidRDefault="00E723DF" w14:paraId="06A8617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597" w:type="dxa"/>
            <w:gridSpan w:val="2"/>
            <w:vMerge/>
            <w:tcBorders>
              <w:right w:val="single" w:color="D0CECE" w:sz="4" w:space="0"/>
            </w:tcBorders>
            <w:shd w:val="clear" w:color="auto" w:fill="0B4A72"/>
          </w:tcPr>
          <w:p w:rsidRPr="0056185C" w:rsidR="00E723DF" w:rsidRDefault="00E723DF" w14:paraId="04B10C0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c>
          <w:tcPr>
            <w:tcW w:w="1178" w:type="dxa"/>
            <w:gridSpan w:val="2"/>
            <w:tcBorders>
              <w:top w:val="single" w:color="D0CECE" w:sz="4" w:space="0"/>
              <w:left w:val="single" w:color="D0CECE" w:sz="4" w:space="0"/>
              <w:right w:val="single" w:color="D0CECE" w:sz="4" w:space="0"/>
            </w:tcBorders>
            <w:shd w:val="clear" w:color="auto" w:fill="0B4A72"/>
          </w:tcPr>
          <w:p w:rsidRPr="0056185C" w:rsidR="00E723DF" w:rsidRDefault="00E723DF" w14:paraId="1726EF3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sz w:val="20"/>
                <w:szCs w:val="20"/>
                <w:lang w:val="en-CA"/>
              </w:rPr>
            </w:pPr>
            <w:r w:rsidRPr="0056185C">
              <w:rPr>
                <w:rFonts w:ascii="Arial" w:hAnsi="Arial" w:eastAsia="Meiryo" w:cs="Arial"/>
                <w:color w:val="FFFFFF"/>
                <w:sz w:val="20"/>
                <w:szCs w:val="20"/>
                <w:lang w:val="en-CA"/>
              </w:rPr>
              <w:t>Base pension</w:t>
            </w:r>
          </w:p>
        </w:tc>
        <w:tc>
          <w:tcPr>
            <w:tcW w:w="1162" w:type="dxa"/>
            <w:tcBorders>
              <w:top w:val="single" w:color="D0CECE" w:sz="4" w:space="0"/>
              <w:left w:val="single" w:color="D0CECE" w:sz="4" w:space="0"/>
              <w:right w:val="single" w:color="D0CECE" w:sz="4" w:space="0"/>
            </w:tcBorders>
            <w:shd w:val="clear" w:color="auto" w:fill="0B4A72"/>
          </w:tcPr>
          <w:p w:rsidRPr="0056185C" w:rsidR="00E723DF" w:rsidRDefault="00E723DF" w14:paraId="4BB3CAD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FFFFFF"/>
                <w:sz w:val="20"/>
                <w:szCs w:val="20"/>
                <w:lang w:val="en-CA"/>
              </w:rPr>
            </w:pPr>
            <w:r w:rsidRPr="0056185C">
              <w:rPr>
                <w:rFonts w:ascii="Arial" w:hAnsi="Arial" w:eastAsia="Meiryo" w:cs="Arial"/>
                <w:color w:val="FFFFFF"/>
                <w:sz w:val="20"/>
                <w:szCs w:val="20"/>
                <w:lang w:val="en-CA"/>
              </w:rPr>
              <w:t>+ SVC</w:t>
            </w:r>
          </w:p>
        </w:tc>
        <w:tc>
          <w:tcPr>
            <w:tcW w:w="1194" w:type="dxa"/>
            <w:tcBorders>
              <w:top w:val="single" w:color="D0CECE" w:sz="4" w:space="0"/>
              <w:left w:val="single" w:color="D0CECE" w:sz="4" w:space="0"/>
              <w:right w:val="single" w:color="D0CECE" w:sz="4" w:space="0"/>
            </w:tcBorders>
            <w:shd w:val="clear" w:color="auto" w:fill="0B4A72"/>
          </w:tcPr>
          <w:p w:rsidRPr="0056185C" w:rsidR="00E723DF" w:rsidRDefault="00E723DF" w14:paraId="4B78E32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r w:rsidRPr="0056185C">
              <w:rPr>
                <w:rFonts w:ascii="Arial" w:hAnsi="Arial" w:eastAsia="Meiryo" w:cs="Arial"/>
                <w:color w:val="FFFFFF"/>
                <w:sz w:val="20"/>
                <w:szCs w:val="20"/>
                <w:lang w:val="en-CA"/>
              </w:rPr>
              <w:t xml:space="preserve">= </w:t>
            </w:r>
            <w:r w:rsidRPr="0056185C">
              <w:rPr>
                <w:rFonts w:ascii="Arial" w:hAnsi="Arial" w:eastAsia="Meiryo" w:cs="Arial"/>
                <w:b/>
                <w:bCs/>
                <w:color w:val="FFFFFF"/>
                <w:sz w:val="20"/>
                <w:szCs w:val="20"/>
                <w:lang w:val="en-CA"/>
              </w:rPr>
              <w:t>Total</w:t>
            </w:r>
          </w:p>
        </w:tc>
        <w:tc>
          <w:tcPr>
            <w:tcW w:w="1416" w:type="dxa"/>
            <w:vMerge/>
            <w:tcBorders>
              <w:left w:val="single" w:color="D0CECE" w:sz="4" w:space="0"/>
            </w:tcBorders>
            <w:shd w:val="clear" w:color="auto" w:fill="0B4A72"/>
          </w:tcPr>
          <w:p w:rsidRPr="0056185C" w:rsidR="00E723DF" w:rsidRDefault="00E723DF" w14:paraId="77B0567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sz w:val="20"/>
                <w:szCs w:val="20"/>
                <w:lang w:val="en-CA"/>
              </w:rPr>
            </w:pPr>
          </w:p>
        </w:tc>
      </w:tr>
      <w:tr w:rsidRPr="0056185C" w:rsidR="00E723DF" w:rsidTr="00AD4C22" w14:paraId="57BC59FA" w14:textId="77777777">
        <w:trPr>
          <w:trHeight w:val="641"/>
        </w:trPr>
        <w:tc>
          <w:tcPr>
            <w:cnfStyle w:val="001000000000" w:firstRow="0" w:lastRow="0" w:firstColumn="1" w:lastColumn="0" w:oddVBand="0" w:evenVBand="0" w:oddHBand="0" w:evenHBand="0" w:firstRowFirstColumn="0" w:firstRowLastColumn="0" w:lastRowFirstColumn="0" w:lastRowLastColumn="0"/>
            <w:tcW w:w="450" w:type="dxa"/>
            <w:tcBorders>
              <w:right w:val="single" w:color="D0CECE" w:sz="4" w:space="0"/>
            </w:tcBorders>
            <w:shd w:val="clear" w:color="auto" w:fill="auto"/>
          </w:tcPr>
          <w:p w:rsidRPr="0056185C" w:rsidR="00E723DF" w:rsidP="008F27E7" w:rsidRDefault="00E723DF" w14:paraId="36AA47A8"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1170" w:type="dxa"/>
            <w:tcBorders>
              <w:left w:val="single" w:color="D0CECE" w:sz="4" w:space="0"/>
              <w:right w:val="single" w:color="D0CECE" w:sz="4" w:space="0"/>
            </w:tcBorders>
            <w:shd w:val="clear" w:color="auto" w:fill="auto"/>
          </w:tcPr>
          <w:p w:rsidRPr="0056185C" w:rsidR="00E723DF" w:rsidP="008F27E7" w:rsidRDefault="00E723DF" w14:paraId="3D8BD83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030" w:type="dxa"/>
            <w:tcBorders>
              <w:left w:val="single" w:color="D0CECE" w:sz="4" w:space="0"/>
              <w:right w:val="single" w:color="D0CECE" w:sz="4" w:space="0"/>
            </w:tcBorders>
            <w:shd w:val="clear" w:color="auto" w:fill="auto"/>
          </w:tcPr>
          <w:p w:rsidRPr="0056185C" w:rsidR="00E723DF" w:rsidP="008F27E7" w:rsidRDefault="00E723DF" w14:paraId="38F37EB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w:t>
            </w:r>
          </w:p>
        </w:tc>
        <w:tc>
          <w:tcPr>
            <w:tcW w:w="1192" w:type="dxa"/>
            <w:tcBorders>
              <w:left w:val="single" w:color="D0CECE" w:sz="4" w:space="0"/>
            </w:tcBorders>
            <w:shd w:val="clear" w:color="auto" w:fill="auto"/>
          </w:tcPr>
          <w:p w:rsidRPr="0056185C" w:rsidR="00E723DF" w:rsidP="008F27E7" w:rsidRDefault="00E723DF" w14:paraId="705020A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[UPPLG10]</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c>
          <w:tcPr>
            <w:tcW w:w="411" w:type="dxa"/>
            <w:vMerge/>
          </w:tcPr>
          <w:p w:rsidRPr="0056185C" w:rsidR="00E723DF" w:rsidP="008F27E7" w:rsidRDefault="00E723DF" w14:paraId="4D022E3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auto"/>
          </w:tcPr>
          <w:p w:rsidRPr="0056185C" w:rsidR="00E723DF" w:rsidP="008F27E7" w:rsidRDefault="00E723DF" w14:paraId="67B2E13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p>
        </w:tc>
        <w:tc>
          <w:tcPr>
            <w:tcW w:w="1170" w:type="dxa"/>
            <w:tcBorders>
              <w:left w:val="single" w:color="D0CECE" w:sz="4" w:space="0"/>
              <w:right w:val="single" w:color="D0CECE" w:sz="4" w:space="0"/>
            </w:tcBorders>
            <w:shd w:val="clear" w:color="auto" w:fill="auto"/>
          </w:tcPr>
          <w:p w:rsidRPr="0056185C" w:rsidR="00E723DF" w:rsidP="008F27E7" w:rsidRDefault="00E723DF" w14:paraId="54761B5F"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170" w:type="dxa"/>
            <w:tcBorders>
              <w:left w:val="single" w:color="D0CECE" w:sz="4" w:space="0"/>
              <w:right w:val="single" w:color="D0CECE" w:sz="4" w:space="0"/>
            </w:tcBorders>
            <w:shd w:val="clear" w:color="auto" w:fill="auto"/>
          </w:tcPr>
          <w:p w:rsidRPr="0056185C" w:rsidR="00E723DF" w:rsidP="008F27E7" w:rsidRDefault="00E723DF" w14:paraId="5204EE0B" w14:textId="2EA2BE8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tcPr>
          <w:p w:rsidRPr="0056185C" w:rsidR="00E723DF" w:rsidP="008F27E7" w:rsidRDefault="00E723DF" w14:paraId="222CF05E" w14:textId="6CC98A9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$[WLULG0SVCLI]</w:t>
            </w:r>
          </w:p>
        </w:tc>
        <w:tc>
          <w:tcPr>
            <w:tcW w:w="1194" w:type="dxa"/>
            <w:tcBorders>
              <w:left w:val="single" w:color="D0CECE" w:sz="4" w:space="0"/>
              <w:right w:val="single" w:color="D0CECE" w:sz="4" w:space="0"/>
            </w:tcBorders>
          </w:tcPr>
          <w:p w:rsidRPr="0056185C" w:rsidR="00E723DF" w:rsidP="008F27E7" w:rsidRDefault="00E723DF" w14:paraId="310E0DDB" w14:textId="00A37AC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auto"/>
          </w:tcPr>
          <w:p w:rsidRPr="0056185C" w:rsidR="00E723DF" w:rsidP="008F27E7" w:rsidRDefault="00E723DF" w14:paraId="03365DE2" w14:textId="63B5611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E723DF" w:rsidTr="00AD4C22" w14:paraId="373D8DEA"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right w:val="single" w:color="D0CECE" w:sz="4" w:space="0"/>
            </w:tcBorders>
            <w:shd w:val="clear" w:color="auto" w:fill="FFF8EF"/>
          </w:tcPr>
          <w:p w:rsidRPr="0056185C" w:rsidR="00E723DF" w:rsidP="008F27E7" w:rsidRDefault="00E723DF" w14:paraId="6FD4B279"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w:t>
            </w:r>
          </w:p>
        </w:tc>
        <w:tc>
          <w:tcPr>
            <w:tcW w:w="1170" w:type="dxa"/>
            <w:tcBorders>
              <w:left w:val="single" w:color="D0CECE" w:sz="4" w:space="0"/>
              <w:bottom w:val="single" w:color="D0CECE" w:sz="4" w:space="0"/>
              <w:right w:val="single" w:color="D0CECE" w:sz="4" w:space="0"/>
            </w:tcBorders>
            <w:shd w:val="clear" w:color="auto" w:fill="FFF8EF"/>
          </w:tcPr>
          <w:p w:rsidRPr="0056185C" w:rsidR="00E723DF" w:rsidP="008F27E7" w:rsidRDefault="00E723DF" w14:paraId="4DCFB6F4"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 xml:space="preserve">15-year guarantee </w:t>
            </w:r>
          </w:p>
        </w:tc>
        <w:tc>
          <w:tcPr>
            <w:tcW w:w="1030" w:type="dxa"/>
            <w:tcBorders>
              <w:left w:val="single" w:color="D0CECE" w:sz="4" w:space="0"/>
              <w:bottom w:val="single" w:color="D0CECE" w:sz="4" w:space="0"/>
              <w:right w:val="single" w:color="D0CECE" w:sz="4" w:space="0"/>
            </w:tcBorders>
            <w:shd w:val="clear" w:color="auto" w:fill="FFF8EF"/>
          </w:tcPr>
          <w:p w:rsidRPr="0056185C" w:rsidR="00E723DF" w:rsidP="008F27E7" w:rsidRDefault="00E723DF" w14:paraId="34AA972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w:t>
            </w:r>
          </w:p>
        </w:tc>
        <w:tc>
          <w:tcPr>
            <w:tcW w:w="1192" w:type="dxa"/>
            <w:tcBorders>
              <w:left w:val="single" w:color="D0CECE" w:sz="4" w:space="0"/>
              <w:bottom w:val="single" w:color="D0CECE" w:sz="4" w:space="0"/>
            </w:tcBorders>
            <w:shd w:val="clear" w:color="auto" w:fill="FFF8EF"/>
          </w:tcPr>
          <w:p w:rsidRPr="0056185C" w:rsidR="00E723DF" w:rsidP="008F27E7" w:rsidRDefault="00E723DF" w14:paraId="0F760F03"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[UPPLG15]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c>
          <w:tcPr>
            <w:tcW w:w="411" w:type="dxa"/>
            <w:vMerge/>
          </w:tcPr>
          <w:p w:rsidRPr="0056185C" w:rsidR="00E723DF" w:rsidP="008F27E7" w:rsidRDefault="00E723DF" w14:paraId="3F2A970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27" w:type="dxa"/>
            <w:tcBorders>
              <w:right w:val="single" w:color="D0CECE" w:sz="4" w:space="0"/>
            </w:tcBorders>
            <w:shd w:val="clear" w:color="auto" w:fill="FFF8EF"/>
          </w:tcPr>
          <w:p w:rsidRPr="0056185C" w:rsidR="00E723DF" w:rsidP="008F27E7" w:rsidRDefault="00E723DF" w14:paraId="5FF065B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2</w:t>
            </w:r>
          </w:p>
        </w:tc>
        <w:tc>
          <w:tcPr>
            <w:tcW w:w="1170" w:type="dxa"/>
            <w:tcBorders>
              <w:left w:val="single" w:color="D0CECE" w:sz="4" w:space="0"/>
              <w:right w:val="single" w:color="D0CECE" w:sz="4" w:space="0"/>
            </w:tcBorders>
            <w:shd w:val="clear" w:color="auto" w:fill="FFF8EF"/>
          </w:tcPr>
          <w:p w:rsidRPr="0056185C" w:rsidR="00E723DF" w:rsidP="008F27E7" w:rsidRDefault="00E723DF" w14:paraId="247C1C7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170" w:type="dxa"/>
            <w:tcBorders>
              <w:left w:val="single" w:color="D0CECE" w:sz="4" w:space="0"/>
              <w:right w:val="single" w:color="D0CECE" w:sz="4" w:space="0"/>
            </w:tcBorders>
            <w:shd w:val="clear" w:color="auto" w:fill="FFF8EF"/>
          </w:tcPr>
          <w:p w:rsidRPr="0056185C" w:rsidR="00E723DF" w:rsidP="008F27E7" w:rsidRDefault="00E723DF" w14:paraId="485BDC8A" w14:textId="4661799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shd w:val="clear" w:color="auto" w:fill="FFF8EF"/>
          </w:tcPr>
          <w:p w:rsidRPr="0056185C" w:rsidR="00E723DF" w:rsidP="008F27E7" w:rsidRDefault="00E723DF" w14:paraId="07286A89" w14:textId="44DF9FC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$[WLULG5SVCLI]</w:t>
            </w:r>
          </w:p>
        </w:tc>
        <w:tc>
          <w:tcPr>
            <w:tcW w:w="1194" w:type="dxa"/>
            <w:tcBorders>
              <w:left w:val="single" w:color="D0CECE" w:sz="4" w:space="0"/>
              <w:right w:val="single" w:color="D0CECE" w:sz="4" w:space="0"/>
            </w:tcBorders>
            <w:shd w:val="clear" w:color="auto" w:fill="FFF8EF"/>
          </w:tcPr>
          <w:p w:rsidRPr="0056185C" w:rsidR="00E723DF" w:rsidP="008F27E7" w:rsidRDefault="00E723DF" w14:paraId="348BB96D" w14:textId="2B6D8C1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FFF8EF"/>
          </w:tcPr>
          <w:p w:rsidRPr="0056185C" w:rsidR="00E723DF" w:rsidP="008F27E7" w:rsidRDefault="00E723DF" w14:paraId="6F555227" w14:textId="5FD98CA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E723DF" w:rsidTr="00AD4C22" w14:paraId="077295B7" w14:textId="77777777">
        <w:trPr>
          <w:trHeight w:val="300"/>
        </w:trPr>
        <w:tc>
          <w:tcPr>
            <w:cnfStyle w:val="001000000000" w:firstRow="0" w:lastRow="0" w:firstColumn="1" w:lastColumn="0" w:oddVBand="0" w:evenVBand="0" w:oddHBand="0" w:evenHBand="0" w:firstRowFirstColumn="0" w:firstRowLastColumn="0" w:lastRowFirstColumn="0" w:lastRowLastColumn="0"/>
            <w:tcW w:w="3842" w:type="dxa"/>
            <w:gridSpan w:val="4"/>
            <w:vMerge w:val="restart"/>
            <w:tcBorders>
              <w:top w:val="single" w:color="D0CECE" w:sz="4" w:space="0"/>
            </w:tcBorders>
            <w:shd w:val="clear" w:color="auto" w:fill="auto"/>
          </w:tcPr>
          <w:p w:rsidRPr="0056185C" w:rsidR="00E723DF" w:rsidP="008F27E7" w:rsidRDefault="00E723DF" w14:paraId="5E6D0BED" w14:textId="77777777">
            <w:pPr>
              <w:rPr>
                <w:rFonts w:ascii="Arial" w:hAnsi="Arial" w:eastAsia="Meiryo" w:cs="Arial"/>
                <w:color w:val="555555"/>
                <w:sz w:val="20"/>
                <w:szCs w:val="20"/>
                <w:lang w:val="en-CA"/>
              </w:rPr>
            </w:pPr>
          </w:p>
        </w:tc>
        <w:tc>
          <w:tcPr>
            <w:tcW w:w="411" w:type="dxa"/>
            <w:vMerge/>
            <w:shd w:val="clear" w:color="auto" w:fill="auto"/>
          </w:tcPr>
          <w:p w:rsidRPr="0056185C" w:rsidR="00E723DF" w:rsidP="008F27E7" w:rsidRDefault="00E723DF" w14:paraId="186F603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12314A"/>
                <w:sz w:val="28"/>
                <w:szCs w:val="28"/>
                <w:lang w:val="en-CA"/>
              </w:rPr>
            </w:pPr>
          </w:p>
        </w:tc>
        <w:tc>
          <w:tcPr>
            <w:tcW w:w="427" w:type="dxa"/>
            <w:tcBorders>
              <w:right w:val="single" w:color="D0CECE" w:sz="4" w:space="0"/>
            </w:tcBorders>
            <w:shd w:val="clear" w:color="auto" w:fill="auto"/>
          </w:tcPr>
          <w:p w:rsidRPr="0056185C" w:rsidR="00E723DF" w:rsidP="008F27E7" w:rsidRDefault="00E723DF" w14:paraId="03CBAF2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3</w:t>
            </w:r>
          </w:p>
        </w:tc>
        <w:tc>
          <w:tcPr>
            <w:tcW w:w="1170" w:type="dxa"/>
            <w:tcBorders>
              <w:left w:val="single" w:color="D0CECE" w:sz="4" w:space="0"/>
              <w:right w:val="single" w:color="D0CECE" w:sz="4" w:space="0"/>
            </w:tcBorders>
            <w:shd w:val="clear" w:color="auto" w:fill="auto"/>
          </w:tcPr>
          <w:p w:rsidRPr="0056185C" w:rsidR="00E723DF" w:rsidP="008F27E7" w:rsidRDefault="00E723DF" w14:paraId="380BE88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170" w:type="dxa"/>
            <w:tcBorders>
              <w:left w:val="single" w:color="D0CECE" w:sz="4" w:space="0"/>
              <w:right w:val="single" w:color="D0CECE" w:sz="4" w:space="0"/>
            </w:tcBorders>
            <w:shd w:val="clear" w:color="auto" w:fill="auto"/>
          </w:tcPr>
          <w:p w:rsidRPr="0056185C" w:rsidR="00E723DF" w:rsidP="008F27E7" w:rsidRDefault="00E723DF" w14:paraId="3BE35536" w14:textId="63DE577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170" w:type="dxa"/>
            <w:gridSpan w:val="2"/>
            <w:tcBorders>
              <w:left w:val="single" w:color="D0CECE" w:sz="4" w:space="0"/>
              <w:right w:val="single" w:color="D0CECE" w:sz="4" w:space="0"/>
            </w:tcBorders>
          </w:tcPr>
          <w:p w:rsidRPr="0056185C" w:rsidR="00E723DF" w:rsidP="008F27E7" w:rsidRDefault="00E723DF" w14:paraId="1B48C2E0" w14:textId="241DD80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$[WLULG10SVCLI]</w:t>
            </w:r>
          </w:p>
        </w:tc>
        <w:tc>
          <w:tcPr>
            <w:tcW w:w="1194" w:type="dxa"/>
            <w:tcBorders>
              <w:left w:val="single" w:color="D0CECE" w:sz="4" w:space="0"/>
              <w:right w:val="single" w:color="D0CECE" w:sz="4" w:space="0"/>
            </w:tcBorders>
          </w:tcPr>
          <w:p w:rsidRPr="0056185C" w:rsidR="00E723DF" w:rsidP="008F27E7" w:rsidRDefault="00E723DF" w14:paraId="5168BF13" w14:textId="635072A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1416" w:type="dxa"/>
            <w:tcBorders>
              <w:left w:val="single" w:color="D0CECE" w:sz="4" w:space="0"/>
            </w:tcBorders>
            <w:shd w:val="clear" w:color="auto" w:fill="auto"/>
          </w:tcPr>
          <w:p w:rsidRPr="0056185C" w:rsidR="00E723DF" w:rsidP="008F27E7" w:rsidRDefault="00E723DF" w14:paraId="3A77227B" w14:textId="6FA1D34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E723DF" w:rsidTr="00AD4C22" w14:paraId="07B39D59" w14:textId="77777777">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842" w:type="dxa"/>
            <w:gridSpan w:val="4"/>
            <w:vMerge/>
            <w:shd w:val="clear" w:color="auto" w:fill="auto"/>
          </w:tcPr>
          <w:p w:rsidRPr="0056185C" w:rsidR="00E723DF" w:rsidP="008F27E7" w:rsidRDefault="00E723DF" w14:paraId="0A9F0C00" w14:textId="77777777">
            <w:pPr>
              <w:rPr>
                <w:rFonts w:ascii="Arial" w:hAnsi="Arial" w:eastAsia="Meiryo" w:cs="Arial"/>
                <w:color w:val="555555"/>
                <w:sz w:val="20"/>
                <w:szCs w:val="20"/>
                <w:lang w:val="en-CA"/>
              </w:rPr>
            </w:pPr>
          </w:p>
        </w:tc>
        <w:tc>
          <w:tcPr>
            <w:tcW w:w="411" w:type="dxa"/>
            <w:vMerge/>
            <w:shd w:val="clear" w:color="auto" w:fill="auto"/>
          </w:tcPr>
          <w:p w:rsidRPr="0056185C" w:rsidR="00E723DF" w:rsidP="008F27E7" w:rsidRDefault="00E723DF" w14:paraId="129C221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p>
        </w:tc>
        <w:tc>
          <w:tcPr>
            <w:tcW w:w="427" w:type="dxa"/>
            <w:tcBorders>
              <w:bottom w:val="single" w:color="D0CECE" w:sz="4" w:space="0"/>
              <w:right w:val="single" w:color="D0CECE" w:sz="4" w:space="0"/>
            </w:tcBorders>
            <w:shd w:val="clear" w:color="auto" w:fill="FFF8EF"/>
          </w:tcPr>
          <w:p w:rsidRPr="0056185C" w:rsidR="00E723DF" w:rsidP="008F27E7" w:rsidRDefault="00E723DF" w14:paraId="0AD36CE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4</w:t>
            </w:r>
          </w:p>
        </w:tc>
        <w:tc>
          <w:tcPr>
            <w:tcW w:w="1170" w:type="dxa"/>
            <w:tcBorders>
              <w:left w:val="single" w:color="D0CECE" w:sz="4" w:space="0"/>
              <w:bottom w:val="single" w:color="D0CECE" w:sz="4" w:space="0"/>
              <w:right w:val="single" w:color="D0CECE" w:sz="4" w:space="0"/>
            </w:tcBorders>
            <w:shd w:val="clear" w:color="auto" w:fill="FFF8EF"/>
          </w:tcPr>
          <w:p w:rsidRPr="0056185C" w:rsidR="00E723DF" w:rsidP="008F27E7" w:rsidRDefault="00E723DF" w14:paraId="6C065A8C"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170" w:type="dxa"/>
            <w:tcBorders>
              <w:left w:val="single" w:color="D0CECE" w:sz="4" w:space="0"/>
              <w:bottom w:val="single" w:color="D0CECE" w:sz="4" w:space="0"/>
              <w:right w:val="single" w:color="D0CECE" w:sz="4" w:space="0"/>
            </w:tcBorders>
            <w:shd w:val="clear" w:color="auto" w:fill="FFF8EF"/>
          </w:tcPr>
          <w:p w:rsidRPr="0056185C" w:rsidR="00E723DF" w:rsidP="008F27E7" w:rsidRDefault="00E723DF" w14:paraId="4ACC8B45" w14:textId="0A8FFA2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170" w:type="dxa"/>
            <w:gridSpan w:val="2"/>
            <w:tcBorders>
              <w:left w:val="single" w:color="D0CECE" w:sz="4" w:space="0"/>
              <w:bottom w:val="single" w:color="D0CECE" w:sz="4" w:space="0"/>
              <w:right w:val="single" w:color="D0CECE" w:sz="4" w:space="0"/>
            </w:tcBorders>
            <w:shd w:val="clear" w:color="auto" w:fill="FFF8EF"/>
          </w:tcPr>
          <w:p w:rsidRPr="0056185C" w:rsidR="00E723DF" w:rsidP="008F27E7" w:rsidRDefault="00E723DF" w14:paraId="2407AAD0" w14:textId="30F8447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$[WLULG15SVCLI]</w:t>
            </w:r>
          </w:p>
        </w:tc>
        <w:tc>
          <w:tcPr>
            <w:tcW w:w="1194" w:type="dxa"/>
            <w:tcBorders>
              <w:left w:val="single" w:color="D0CECE" w:sz="4" w:space="0"/>
              <w:bottom w:val="single" w:color="D0CECE" w:sz="4" w:space="0"/>
              <w:right w:val="single" w:color="D0CECE" w:sz="4" w:space="0"/>
            </w:tcBorders>
            <w:shd w:val="clear" w:color="auto" w:fill="FFF8EF"/>
          </w:tcPr>
          <w:p w:rsidRPr="0056185C" w:rsidR="00E723DF" w:rsidP="008F27E7" w:rsidRDefault="00E723DF" w14:paraId="5530B1BF" w14:textId="0799593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1416" w:type="dxa"/>
            <w:tcBorders>
              <w:left w:val="single" w:color="D0CECE" w:sz="4" w:space="0"/>
              <w:bottom w:val="single" w:color="D0CECE" w:sz="4" w:space="0"/>
            </w:tcBorders>
            <w:shd w:val="clear" w:color="auto" w:fill="FFF8EF"/>
          </w:tcPr>
          <w:p w:rsidRPr="0056185C" w:rsidR="00E723DF" w:rsidP="008F27E7" w:rsidRDefault="00E723DF" w14:paraId="481FD177" w14:textId="4B0516B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895D6F" w:rsidP="00895D6F" w:rsidRDefault="00895D6F" w14:paraId="3D66A3C6" w14:textId="5A040F43">
      <w:pPr>
        <w:pStyle w:val="Heading1"/>
        <w:rPr>
          <w:rFonts w:ascii="Arial" w:hAnsi="Arial" w:cs="Arial"/>
          <w:color w:val="545454" w:themeColor="text1"/>
          <w:sz w:val="22"/>
          <w:szCs w:val="22"/>
        </w:rPr>
      </w:pPr>
      <w:r w:rsidRPr="0056185C">
        <w:rPr>
          <w:rFonts w:ascii="Arial" w:hAnsi="Arial" w:cs="Arial"/>
          <w:color w:val="545454" w:themeColor="text1"/>
          <w:sz w:val="22"/>
          <w:szCs w:val="22"/>
          <w:highlight w:val="yellow"/>
        </w:rPr>
        <w:t>&lt;&lt;IF UPP = N AND spouse = Y&gt;&gt;</w:t>
      </w:r>
    </w:p>
    <w:p w:rsidRPr="0056185C" w:rsidR="00763E14" w:rsidP="00763E14" w:rsidRDefault="00763E14" w14:paraId="386BA389" w14:textId="77777777">
      <w:pPr>
        <w:pStyle w:val="Heading2"/>
        <w:spacing w:before="160" w:after="80"/>
        <w:rPr>
          <w:rFonts w:ascii="Arial" w:hAnsi="Arial" w:cs="Arial"/>
          <w:color w:val="545454" w:themeColor="text1"/>
          <w:sz w:val="20"/>
          <w:szCs w:val="20"/>
          <w:highlight w:val="yellow"/>
        </w:rPr>
      </w:pPr>
      <w:r w:rsidRPr="0056185C">
        <w:rPr>
          <w:rFonts w:ascii="Arial" w:hAnsi="Arial" w:cs="Arial"/>
          <w:bCs w:val="0"/>
          <w:color w:val="545454" w:themeColor="text1"/>
          <w:sz w:val="20"/>
          <w:szCs w:val="20"/>
          <w:highlight w:val="yellow"/>
        </w:rPr>
        <w:t>&lt;&lt;IF base pension only&gt;&gt;</w:t>
      </w:r>
    </w:p>
    <w:tbl>
      <w:tblPr>
        <w:tblStyle w:val="GridTable6Colorful-Accent518"/>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a spousal joint and survivor pension"/>
      </w:tblPr>
      <w:tblGrid>
        <w:gridCol w:w="426"/>
        <w:gridCol w:w="3827"/>
        <w:gridCol w:w="2497"/>
        <w:gridCol w:w="3415"/>
      </w:tblGrid>
      <w:tr w:rsidRPr="0056185C" w:rsidR="00E05977" w:rsidTr="013B8DF7" w14:paraId="27C0599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5" w:type="dxa"/>
            <w:gridSpan w:val="4"/>
            <w:tcBorders>
              <w:bottom w:val="nil"/>
            </w:tcBorders>
            <w:tcMar/>
          </w:tcPr>
          <w:p w:rsidRPr="0056185C" w:rsidR="00E05977" w:rsidP="00E769A0" w:rsidRDefault="004B6B49" w14:paraId="37BEA4AD" w14:textId="56C00839">
            <w:pPr>
              <w:rPr>
                <w:rFonts w:ascii="Arial" w:hAnsi="Arial" w:eastAsia="Meiryo" w:cs="Arial"/>
                <w:b w:val="0"/>
                <w:bCs w:val="0"/>
                <w:color w:val="12314A"/>
                <w:sz w:val="18"/>
                <w:szCs w:val="18"/>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w:t>
            </w:r>
            <w:r w:rsidRPr="0056185C" w:rsidR="006650F7">
              <w:rPr>
                <w:rFonts w:ascii="Arial" w:hAnsi="Arial" w:eastAsia="Times New Roman" w:cs="Arial"/>
                <w:color w:val="12314A"/>
                <w:sz w:val="20"/>
                <w:szCs w:val="20"/>
                <w:lang w:val="en-CA"/>
              </w:rPr>
              <w:t xml:space="preserve">a </w:t>
            </w:r>
            <w:r w:rsidRPr="0056185C">
              <w:rPr>
                <w:rFonts w:ascii="Arial" w:hAnsi="Arial" w:eastAsia="Times New Roman" w:cs="Arial"/>
                <w:color w:val="12314A"/>
                <w:sz w:val="20"/>
                <w:szCs w:val="20"/>
                <w:lang w:val="en-CA"/>
              </w:rPr>
              <w:t>spousal joint and survivor pension</w:t>
            </w:r>
          </w:p>
        </w:tc>
      </w:tr>
      <w:tr w:rsidRPr="0056185C" w:rsidR="00E05977" w:rsidTr="013B8DF7" w14:paraId="436E89D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3" w:type="dxa"/>
            <w:gridSpan w:val="2"/>
            <w:tcBorders>
              <w:top w:val="nil"/>
              <w:bottom w:val="nil"/>
            </w:tcBorders>
            <w:shd w:val="clear" w:color="auto" w:fill="0B4A72" w:themeFill="text2"/>
            <w:tcMar/>
          </w:tcPr>
          <w:p w:rsidRPr="0056185C" w:rsidR="00E05977" w:rsidP="009D0D0C" w:rsidRDefault="00BA6891" w14:paraId="1938C58D" w14:textId="1E1C54DE">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cnfStyle w:val="000000000000" w:firstRow="0" w:lastRow="0" w:firstColumn="0" w:lastColumn="0" w:oddVBand="0" w:evenVBand="0" w:oddHBand="0" w:evenHBand="0" w:firstRowFirstColumn="0" w:firstRowLastColumn="0" w:lastRowFirstColumn="0" w:lastRowLastColumn="0"/>
            <w:tcW w:w="2497" w:type="dxa"/>
            <w:tcBorders>
              <w:top w:val="nil"/>
              <w:bottom w:val="nil"/>
            </w:tcBorders>
            <w:shd w:val="clear" w:color="auto" w:fill="0B4A72" w:themeFill="text2"/>
            <w:tcMar/>
          </w:tcPr>
          <w:p w:rsidRPr="0056185C" w:rsidR="00E05977" w:rsidP="009D0D0C" w:rsidRDefault="00E05977" w14:paraId="31FF7CB4" w14:textId="58CAFE39">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w:t>
            </w:r>
          </w:p>
        </w:tc>
        <w:tc>
          <w:tcPr>
            <w:cnfStyle w:val="000000000000" w:firstRow="0" w:lastRow="0" w:firstColumn="0" w:lastColumn="0" w:oddVBand="0" w:evenVBand="0" w:oddHBand="0" w:evenHBand="0" w:firstRowFirstColumn="0" w:firstRowLastColumn="0" w:lastRowFirstColumn="0" w:lastRowLastColumn="0"/>
            <w:tcW w:w="3415" w:type="dxa"/>
            <w:tcBorders>
              <w:top w:val="nil"/>
              <w:bottom w:val="nil"/>
            </w:tcBorders>
            <w:shd w:val="clear" w:color="auto" w:fill="0B4A72" w:themeFill="text2"/>
            <w:tcMar/>
          </w:tcPr>
          <w:p w:rsidRPr="0056185C" w:rsidR="00E05977" w:rsidP="009D0D0C" w:rsidRDefault="00E05977" w14:paraId="315FCDF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DB1D38" w:rsidTr="013B8DF7" w14:paraId="1105560A"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tcBorders>
              <w:top w:val="nil"/>
            </w:tcBorders>
            <w:tcMar/>
          </w:tcPr>
          <w:p w:rsidRPr="0056185C" w:rsidR="00DB1D38" w:rsidP="00DB1D38" w:rsidRDefault="00DB1D38" w14:paraId="02AB3E59"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cnfStyle w:val="000000000000" w:firstRow="0" w:lastRow="0" w:firstColumn="0" w:lastColumn="0" w:oddVBand="0" w:evenVBand="0" w:oddHBand="0" w:evenHBand="0" w:firstRowFirstColumn="0" w:firstRowLastColumn="0" w:lastRowFirstColumn="0" w:lastRowLastColumn="0"/>
            <w:tcW w:w="3827" w:type="dxa"/>
            <w:tcBorders>
              <w:top w:val="nil"/>
            </w:tcBorders>
            <w:tcMar/>
          </w:tcPr>
          <w:p w:rsidRPr="0056185C" w:rsidR="00DB1D38" w:rsidP="00DB1D38" w:rsidRDefault="00DB1D38" w14:paraId="1AC8CC00" w14:textId="782EBAC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60% spousal pension</w:t>
            </w:r>
          </w:p>
        </w:tc>
        <w:tc>
          <w:tcPr>
            <w:cnfStyle w:val="000000000000" w:firstRow="0" w:lastRow="0" w:firstColumn="0" w:lastColumn="0" w:oddVBand="0" w:evenVBand="0" w:oddHBand="0" w:evenHBand="0" w:firstRowFirstColumn="0" w:firstRowLastColumn="0" w:lastRowFirstColumn="0" w:lastRowLastColumn="0"/>
            <w:tcW w:w="2497" w:type="dxa"/>
            <w:tcBorders>
              <w:top w:val="nil"/>
            </w:tcBorders>
            <w:tcMar/>
          </w:tcPr>
          <w:p w:rsidRPr="0056185C" w:rsidR="00DB1D38" w:rsidP="00DB1D38" w:rsidRDefault="00DB1D38" w14:paraId="5B8C525D" w14:textId="196C1AB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w:t>
            </w:r>
          </w:p>
        </w:tc>
        <w:tc>
          <w:tcPr>
            <w:cnfStyle w:val="000000000000" w:firstRow="0" w:lastRow="0" w:firstColumn="0" w:lastColumn="0" w:oddVBand="0" w:evenVBand="0" w:oddHBand="0" w:evenHBand="0" w:firstRowFirstColumn="0" w:firstRowLastColumn="0" w:lastRowFirstColumn="0" w:lastRowLastColumn="0"/>
            <w:tcW w:w="3415" w:type="dxa"/>
            <w:tcBorders>
              <w:top w:val="nil"/>
            </w:tcBorders>
            <w:tcMar/>
          </w:tcPr>
          <w:p w:rsidRPr="0056185C" w:rsidR="00DB1D38" w:rsidP="00DB1D38" w:rsidRDefault="00DB1D38" w14:paraId="25CBA854" w14:textId="08F9CE4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446450AD"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Mar/>
          </w:tcPr>
          <w:p w:rsidRPr="0056185C" w:rsidR="00DB1D38" w:rsidP="00DB1D38" w:rsidRDefault="00DB1D38" w14:paraId="624D9519" w14:textId="23386C11">
            <w:pPr>
              <w:rPr>
                <w:rFonts w:ascii="Arial" w:hAnsi="Arial" w:eastAsia="Meiryo" w:cs="Arial"/>
                <w:b w:val="0"/>
                <w:bCs w:val="0"/>
                <w:color w:val="555555"/>
                <w:sz w:val="20"/>
                <w:szCs w:val="20"/>
                <w:highlight w:val="cyan"/>
                <w:lang w:val="en-CA"/>
              </w:rPr>
            </w:pPr>
            <w:r w:rsidRPr="0056185C">
              <w:rPr>
                <w:rFonts w:ascii="Arial" w:hAnsi="Arial" w:eastAsia="Meiryo" w:cs="Arial"/>
                <w:b w:val="0"/>
                <w:bCs w:val="0"/>
                <w:color w:val="555555"/>
                <w:sz w:val="20"/>
                <w:szCs w:val="20"/>
                <w:lang w:val="en-CA"/>
              </w:rPr>
              <w:t>2</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FFF8EF"/>
            <w:tcMar/>
          </w:tcPr>
          <w:p w:rsidRPr="0056185C" w:rsidR="00DB1D38" w:rsidP="00DB1D38" w:rsidRDefault="00DB1D38" w14:paraId="555DC11D" w14:textId="1F96E3E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kern w:val="0"/>
                <w:sz w:val="20"/>
                <w:szCs w:val="20"/>
                <w:lang w:val="en-CA"/>
                <w14:ligatures w14:val="none"/>
              </w:rPr>
              <w:t>60% spousal pension with a 5-year guarantee</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FFF8EF"/>
            <w:tcMar/>
          </w:tcPr>
          <w:p w:rsidRPr="0056185C" w:rsidR="00DB1D38" w:rsidP="00DB1D38" w:rsidRDefault="00DB1D38" w14:paraId="08C657FF" w14:textId="0413BCE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w:t>
            </w:r>
            <w:r w:rsidRPr="0056185C" w:rsidR="001F2E5E">
              <w:rPr>
                <w:rFonts w:ascii="Arial" w:hAnsi="Arial" w:eastAsia="Meiryo" w:cs="Arial"/>
                <w:color w:val="555555"/>
                <w:kern w:val="0"/>
                <w:sz w:val="20"/>
                <w:szCs w:val="20"/>
                <w:highlight w:val="cyan"/>
                <w:lang w:val="en-CA"/>
                <w14:ligatures w14:val="none"/>
              </w:rPr>
              <w:t>%</w:t>
            </w:r>
            <w:r w:rsidRPr="0056185C">
              <w:rPr>
                <w:rFonts w:ascii="Arial" w:hAnsi="Arial" w:eastAsia="Meiryo" w:cs="Arial"/>
                <w:color w:val="555555"/>
                <w:kern w:val="0"/>
                <w:sz w:val="20"/>
                <w:szCs w:val="20"/>
                <w:highlight w:val="cyan"/>
                <w:lang w:val="en-CA"/>
                <w14:ligatures w14:val="none"/>
              </w:rPr>
              <w:t>G5]</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FFF8EF"/>
            <w:tcMar/>
          </w:tcPr>
          <w:p w:rsidRPr="0056185C" w:rsidR="00DB1D38" w:rsidP="00DB1D38" w:rsidRDefault="00DB1D38" w14:paraId="3C2A78AD" w14:textId="7DE6686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[WLUJS60%G5Spouse]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7E63D2D5"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Mar/>
          </w:tcPr>
          <w:p w:rsidRPr="0056185C" w:rsidR="00DB1D38" w:rsidP="00DB1D38" w:rsidRDefault="00DB1D38" w14:paraId="229585CC" w14:textId="1AD2298D">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3</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auto"/>
            <w:tcMar/>
          </w:tcPr>
          <w:p w:rsidRPr="0056185C" w:rsidR="00DB1D38" w:rsidP="00DB1D38" w:rsidRDefault="00DB1D38" w14:paraId="5D3A9ED3" w14:textId="7AB1B23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60% spousal pension with a 10-year guarantee</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auto"/>
            <w:tcMar/>
          </w:tcPr>
          <w:p w:rsidRPr="0056185C" w:rsidR="00DB1D38" w:rsidP="00DB1D38" w:rsidRDefault="00DB1D38" w14:paraId="2CEBFBF1" w14:textId="0442C6A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w:t>
            </w:r>
            <w:r w:rsidRPr="0056185C" w:rsidR="001F2E5E">
              <w:rPr>
                <w:rFonts w:ascii="Arial" w:hAnsi="Arial" w:eastAsia="Meiryo" w:cs="Arial"/>
                <w:color w:val="555555"/>
                <w:kern w:val="0"/>
                <w:sz w:val="20"/>
                <w:szCs w:val="20"/>
                <w:highlight w:val="cyan"/>
                <w:lang w:val="en-CA"/>
                <w14:ligatures w14:val="none"/>
              </w:rPr>
              <w:t>%</w:t>
            </w:r>
            <w:r w:rsidRPr="0056185C">
              <w:rPr>
                <w:rFonts w:ascii="Arial" w:hAnsi="Arial" w:eastAsia="Meiryo" w:cs="Arial"/>
                <w:color w:val="555555"/>
                <w:kern w:val="0"/>
                <w:sz w:val="20"/>
                <w:szCs w:val="20"/>
                <w:highlight w:val="cyan"/>
                <w:lang w:val="en-CA"/>
                <w14:ligatures w14:val="none"/>
              </w:rPr>
              <w:t>G10]</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auto"/>
            <w:tcMar/>
          </w:tcPr>
          <w:p w:rsidRPr="0056185C" w:rsidR="00DB1D38" w:rsidP="00DB1D38" w:rsidRDefault="00DB1D38" w14:paraId="742D069E" w14:textId="0B3FF13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[WLUJS60%G10Spouse]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52450BD6"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Mar/>
          </w:tcPr>
          <w:p w:rsidRPr="0056185C" w:rsidR="00DB1D38" w:rsidP="00DB1D38" w:rsidRDefault="00DB1D38" w14:paraId="653F44F6" w14:textId="612D7A6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4</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FFF8EF"/>
            <w:tcMar/>
          </w:tcPr>
          <w:p w:rsidRPr="0056185C" w:rsidR="00DB1D38" w:rsidP="00DB1D38" w:rsidRDefault="00DB1D38" w14:paraId="47456B48" w14:textId="0E0EC2A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60% spousal pension with a 15-year guarantee</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FFF8EF"/>
            <w:tcMar/>
          </w:tcPr>
          <w:p w:rsidRPr="0056185C" w:rsidR="00DB1D38" w:rsidP="00DB1D38" w:rsidRDefault="00DB1D38" w14:paraId="4D3181CC" w14:textId="10CCD61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w:t>
            </w:r>
            <w:r w:rsidRPr="0056185C" w:rsidR="001F2E5E">
              <w:rPr>
                <w:rFonts w:ascii="Arial" w:hAnsi="Arial" w:eastAsia="Meiryo" w:cs="Arial"/>
                <w:color w:val="555555"/>
                <w:kern w:val="0"/>
                <w:sz w:val="20"/>
                <w:szCs w:val="20"/>
                <w:highlight w:val="cyan"/>
                <w:lang w:val="en-CA"/>
                <w14:ligatures w14:val="none"/>
              </w:rPr>
              <w:t>%</w:t>
            </w:r>
            <w:r w:rsidRPr="0056185C">
              <w:rPr>
                <w:rFonts w:ascii="Arial" w:hAnsi="Arial" w:eastAsia="Meiryo" w:cs="Arial"/>
                <w:color w:val="555555"/>
                <w:kern w:val="0"/>
                <w:sz w:val="20"/>
                <w:szCs w:val="20"/>
                <w:highlight w:val="cyan"/>
                <w:lang w:val="en-CA"/>
                <w14:ligatures w14:val="none"/>
              </w:rPr>
              <w:t>G15]</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FFF8EF"/>
            <w:tcMar/>
          </w:tcPr>
          <w:p w:rsidRPr="0056185C" w:rsidR="00DB1D38" w:rsidP="00DB1D38" w:rsidRDefault="00DB1D38" w14:paraId="7F4D4460" w14:textId="2F149A1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[WLUJS60%G15Spouse]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547E157F"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Mar/>
          </w:tcPr>
          <w:p w:rsidRPr="0056185C" w:rsidR="00DB1D38" w:rsidP="00DB1D38" w:rsidRDefault="00DB1D38" w14:paraId="4658EE6C" w14:textId="28BEED7C">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5</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auto"/>
            <w:tcMar/>
          </w:tcPr>
          <w:p w:rsidRPr="0056185C" w:rsidR="00DB1D38" w:rsidP="00DB1D38" w:rsidRDefault="00DB1D38" w14:paraId="5CBF8D4F" w14:textId="674E05B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100% spousal pension</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auto"/>
            <w:tcMar/>
          </w:tcPr>
          <w:p w:rsidRPr="0056185C" w:rsidR="00DB1D38" w:rsidP="00DB1D38" w:rsidRDefault="00DB1D38" w14:paraId="3B9CF501" w14:textId="5991192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sidR="6CCC8F9F">
              <w:rPr>
                <w:rFonts w:ascii="Arial" w:hAnsi="Arial" w:eastAsia="Meiryo" w:cs="Arial"/>
                <w:color w:val="555555"/>
                <w:kern w:val="0"/>
                <w:sz w:val="20"/>
                <w:szCs w:val="20"/>
                <w:lang w:val="en-CA"/>
                <w14:ligatures w14:val="none"/>
              </w:rPr>
              <w:t>$</w:t>
            </w:r>
            <w:r w:rsidRPr="0056185C" w:rsidR="6CCC8F9F">
              <w:rPr>
                <w:rFonts w:ascii="Arial" w:hAnsi="Arial" w:eastAsia="Meiryo" w:cs="Arial"/>
                <w:color w:val="555555"/>
                <w:kern w:val="0"/>
                <w:sz w:val="20"/>
                <w:szCs w:val="20"/>
                <w:highlight w:val="cyan"/>
                <w:lang w:val="en-CA"/>
                <w14:ligatures w14:val="none"/>
              </w:rPr>
              <w:t>[</w:t>
            </w:r>
            <w:r w:rsidRPr="0056185C" w:rsidR="6CCC8F9F">
              <w:rPr>
                <w:rFonts w:ascii="Arial" w:hAnsi="Arial" w:eastAsia="Meiryo" w:cs="Arial"/>
                <w:color w:val="555555"/>
                <w:kern w:val="0"/>
                <w:sz w:val="20"/>
                <w:szCs w:val="20"/>
                <w:highlight w:val="cyan"/>
                <w:lang w:val="en-CA"/>
                <w14:ligatures w14:val="none"/>
              </w:rPr>
              <w:t>WLUJS100%</w:t>
            </w:r>
            <w:r w:rsidRPr="0056185C" w:rsidR="6CCC8F9F">
              <w:rPr>
                <w:rFonts w:ascii="Arial" w:hAnsi="Arial" w:eastAsia="Meiryo" w:cs="Arial"/>
                <w:color w:val="555555"/>
                <w:kern w:val="0"/>
                <w:sz w:val="20"/>
                <w:szCs w:val="20"/>
                <w:highlight w:val="cyan"/>
                <w:lang w:val="en-CA"/>
                <w14:ligatures w14:val="none"/>
              </w:rPr>
              <w:t>]</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auto"/>
            <w:tcMar/>
          </w:tcPr>
          <w:p w:rsidRPr="0056185C" w:rsidR="00DB1D38" w:rsidP="00DB1D38" w:rsidRDefault="00DB1D38" w14:paraId="0F6FF105" w14:textId="4467AA5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4AA20CE2"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Mar/>
          </w:tcPr>
          <w:p w:rsidRPr="0056185C" w:rsidR="00DB1D38" w:rsidP="00DB1D38" w:rsidRDefault="00DB1D38" w14:paraId="41B18EF9" w14:textId="3FA97CD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6</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FFF8EF"/>
            <w:tcMar/>
          </w:tcPr>
          <w:p w:rsidRPr="0056185C" w:rsidR="00DB1D38" w:rsidP="00DB1D38" w:rsidRDefault="00DB1D38" w14:paraId="53C6C038" w14:textId="373D114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100% spousal pension with a 5-year guarantee</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FFF8EF"/>
            <w:tcMar/>
          </w:tcPr>
          <w:p w:rsidRPr="0056185C" w:rsidR="00DB1D38" w:rsidP="00DB1D38" w:rsidRDefault="00DB1D38" w14:paraId="0AC9156A" w14:textId="1D3E9BE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w:t>
            </w:r>
            <w:r w:rsidRPr="0056185C" w:rsidR="001F2E5E">
              <w:rPr>
                <w:rFonts w:ascii="Arial" w:hAnsi="Arial" w:eastAsia="Meiryo" w:cs="Arial"/>
                <w:color w:val="555555"/>
                <w:kern w:val="0"/>
                <w:sz w:val="20"/>
                <w:szCs w:val="20"/>
                <w:highlight w:val="cyan"/>
                <w:lang w:val="en-CA"/>
                <w14:ligatures w14:val="none"/>
              </w:rPr>
              <w:t>%</w:t>
            </w:r>
            <w:r w:rsidRPr="0056185C">
              <w:rPr>
                <w:rFonts w:ascii="Arial" w:hAnsi="Arial" w:eastAsia="Meiryo" w:cs="Arial"/>
                <w:color w:val="555555"/>
                <w:kern w:val="0"/>
                <w:sz w:val="20"/>
                <w:szCs w:val="20"/>
                <w:highlight w:val="cyan"/>
                <w:lang w:val="en-CA"/>
                <w14:ligatures w14:val="none"/>
              </w:rPr>
              <w:t>G5]</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FFF8EF"/>
            <w:tcMar/>
          </w:tcPr>
          <w:p w:rsidRPr="0056185C" w:rsidR="00DB1D38" w:rsidP="00DB1D38" w:rsidRDefault="00DB1D38" w14:paraId="5F473AA7" w14:textId="57FF74F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[WLUJS100%G5Spouse]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24A4F52E"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Mar/>
          </w:tcPr>
          <w:p w:rsidRPr="0056185C" w:rsidR="00DB1D38" w:rsidP="00DB1D38" w:rsidRDefault="00DB1D38" w14:paraId="10ED080E" w14:textId="64285425">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7</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auto"/>
            <w:tcMar/>
          </w:tcPr>
          <w:p w:rsidRPr="0056185C" w:rsidR="00DB1D38" w:rsidP="00DB1D38" w:rsidRDefault="00DB1D38" w14:paraId="705AAFC3" w14:textId="3CCD5AB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100% spousal pension with a 10-year guarantee</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auto"/>
            <w:tcMar/>
          </w:tcPr>
          <w:p w:rsidRPr="0056185C" w:rsidR="00DB1D38" w:rsidP="00DB1D38" w:rsidRDefault="00DB1D38" w14:paraId="6215D242" w14:textId="05F0D64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w:t>
            </w:r>
            <w:r w:rsidRPr="0056185C" w:rsidR="001F2E5E">
              <w:rPr>
                <w:rFonts w:ascii="Arial" w:hAnsi="Arial" w:eastAsia="Meiryo" w:cs="Arial"/>
                <w:color w:val="555555"/>
                <w:kern w:val="0"/>
                <w:sz w:val="20"/>
                <w:szCs w:val="20"/>
                <w:highlight w:val="cyan"/>
                <w:lang w:val="en-CA"/>
                <w14:ligatures w14:val="none"/>
              </w:rPr>
              <w:t>%</w:t>
            </w:r>
            <w:r w:rsidRPr="0056185C">
              <w:rPr>
                <w:rFonts w:ascii="Arial" w:hAnsi="Arial" w:eastAsia="Meiryo" w:cs="Arial"/>
                <w:color w:val="555555"/>
                <w:kern w:val="0"/>
                <w:sz w:val="20"/>
                <w:szCs w:val="20"/>
                <w:highlight w:val="cyan"/>
                <w:lang w:val="en-CA"/>
                <w14:ligatures w14:val="none"/>
              </w:rPr>
              <w:t>G10]</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auto"/>
            <w:tcMar/>
          </w:tcPr>
          <w:p w:rsidRPr="0056185C" w:rsidR="00DB1D38" w:rsidP="00DB1D38" w:rsidRDefault="00DB1D38" w14:paraId="7A302915" w14:textId="7E3831D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[WLUJS100%G10Spouse]</w:t>
            </w:r>
            <w:r w:rsidRPr="0056185C">
              <w:rPr>
                <w:rFonts w:ascii="Arial" w:hAnsi="Arial" w:eastAsia="Meiryo" w:cs="Arial"/>
                <w:color w:val="555555"/>
                <w:kern w:val="0"/>
                <w:sz w:val="20"/>
                <w:szCs w:val="20"/>
                <w:lang w:val="en-CA"/>
                <w14:ligatures w14:val="none"/>
              </w:rPr>
              <w:t xml:space="preserve"> </w:t>
            </w:r>
          </w:p>
        </w:tc>
      </w:tr>
      <w:tr w:rsidRPr="0056185C" w:rsidR="00DB1D38" w:rsidTr="013B8DF7" w14:paraId="408DAD93"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Mar/>
          </w:tcPr>
          <w:p w:rsidRPr="0056185C" w:rsidR="00DB1D38" w:rsidP="00DB1D38" w:rsidRDefault="00DB1D38" w14:paraId="16D13F6B" w14:textId="7A31072C">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8</w:t>
            </w:r>
          </w:p>
        </w:tc>
        <w:tc>
          <w:tcPr>
            <w:cnfStyle w:val="000000000000" w:firstRow="0" w:lastRow="0" w:firstColumn="0" w:lastColumn="0" w:oddVBand="0" w:evenVBand="0" w:oddHBand="0" w:evenHBand="0" w:firstRowFirstColumn="0" w:firstRowLastColumn="0" w:lastRowFirstColumn="0" w:lastRowLastColumn="0"/>
            <w:tcW w:w="3827" w:type="dxa"/>
            <w:shd w:val="clear" w:color="auto" w:fill="FFF8EF"/>
            <w:tcMar/>
          </w:tcPr>
          <w:p w:rsidRPr="0056185C" w:rsidR="00DB1D38" w:rsidP="00DB1D38" w:rsidRDefault="00DB1D38" w14:paraId="747A9E5F" w14:textId="2D1DEA9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100% spousal pension with a 15-year guarantee</w:t>
            </w:r>
          </w:p>
        </w:tc>
        <w:tc>
          <w:tcPr>
            <w:cnfStyle w:val="000000000000" w:firstRow="0" w:lastRow="0" w:firstColumn="0" w:lastColumn="0" w:oddVBand="0" w:evenVBand="0" w:oddHBand="0" w:evenHBand="0" w:firstRowFirstColumn="0" w:firstRowLastColumn="0" w:lastRowFirstColumn="0" w:lastRowLastColumn="0"/>
            <w:tcW w:w="2497" w:type="dxa"/>
            <w:shd w:val="clear" w:color="auto" w:fill="FFF8EF"/>
            <w:tcMar/>
          </w:tcPr>
          <w:p w:rsidRPr="0056185C" w:rsidR="00DB1D38" w:rsidP="00DB1D38" w:rsidRDefault="00DB1D38" w14:paraId="1F1A8CB0" w14:textId="0359FD7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w:t>
            </w:r>
            <w:r w:rsidRPr="0056185C" w:rsidR="001F2E5E">
              <w:rPr>
                <w:rFonts w:ascii="Arial" w:hAnsi="Arial" w:eastAsia="Meiryo" w:cs="Arial"/>
                <w:color w:val="555555"/>
                <w:kern w:val="0"/>
                <w:sz w:val="20"/>
                <w:szCs w:val="20"/>
                <w:highlight w:val="cyan"/>
                <w:lang w:val="en-CA"/>
                <w14:ligatures w14:val="none"/>
              </w:rPr>
              <w:t>%</w:t>
            </w:r>
            <w:r w:rsidRPr="0056185C">
              <w:rPr>
                <w:rFonts w:ascii="Arial" w:hAnsi="Arial" w:eastAsia="Meiryo" w:cs="Arial"/>
                <w:color w:val="555555"/>
                <w:kern w:val="0"/>
                <w:sz w:val="20"/>
                <w:szCs w:val="20"/>
                <w:highlight w:val="cyan"/>
                <w:lang w:val="en-CA"/>
                <w14:ligatures w14:val="none"/>
              </w:rPr>
              <w:t>G15]</w:t>
            </w:r>
          </w:p>
        </w:tc>
        <w:tc>
          <w:tcPr>
            <w:cnfStyle w:val="000000000000" w:firstRow="0" w:lastRow="0" w:firstColumn="0" w:lastColumn="0" w:oddVBand="0" w:evenVBand="0" w:oddHBand="0" w:evenHBand="0" w:firstRowFirstColumn="0" w:firstRowLastColumn="0" w:lastRowFirstColumn="0" w:lastRowLastColumn="0"/>
            <w:tcW w:w="3415" w:type="dxa"/>
            <w:shd w:val="clear" w:color="auto" w:fill="FFF8EF"/>
            <w:tcMar/>
          </w:tcPr>
          <w:p w:rsidRPr="0056185C" w:rsidR="00DB1D38" w:rsidP="00DB1D38" w:rsidRDefault="00DB1D38" w14:paraId="5893FE3F" w14:textId="4CDD628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kern w:val="0"/>
                <w:sz w:val="20"/>
                <w:szCs w:val="20"/>
                <w:lang w:val="en-CA"/>
                <w14:ligatures w14:val="none"/>
              </w:rPr>
              <w:t>$</w:t>
            </w:r>
            <w:r w:rsidRPr="0056185C">
              <w:rPr>
                <w:rFonts w:ascii="Arial" w:hAnsi="Arial" w:eastAsia="Meiryo" w:cs="Arial"/>
                <w:color w:val="555555"/>
                <w:kern w:val="0"/>
                <w:sz w:val="20"/>
                <w:szCs w:val="20"/>
                <w:highlight w:val="cyan"/>
                <w:lang w:val="en-CA"/>
                <w14:ligatures w14:val="none"/>
              </w:rPr>
              <w:t>[WLUJS100%G15Spouse]</w:t>
            </w:r>
            <w:r w:rsidRPr="0056185C">
              <w:rPr>
                <w:rFonts w:ascii="Arial" w:hAnsi="Arial" w:eastAsia="Meiryo" w:cs="Arial"/>
                <w:color w:val="555555"/>
                <w:kern w:val="0"/>
                <w:sz w:val="20"/>
                <w:szCs w:val="20"/>
                <w:lang w:val="en-CA"/>
                <w14:ligatures w14:val="none"/>
              </w:rPr>
              <w:t xml:space="preserve"> </w:t>
            </w:r>
          </w:p>
        </w:tc>
      </w:tr>
    </w:tbl>
    <w:p w:rsidRPr="0056185C" w:rsidR="00CB04E4" w:rsidP="00B43AE8" w:rsidRDefault="00CB04E4" w14:paraId="7557E8EA" w14:textId="3902099C">
      <w:pPr>
        <w:rPr>
          <w:rFonts w:ascii="Arial" w:hAnsi="Arial" w:eastAsia="Webdings" w:cs="Arial"/>
          <w:color w:val="0070C0"/>
          <w:sz w:val="16"/>
          <w:szCs w:val="16"/>
          <w:lang w:val="en-CA"/>
        </w:rPr>
      </w:pP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ook w:val="04A0" w:firstRow="1" w:lastRow="0" w:firstColumn="1" w:lastColumn="0" w:noHBand="0" w:noVBand="1"/>
        <w:tblCaption w:val="Estimated lifetime pension with spousal options waived"/>
      </w:tblPr>
      <w:tblGrid>
        <w:gridCol w:w="450"/>
        <w:gridCol w:w="3330"/>
        <w:gridCol w:w="2880"/>
        <w:gridCol w:w="3510"/>
      </w:tblGrid>
      <w:tr w:rsidRPr="0056185C" w:rsidR="00CB04E4" w:rsidTr="4DC4E955" w14:paraId="6C336CC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70" w:type="dxa"/>
            <w:gridSpan w:val="4"/>
            <w:tcBorders>
              <w:bottom w:val="nil"/>
            </w:tcBorders>
          </w:tcPr>
          <w:p w:rsidRPr="0056185C" w:rsidR="00CB04E4" w:rsidP="00E769A0" w:rsidRDefault="0067290A" w14:paraId="7E49B1B5" w14:textId="7590E84A">
            <w:pPr>
              <w:rPr>
                <w:rFonts w:ascii="Arial" w:hAnsi="Arial" w:eastAsia="Meiryo"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w:t>
            </w:r>
            <w:r w:rsidRPr="0056185C" w:rsidR="00C75F2C">
              <w:rPr>
                <w:rFonts w:ascii="Arial" w:hAnsi="Arial" w:eastAsia="Times New Roman" w:cs="Arial"/>
                <w:color w:val="12314A"/>
                <w:sz w:val="20"/>
                <w:szCs w:val="20"/>
                <w:lang w:val="en-CA"/>
              </w:rPr>
              <w:t>spousal options waived</w:t>
            </w:r>
          </w:p>
        </w:tc>
      </w:tr>
      <w:tr w:rsidRPr="0056185C" w:rsidR="00CB04E4" w:rsidTr="4DC4E955" w14:paraId="1C97E11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80" w:type="dxa"/>
            <w:gridSpan w:val="2"/>
            <w:tcBorders>
              <w:top w:val="nil"/>
              <w:bottom w:val="nil"/>
            </w:tcBorders>
            <w:shd w:val="clear" w:color="auto" w:fill="0B4A72" w:themeFill="text2"/>
          </w:tcPr>
          <w:p w:rsidRPr="0056185C" w:rsidR="00CB04E4" w:rsidP="009D0D0C" w:rsidRDefault="00CB04E4" w14:paraId="0BE20503" w14:textId="2339ED5C">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2880" w:type="dxa"/>
            <w:tcBorders>
              <w:top w:val="nil"/>
              <w:bottom w:val="nil"/>
            </w:tcBorders>
            <w:shd w:val="clear" w:color="auto" w:fill="0B4A72" w:themeFill="text2"/>
          </w:tcPr>
          <w:p w:rsidRPr="0056185C" w:rsidR="00CB04E4" w:rsidP="009D0D0C" w:rsidRDefault="00CB04E4" w14:paraId="78E70666" w14:textId="5305F8EC">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3510" w:type="dxa"/>
            <w:tcBorders>
              <w:top w:val="nil"/>
              <w:bottom w:val="nil"/>
            </w:tcBorders>
            <w:shd w:val="clear" w:color="auto" w:fill="0B4A72" w:themeFill="text2"/>
          </w:tcPr>
          <w:p w:rsidRPr="0056185C" w:rsidR="00CB04E4" w:rsidP="009D0D0C" w:rsidRDefault="00CB04E4" w14:paraId="51ED6DB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CB04E4" w:rsidTr="4DC4E955" w14:paraId="1AE7FA27" w14:textId="77777777">
        <w:trPr>
          <w:trHeight w:val="49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tcPr>
          <w:p w:rsidRPr="0056185C" w:rsidR="00CB04E4" w:rsidP="0038273D" w:rsidRDefault="00DB1D38" w14:paraId="09A26195" w14:textId="7548C296">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3330" w:type="dxa"/>
            <w:tcBorders>
              <w:top w:val="nil"/>
            </w:tcBorders>
          </w:tcPr>
          <w:p w:rsidRPr="0056185C" w:rsidR="00CB04E4" w:rsidP="0038273D" w:rsidRDefault="007630A9" w14:paraId="35865624" w14:textId="65A2E38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w:t>
            </w:r>
            <w:r w:rsidRPr="0056185C" w:rsidR="00CB04E4">
              <w:rPr>
                <w:rFonts w:ascii="Arial" w:hAnsi="Arial" w:eastAsia="Meiryo" w:cs="Arial"/>
                <w:color w:val="555555"/>
                <w:sz w:val="20"/>
                <w:szCs w:val="20"/>
                <w:lang w:val="en-CA"/>
              </w:rPr>
              <w:t>-year guarantee</w:t>
            </w:r>
          </w:p>
        </w:tc>
        <w:tc>
          <w:tcPr>
            <w:tcW w:w="2880" w:type="dxa"/>
            <w:tcBorders>
              <w:top w:val="nil"/>
            </w:tcBorders>
          </w:tcPr>
          <w:p w:rsidRPr="0056185C" w:rsidR="00CB04E4" w:rsidP="0038273D" w:rsidRDefault="00CB04E4" w14:paraId="7DA361B7" w14:textId="450D317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7630A9">
              <w:rPr>
                <w:rFonts w:ascii="Arial" w:hAnsi="Arial" w:eastAsia="Meiryo" w:cs="Arial"/>
                <w:color w:val="555555"/>
                <w:sz w:val="20"/>
                <w:szCs w:val="20"/>
                <w:highlight w:val="cyan"/>
                <w:lang w:val="en-CA"/>
              </w:rPr>
              <w:t>LG0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3510" w:type="dxa"/>
            <w:tcBorders>
              <w:top w:val="nil"/>
            </w:tcBorders>
          </w:tcPr>
          <w:p w:rsidRPr="0056185C" w:rsidR="00CB04E4" w:rsidP="0038273D" w:rsidRDefault="007630A9" w14:paraId="7FE8A3FC" w14:textId="6179B11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lang w:val="en-CA"/>
              </w:rPr>
            </w:pPr>
            <w:r w:rsidRPr="0056185C">
              <w:rPr>
                <w:rFonts w:ascii="Arial" w:hAnsi="Arial" w:eastAsia="Meiryo" w:cs="Arial"/>
                <w:color w:val="555555"/>
                <w:sz w:val="20"/>
                <w:szCs w:val="20"/>
                <w:lang w:val="en-CA"/>
              </w:rPr>
              <w:t>N/A</w:t>
            </w:r>
          </w:p>
        </w:tc>
      </w:tr>
      <w:tr w:rsidRPr="0056185C" w:rsidR="00CB04E4" w:rsidTr="4DC4E955" w14:paraId="1432D8E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CB04E4" w:rsidP="0038273D" w:rsidRDefault="00DB1D38" w14:paraId="50746A88" w14:textId="2443A2C0">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10</w:t>
            </w:r>
          </w:p>
        </w:tc>
        <w:tc>
          <w:tcPr>
            <w:tcW w:w="3330" w:type="dxa"/>
            <w:shd w:val="clear" w:color="auto" w:fill="FFF8EF"/>
          </w:tcPr>
          <w:p w:rsidRPr="0056185C" w:rsidR="00CB04E4" w:rsidP="0038273D" w:rsidRDefault="001429E9" w14:paraId="1D27BE5F" w14:textId="2A88B33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r w:rsidRPr="0056185C" w:rsidR="00CB04E4">
              <w:rPr>
                <w:rFonts w:ascii="Arial" w:hAnsi="Arial" w:eastAsia="Meiryo" w:cs="Arial"/>
                <w:color w:val="555555"/>
                <w:sz w:val="20"/>
                <w:szCs w:val="20"/>
                <w:lang w:val="en-CA"/>
              </w:rPr>
              <w:t>-year guarantee</w:t>
            </w:r>
          </w:p>
        </w:tc>
        <w:tc>
          <w:tcPr>
            <w:tcW w:w="2880" w:type="dxa"/>
            <w:shd w:val="clear" w:color="auto" w:fill="FFF8EF"/>
          </w:tcPr>
          <w:p w:rsidRPr="0056185C" w:rsidR="00CB04E4" w:rsidP="0038273D" w:rsidRDefault="00CB04E4" w14:paraId="18BF099F" w14:textId="71CF410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w:t>
            </w:r>
            <w:r w:rsidRPr="0056185C" w:rsidR="001429E9">
              <w:rPr>
                <w:rFonts w:ascii="Arial" w:hAnsi="Arial" w:eastAsia="Meiryo" w:cs="Arial"/>
                <w:color w:val="555555"/>
                <w:sz w:val="20"/>
                <w:szCs w:val="20"/>
                <w:highlight w:val="cyan"/>
                <w:lang w:val="en-CA"/>
              </w:rPr>
              <w:t>5</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3510" w:type="dxa"/>
            <w:shd w:val="clear" w:color="auto" w:fill="FFF8EF"/>
          </w:tcPr>
          <w:p w:rsidRPr="0056185C" w:rsidR="00CB04E4" w:rsidP="0038273D" w:rsidRDefault="00CB04E4" w14:paraId="73E0DAB2" w14:textId="4BCF5E7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1429E9">
              <w:rPr>
                <w:rFonts w:ascii="Arial" w:hAnsi="Arial" w:eastAsia="Meiryo" w:cs="Arial"/>
                <w:color w:val="555555"/>
                <w:sz w:val="20"/>
                <w:szCs w:val="20"/>
                <w:highlight w:val="cyan"/>
                <w:lang w:val="en-CA"/>
              </w:rPr>
              <w:t>LG5</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w:t>
            </w:r>
            <w:r w:rsidRPr="0056185C" w:rsidR="001429E9">
              <w:rPr>
                <w:rFonts w:ascii="Arial" w:hAnsi="Arial" w:eastAsia="Meiryo" w:cs="Arial"/>
                <w:color w:val="555555"/>
                <w:sz w:val="20"/>
                <w:szCs w:val="20"/>
                <w:highlight w:val="cyan"/>
                <w:lang w:val="en-CA"/>
              </w:rPr>
              <w:t>G5EndDate</w:t>
            </w:r>
            <w:r w:rsidRPr="0056185C">
              <w:rPr>
                <w:rFonts w:ascii="Arial" w:hAnsi="Arial" w:eastAsia="Meiryo" w:cs="Arial"/>
                <w:color w:val="555555"/>
                <w:sz w:val="20"/>
                <w:szCs w:val="20"/>
                <w:highlight w:val="cyan"/>
                <w:lang w:val="en-CA"/>
              </w:rPr>
              <w:t>]</w:t>
            </w:r>
          </w:p>
        </w:tc>
      </w:tr>
      <w:tr w:rsidRPr="0056185C" w:rsidR="4DC4E955" w:rsidTr="00B0034F" w14:paraId="3697933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2DCFAB46" w:rsidP="4DC4E955" w:rsidRDefault="00DB1D38" w14:paraId="37DFD3FD" w14:textId="57E9C7A4">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11</w:t>
            </w:r>
          </w:p>
        </w:tc>
        <w:tc>
          <w:tcPr>
            <w:tcW w:w="3330" w:type="dxa"/>
            <w:shd w:val="clear" w:color="auto" w:fill="auto"/>
          </w:tcPr>
          <w:p w:rsidRPr="0056185C" w:rsidR="4DC4E955" w:rsidP="4DC4E955" w:rsidRDefault="377E1C42" w14:paraId="2C115679" w14:textId="2014478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w:t>
            </w:r>
            <w:r w:rsidRPr="0056185C" w:rsidR="4DC4E955">
              <w:rPr>
                <w:rFonts w:ascii="Arial" w:hAnsi="Arial" w:eastAsia="Meiryo" w:cs="Arial"/>
                <w:color w:val="555555"/>
                <w:sz w:val="20"/>
                <w:szCs w:val="20"/>
                <w:lang w:val="en-CA"/>
              </w:rPr>
              <w:t>-year guarantee</w:t>
            </w:r>
          </w:p>
        </w:tc>
        <w:tc>
          <w:tcPr>
            <w:tcW w:w="2880" w:type="dxa"/>
            <w:shd w:val="clear" w:color="auto" w:fill="auto"/>
          </w:tcPr>
          <w:p w:rsidRPr="0056185C" w:rsidR="4DC4E955" w:rsidP="4DC4E955" w:rsidRDefault="4DC4E955" w14:paraId="35CEA779" w14:textId="5326CFC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w:t>
            </w:r>
            <w:r w:rsidRPr="0056185C" w:rsidR="4CC7B390">
              <w:rPr>
                <w:rFonts w:ascii="Arial" w:hAnsi="Arial" w:eastAsia="Meiryo" w:cs="Arial"/>
                <w:color w:val="555555"/>
                <w:sz w:val="20"/>
                <w:szCs w:val="20"/>
                <w:highlight w:val="cyan"/>
                <w:lang w:val="en-CA"/>
              </w:rPr>
              <w:t>10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3510" w:type="dxa"/>
            <w:shd w:val="clear" w:color="auto" w:fill="auto"/>
          </w:tcPr>
          <w:p w:rsidRPr="0056185C" w:rsidR="4DC4E955" w:rsidP="4DC4E955" w:rsidRDefault="4DC4E955" w14:paraId="269A2AF0" w14:textId="20BEE14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w:t>
            </w:r>
            <w:r w:rsidRPr="0056185C" w:rsidR="0CDD7013">
              <w:rPr>
                <w:rFonts w:ascii="Arial" w:hAnsi="Arial" w:eastAsia="Meiryo" w:cs="Arial"/>
                <w:color w:val="555555"/>
                <w:sz w:val="20"/>
                <w:szCs w:val="20"/>
                <w:highlight w:val="cyan"/>
                <w:lang w:val="en-CA"/>
              </w:rPr>
              <w:t>10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w:t>
            </w:r>
            <w:r w:rsidRPr="0056185C" w:rsidR="7CADF3F2">
              <w:rPr>
                <w:rFonts w:ascii="Arial" w:hAnsi="Arial" w:eastAsia="Meiryo" w:cs="Arial"/>
                <w:color w:val="555555"/>
                <w:sz w:val="20"/>
                <w:szCs w:val="20"/>
                <w:highlight w:val="cyan"/>
                <w:lang w:val="en-CA"/>
              </w:rPr>
              <w:t>10</w:t>
            </w:r>
            <w:r w:rsidRPr="0056185C">
              <w:rPr>
                <w:rFonts w:ascii="Arial" w:hAnsi="Arial" w:eastAsia="Meiryo" w:cs="Arial"/>
                <w:color w:val="555555"/>
                <w:sz w:val="20"/>
                <w:szCs w:val="20"/>
                <w:highlight w:val="cyan"/>
                <w:lang w:val="en-CA"/>
              </w:rPr>
              <w:t>EndDate]</w:t>
            </w:r>
          </w:p>
        </w:tc>
      </w:tr>
      <w:tr w:rsidRPr="0056185C" w:rsidR="001429E9" w:rsidTr="00B0034F" w14:paraId="1BFDB68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FFF8EF"/>
          </w:tcPr>
          <w:p w:rsidRPr="0056185C" w:rsidR="001429E9" w:rsidDel="007630A9" w:rsidP="001429E9" w:rsidRDefault="00DB1D38" w14:paraId="6DFADD4E" w14:textId="72EF48D3">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12</w:t>
            </w:r>
          </w:p>
        </w:tc>
        <w:tc>
          <w:tcPr>
            <w:tcW w:w="0" w:type="dxa"/>
            <w:shd w:val="clear" w:color="auto" w:fill="FFF8EF"/>
          </w:tcPr>
          <w:p w:rsidRPr="0056185C" w:rsidR="001429E9" w:rsidP="001429E9" w:rsidRDefault="001429E9" w14:paraId="4C08E023" w14:textId="797A84F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0" w:type="dxa"/>
            <w:shd w:val="clear" w:color="auto" w:fill="FFF8EF"/>
          </w:tcPr>
          <w:p w:rsidRPr="0056185C" w:rsidR="001429E9" w:rsidP="001429E9" w:rsidRDefault="001429E9" w14:paraId="0B8B80A6" w14:textId="16EE6C9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w:t>
            </w:r>
            <w:r w:rsidRPr="0056185C" w:rsidR="00BB3DD2">
              <w:rPr>
                <w:rFonts w:ascii="Arial" w:hAnsi="Arial" w:eastAsia="Meiryo" w:cs="Arial"/>
                <w:color w:val="555555"/>
                <w:sz w:val="20"/>
                <w:szCs w:val="20"/>
                <w:highlight w:val="cyan"/>
                <w:lang w:val="en-CA"/>
              </w:rPr>
              <w:t>1</w:t>
            </w:r>
            <w:r w:rsidRPr="0056185C">
              <w:rPr>
                <w:rFonts w:ascii="Arial" w:hAnsi="Arial" w:eastAsia="Meiryo" w:cs="Arial"/>
                <w:color w:val="555555"/>
                <w:sz w:val="20"/>
                <w:szCs w:val="20"/>
                <w:highlight w:val="cyan"/>
                <w:lang w:val="en-CA"/>
              </w:rPr>
              <w:t>5]</w:t>
            </w:r>
            <w:r w:rsidRPr="0056185C">
              <w:rPr>
                <w:rFonts w:ascii="Arial" w:hAnsi="Arial" w:eastAsia="Meiryo" w:cs="Arial"/>
                <w:color w:val="555555"/>
                <w:sz w:val="20"/>
                <w:szCs w:val="20"/>
                <w:lang w:val="en-CA"/>
              </w:rPr>
              <w:t xml:space="preserve"> </w:t>
            </w:r>
          </w:p>
        </w:tc>
        <w:tc>
          <w:tcPr>
            <w:tcW w:w="0" w:type="dxa"/>
            <w:shd w:val="clear" w:color="auto" w:fill="FFF8EF"/>
          </w:tcPr>
          <w:p w:rsidRPr="0056185C" w:rsidR="001429E9" w:rsidP="001429E9" w:rsidRDefault="001429E9" w14:paraId="01D3234B" w14:textId="70842BE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w:t>
            </w:r>
            <w:r w:rsidRPr="0056185C" w:rsidR="00BB3DD2">
              <w:rPr>
                <w:rFonts w:ascii="Arial" w:hAnsi="Arial" w:eastAsia="Meiryo" w:cs="Arial"/>
                <w:color w:val="555555"/>
                <w:sz w:val="20"/>
                <w:szCs w:val="20"/>
                <w:highlight w:val="cyan"/>
                <w:lang w:val="en-CA"/>
              </w:rPr>
              <w:t>1</w:t>
            </w:r>
            <w:r w:rsidRPr="0056185C">
              <w:rPr>
                <w:rFonts w:ascii="Arial" w:hAnsi="Arial" w:eastAsia="Meiryo" w:cs="Arial"/>
                <w:color w:val="555555"/>
                <w:sz w:val="20"/>
                <w:szCs w:val="20"/>
                <w:highlight w:val="cyan"/>
                <w:lang w:val="en-CA"/>
              </w:rPr>
              <w:t>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w:t>
            </w:r>
            <w:r w:rsidRPr="0056185C" w:rsidR="00BB3DD2">
              <w:rPr>
                <w:rFonts w:ascii="Arial" w:hAnsi="Arial" w:eastAsia="Meiryo" w:cs="Arial"/>
                <w:color w:val="555555"/>
                <w:sz w:val="20"/>
                <w:szCs w:val="20"/>
                <w:highlight w:val="cyan"/>
                <w:lang w:val="en-CA"/>
              </w:rPr>
              <w:t>1</w:t>
            </w:r>
            <w:r w:rsidRPr="0056185C">
              <w:rPr>
                <w:rFonts w:ascii="Arial" w:hAnsi="Arial" w:eastAsia="Meiryo" w:cs="Arial"/>
                <w:color w:val="555555"/>
                <w:sz w:val="20"/>
                <w:szCs w:val="20"/>
                <w:highlight w:val="cyan"/>
                <w:lang w:val="en-CA"/>
              </w:rPr>
              <w:t>5EndDate]</w:t>
            </w:r>
          </w:p>
        </w:tc>
      </w:tr>
    </w:tbl>
    <w:p w:rsidRPr="0056185C" w:rsidR="008346D9" w:rsidP="00EF7104" w:rsidRDefault="008346D9" w14:paraId="73D1CE86" w14:textId="0B00E3EB">
      <w:pPr>
        <w:rPr>
          <w:rFonts w:ascii="Arial" w:hAnsi="Arial" w:cs="Arial"/>
          <w:b/>
          <w:bCs/>
          <w:color w:val="0070C0"/>
          <w:highlight w:val="yellow"/>
          <w:lang w:val="en-CA"/>
        </w:rPr>
      </w:pPr>
    </w:p>
    <w:p w:rsidRPr="0056185C" w:rsidR="007C4C01" w:rsidP="007C4C01" w:rsidRDefault="007C4C01" w14:paraId="149910F3"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AVC = Y</w:t>
      </w:r>
      <w:r w:rsidRPr="0056185C">
        <w:rPr>
          <w:rFonts w:ascii="Arial" w:hAnsi="Arial" w:cs="Arial"/>
          <w:color w:val="545454" w:themeColor="text1"/>
          <w:sz w:val="20"/>
          <w:szCs w:val="20"/>
          <w:highlight w:val="yellow"/>
        </w:rPr>
        <w:t>, SVC (unlocked and locked-in) = N&gt;&gt;</w:t>
      </w:r>
    </w:p>
    <w:tbl>
      <w:tblPr>
        <w:tblStyle w:val="GridTable6Colorful-Accent518"/>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a spousal joint and survivor pension"/>
      </w:tblPr>
      <w:tblGrid>
        <w:gridCol w:w="450"/>
        <w:gridCol w:w="2340"/>
        <w:gridCol w:w="1080"/>
        <w:gridCol w:w="630"/>
        <w:gridCol w:w="1890"/>
        <w:gridCol w:w="810"/>
        <w:gridCol w:w="810"/>
        <w:gridCol w:w="2250"/>
      </w:tblGrid>
      <w:tr w:rsidRPr="0056185C" w:rsidR="005D57C4" w:rsidTr="003E4BF0" w14:paraId="67A088B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60" w:type="dxa"/>
            <w:gridSpan w:val="8"/>
            <w:tcBorders>
              <w:bottom w:val="nil"/>
            </w:tcBorders>
          </w:tcPr>
          <w:p w:rsidRPr="0056185C" w:rsidR="005D57C4" w:rsidRDefault="005D57C4" w14:paraId="37AA20E0"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spousal joint and survivor pension</w:t>
            </w:r>
          </w:p>
          <w:p w:rsidRPr="0056185C" w:rsidR="00DC2233" w:rsidRDefault="00DC2233" w14:paraId="419AB863" w14:textId="54204AA4">
            <w:pPr>
              <w:rPr>
                <w:rFonts w:ascii="Arial" w:hAnsi="Arial" w:eastAsia="Meiryo" w:cs="Arial"/>
                <w:b w:val="0"/>
                <w:bCs w:val="0"/>
                <w:color w:val="12314A"/>
                <w:sz w:val="18"/>
                <w:szCs w:val="18"/>
                <w:lang w:val="en-CA"/>
              </w:rPr>
            </w:pPr>
            <w:r w:rsidRPr="0056185C">
              <w:rPr>
                <w:rFonts w:ascii="Arial" w:hAnsi="Arial" w:eastAsia="Times New Roman" w:cs="Arial"/>
                <w:b w:val="0"/>
                <w:bCs w:val="0"/>
                <w:color w:val="12314A"/>
                <w:sz w:val="20"/>
                <w:szCs w:val="20"/>
                <w:lang w:val="en-CA"/>
              </w:rPr>
              <w:t>Your base pension, plus a pension based on your additional voluntary contributions (AVC).</w:t>
            </w:r>
          </w:p>
        </w:tc>
      </w:tr>
      <w:tr w:rsidRPr="0056185C" w:rsidR="005D57C4" w:rsidTr="0043745F" w14:paraId="5151284E"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cPr>
          <w:p w:rsidRPr="0056185C" w:rsidR="005D57C4" w:rsidRDefault="005D57C4" w14:paraId="14A939F5"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5220" w:type="dxa"/>
            <w:gridSpan w:val="5"/>
            <w:tcBorders>
              <w:top w:val="nil"/>
              <w:bottom w:val="single" w:color="D0CECE" w:sz="4" w:space="0"/>
            </w:tcBorders>
            <w:shd w:val="clear" w:color="auto" w:fill="0B4A72"/>
          </w:tcPr>
          <w:p w:rsidRPr="0056185C" w:rsidR="005D57C4" w:rsidRDefault="005D57C4" w14:paraId="26D090E0" w14:textId="588479EB">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w:t>
            </w:r>
          </w:p>
        </w:tc>
        <w:tc>
          <w:tcPr>
            <w:tcW w:w="2250" w:type="dxa"/>
            <w:vMerge w:val="restart"/>
            <w:tcBorders>
              <w:top w:val="nil"/>
            </w:tcBorders>
            <w:shd w:val="clear" w:color="auto" w:fill="0B4A72"/>
          </w:tcPr>
          <w:p w:rsidRPr="0056185C" w:rsidR="005D57C4" w:rsidRDefault="005D57C4" w14:paraId="04C69510" w14:textId="5731A695">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FC211B" w:rsidTr="0043745F" w14:paraId="0DE6460E"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cPr>
          <w:p w:rsidRPr="0056185C" w:rsidR="00FC211B" w:rsidP="00FC211B" w:rsidRDefault="00FC211B" w14:paraId="15C942ED" w14:textId="77777777">
            <w:pPr>
              <w:jc w:val="center"/>
              <w:rPr>
                <w:rFonts w:ascii="Arial" w:hAnsi="Arial" w:eastAsia="Meiryo" w:cs="Arial"/>
                <w:color w:val="FFFFFF" w:themeColor="background1"/>
                <w:sz w:val="20"/>
                <w:szCs w:val="20"/>
                <w:lang w:val="en-CA"/>
              </w:rPr>
            </w:pPr>
          </w:p>
        </w:tc>
        <w:tc>
          <w:tcPr>
            <w:tcW w:w="1710" w:type="dxa"/>
            <w:gridSpan w:val="2"/>
            <w:tcBorders>
              <w:top w:val="single" w:color="D0CECE" w:sz="4" w:space="0"/>
              <w:bottom w:val="nil"/>
            </w:tcBorders>
            <w:shd w:val="clear" w:color="auto" w:fill="0B4A72"/>
          </w:tcPr>
          <w:p w:rsidRPr="0056185C" w:rsidR="00FC211B" w:rsidP="00FC211B" w:rsidRDefault="00FC211B" w14:paraId="709C16B9" w14:textId="530B7232">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90" w:type="dxa"/>
            <w:tcBorders>
              <w:top w:val="single" w:color="D0CECE" w:sz="4" w:space="0"/>
              <w:bottom w:val="nil"/>
            </w:tcBorders>
            <w:shd w:val="clear" w:color="auto" w:fill="0B4A72"/>
          </w:tcPr>
          <w:p w:rsidRPr="0056185C" w:rsidR="00FC211B" w:rsidP="00FC211B" w:rsidRDefault="00FC211B" w14:paraId="2F20A3EE" w14:textId="7928D1E2">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AVC</w:t>
            </w:r>
          </w:p>
        </w:tc>
        <w:tc>
          <w:tcPr>
            <w:tcW w:w="1620" w:type="dxa"/>
            <w:gridSpan w:val="2"/>
            <w:tcBorders>
              <w:top w:val="single" w:color="D0CECE" w:sz="4" w:space="0"/>
              <w:bottom w:val="nil"/>
            </w:tcBorders>
            <w:shd w:val="clear" w:color="auto" w:fill="0B4A72"/>
          </w:tcPr>
          <w:p w:rsidRPr="0056185C" w:rsidR="00FC211B" w:rsidP="00FC211B" w:rsidRDefault="00FC211B" w14:paraId="6519438E" w14:textId="2E08D69F">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250" w:type="dxa"/>
            <w:vMerge/>
            <w:tcBorders>
              <w:bottom w:val="nil"/>
            </w:tcBorders>
            <w:shd w:val="clear" w:color="auto" w:fill="0B4A72"/>
          </w:tcPr>
          <w:p w:rsidRPr="0056185C" w:rsidR="00FC211B" w:rsidP="00FC211B" w:rsidRDefault="00FC211B" w14:paraId="1541870A"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1D4C45" w:rsidTr="0015262A" w14:paraId="54CA89F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shd w:val="clear" w:color="auto" w:fill="auto"/>
          </w:tcPr>
          <w:p w:rsidRPr="0056185C" w:rsidR="001D4C45" w:rsidP="001D4C45" w:rsidRDefault="001D4C45" w14:paraId="31841998"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2340" w:type="dxa"/>
            <w:tcBorders>
              <w:top w:val="nil"/>
            </w:tcBorders>
            <w:shd w:val="clear" w:color="auto" w:fill="auto"/>
          </w:tcPr>
          <w:p w:rsidRPr="0056185C" w:rsidR="001D4C45" w:rsidP="001D4C45" w:rsidRDefault="001D4C45" w14:paraId="33D6AD38" w14:textId="54561C4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1710" w:type="dxa"/>
            <w:gridSpan w:val="2"/>
            <w:tcBorders>
              <w:top w:val="nil"/>
            </w:tcBorders>
            <w:shd w:val="clear" w:color="auto" w:fill="auto"/>
          </w:tcPr>
          <w:p w:rsidRPr="0056185C" w:rsidR="001D4C45" w:rsidP="001D4C45" w:rsidRDefault="001D4C45" w14:paraId="4DBFFE62" w14:textId="163CD15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p>
        </w:tc>
        <w:tc>
          <w:tcPr>
            <w:tcW w:w="1890" w:type="dxa"/>
            <w:tcBorders>
              <w:top w:val="nil"/>
            </w:tcBorders>
            <w:shd w:val="clear" w:color="auto" w:fill="auto"/>
          </w:tcPr>
          <w:p w:rsidRPr="0056185C" w:rsidR="001D4C45" w:rsidP="001D4C45" w:rsidRDefault="001D4C45" w14:paraId="1C627524" w14:textId="02B5186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[WLUJS60%AVC]</w:t>
            </w:r>
            <w:r w:rsidRPr="0056185C">
              <w:rPr>
                <w:rFonts w:ascii="Arial" w:hAnsi="Arial" w:eastAsia="Meiryo" w:cs="Arial"/>
                <w:color w:val="555555"/>
                <w:sz w:val="20"/>
                <w:szCs w:val="20"/>
              </w:rPr>
              <w:t xml:space="preserve"> </w:t>
            </w:r>
          </w:p>
        </w:tc>
        <w:tc>
          <w:tcPr>
            <w:tcW w:w="1620" w:type="dxa"/>
            <w:gridSpan w:val="2"/>
            <w:tcBorders>
              <w:top w:val="nil"/>
            </w:tcBorders>
            <w:shd w:val="clear" w:color="auto" w:fill="auto"/>
          </w:tcPr>
          <w:p w:rsidRPr="0056185C" w:rsidR="001D4C45" w:rsidP="001D4C45" w:rsidRDefault="001D4C45" w14:paraId="26B5041E" w14:textId="34C99C9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[WLUJS60%Total]</w:t>
            </w:r>
            <w:r w:rsidRPr="0056185C">
              <w:rPr>
                <w:rFonts w:ascii="Arial" w:hAnsi="Arial" w:eastAsia="Meiryo" w:cs="Arial"/>
                <w:color w:val="555555"/>
                <w:sz w:val="20"/>
                <w:szCs w:val="20"/>
              </w:rPr>
              <w:t xml:space="preserve"> </w:t>
            </w:r>
          </w:p>
        </w:tc>
        <w:tc>
          <w:tcPr>
            <w:tcW w:w="2250" w:type="dxa"/>
            <w:tcBorders>
              <w:top w:val="nil"/>
            </w:tcBorders>
            <w:shd w:val="clear" w:color="auto" w:fill="auto"/>
          </w:tcPr>
          <w:p w:rsidRPr="0056185C" w:rsidR="001D4C45" w:rsidP="001D4C45" w:rsidRDefault="001D4C45" w14:paraId="598EC28D" w14:textId="3459CAA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[WLUJS60%Spouse</w:t>
            </w:r>
            <w:ins w:author="Rafeena Rahman" w:date="2025-05-14T18:55:00Z" w16du:dateUtc="2025-05-14T22:55:00Z" w:id="8">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15262A" w14:paraId="1314FFDE"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1D4C45" w:rsidP="001D4C45" w:rsidRDefault="001D4C45" w14:paraId="791BB466" w14:textId="77777777">
            <w:pPr>
              <w:rPr>
                <w:rFonts w:ascii="Arial" w:hAnsi="Arial" w:eastAsia="Meiryo" w:cs="Arial"/>
                <w:b w:val="0"/>
                <w:bCs w:val="0"/>
                <w:color w:val="555555"/>
                <w:sz w:val="20"/>
                <w:szCs w:val="20"/>
                <w:highlight w:val="cyan"/>
                <w:lang w:val="en-CA"/>
              </w:rPr>
            </w:pPr>
            <w:r w:rsidRPr="0056185C">
              <w:rPr>
                <w:rFonts w:ascii="Arial" w:hAnsi="Arial" w:eastAsia="Meiryo" w:cs="Arial"/>
                <w:b w:val="0"/>
                <w:bCs w:val="0"/>
                <w:color w:val="555555"/>
                <w:sz w:val="20"/>
                <w:szCs w:val="20"/>
                <w:lang w:val="en-CA"/>
              </w:rPr>
              <w:t>2</w:t>
            </w:r>
          </w:p>
        </w:tc>
        <w:tc>
          <w:tcPr>
            <w:tcW w:w="2340" w:type="dxa"/>
            <w:shd w:val="clear" w:color="auto" w:fill="FFF8EF"/>
          </w:tcPr>
          <w:p w:rsidRPr="0056185C" w:rsidR="001D4C45" w:rsidP="001D4C45" w:rsidRDefault="001D4C45" w14:paraId="36E4ADEF" w14:textId="0731B7B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sz w:val="20"/>
                <w:szCs w:val="20"/>
              </w:rPr>
              <w:t>60% spousal pension with a 5-year guarantee</w:t>
            </w:r>
          </w:p>
        </w:tc>
        <w:tc>
          <w:tcPr>
            <w:tcW w:w="1710" w:type="dxa"/>
            <w:gridSpan w:val="2"/>
            <w:shd w:val="clear" w:color="auto" w:fill="FFF8EF"/>
          </w:tcPr>
          <w:p w:rsidRPr="0056185C" w:rsidR="001D4C45" w:rsidP="001D4C45" w:rsidRDefault="001D4C45" w14:paraId="7DF16D7B" w14:textId="2E5DD8F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1F2E5E">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G5]</w:t>
            </w:r>
          </w:p>
        </w:tc>
        <w:tc>
          <w:tcPr>
            <w:tcW w:w="1890" w:type="dxa"/>
            <w:shd w:val="clear" w:color="auto" w:fill="FFF8EF"/>
          </w:tcPr>
          <w:p w:rsidRPr="0056185C" w:rsidR="001D4C45" w:rsidP="001D4C45" w:rsidRDefault="001D4C45" w14:paraId="7C241E75" w14:textId="10E7E75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[WLUJS60%G5AVC]</w:t>
            </w:r>
            <w:r w:rsidRPr="0056185C">
              <w:rPr>
                <w:rFonts w:ascii="Arial" w:hAnsi="Arial" w:eastAsia="Meiryo" w:cs="Arial"/>
                <w:color w:val="555555"/>
                <w:sz w:val="20"/>
                <w:szCs w:val="20"/>
              </w:rPr>
              <w:t xml:space="preserve"> </w:t>
            </w:r>
          </w:p>
        </w:tc>
        <w:tc>
          <w:tcPr>
            <w:tcW w:w="1620" w:type="dxa"/>
            <w:gridSpan w:val="2"/>
            <w:shd w:val="clear" w:color="auto" w:fill="FFF8EF"/>
          </w:tcPr>
          <w:p w:rsidRPr="0056185C" w:rsidR="001D4C45" w:rsidP="001D4C45" w:rsidRDefault="001D4C45" w14:paraId="6E386CFC" w14:textId="3B6A7F7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[WLUJS60%G5Total]</w:t>
            </w:r>
            <w:r w:rsidRPr="0056185C">
              <w:rPr>
                <w:rFonts w:ascii="Arial" w:hAnsi="Arial" w:eastAsia="Meiryo" w:cs="Arial"/>
                <w:color w:val="555555"/>
                <w:sz w:val="20"/>
                <w:szCs w:val="20"/>
              </w:rPr>
              <w:t xml:space="preserve"> </w:t>
            </w:r>
          </w:p>
        </w:tc>
        <w:tc>
          <w:tcPr>
            <w:tcW w:w="2250" w:type="dxa"/>
            <w:shd w:val="clear" w:color="auto" w:fill="FFF8EF"/>
          </w:tcPr>
          <w:p w:rsidRPr="0056185C" w:rsidR="001D4C45" w:rsidP="001D4C45" w:rsidRDefault="001D4C45" w14:paraId="320208B6" w14:textId="66B3905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[WLUJS60%G5Spouse</w:t>
            </w:r>
            <w:ins w:author="Rafeena Rahman" w:date="2025-05-14T18:55:00Z" w16du:dateUtc="2025-05-14T22:55:00Z" w:id="9">
              <w:r w:rsidR="009A17C1">
                <w:rPr>
                  <w:rFonts w:ascii="Arial" w:hAnsi="Arial" w:eastAsia="Meiryo" w:cs="Arial"/>
                  <w:color w:val="555555"/>
                  <w:sz w:val="20"/>
                  <w:szCs w:val="20"/>
                  <w:highlight w:val="cyan"/>
                </w:rPr>
                <w:t>Tota</w:t>
              </w:r>
            </w:ins>
            <w:ins w:author="Rafeena Rahman" w:date="2025-05-14T18:56:00Z" w16du:dateUtc="2025-05-14T22:56:00Z" w:id="10">
              <w:r w:rsidR="009A17C1">
                <w:rPr>
                  <w:rFonts w:ascii="Arial" w:hAnsi="Arial" w:eastAsia="Meiryo" w:cs="Arial"/>
                  <w:color w:val="555555"/>
                  <w:sz w:val="20"/>
                  <w:szCs w:val="20"/>
                  <w:highlight w:val="cyan"/>
                </w:rPr>
                <w:t>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15262A" w14:paraId="51CDD231"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1D4C45" w:rsidP="001D4C45" w:rsidRDefault="001D4C45" w14:paraId="7756C146" w14:textId="60058C1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3</w:t>
            </w:r>
          </w:p>
        </w:tc>
        <w:tc>
          <w:tcPr>
            <w:tcW w:w="2340" w:type="dxa"/>
            <w:shd w:val="clear" w:color="auto" w:fill="auto"/>
          </w:tcPr>
          <w:p w:rsidRPr="0056185C" w:rsidR="001D4C45" w:rsidP="001D4C45" w:rsidRDefault="001D4C45" w14:paraId="56419CA7" w14:textId="7FA8B1D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1710" w:type="dxa"/>
            <w:gridSpan w:val="2"/>
            <w:shd w:val="clear" w:color="auto" w:fill="auto"/>
          </w:tcPr>
          <w:p w:rsidRPr="0056185C" w:rsidR="001D4C45" w:rsidP="001D4C45" w:rsidRDefault="001D4C45" w14:paraId="2E23A72F" w14:textId="61590C3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1F2E5E">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w:t>
            </w:r>
          </w:p>
        </w:tc>
        <w:tc>
          <w:tcPr>
            <w:tcW w:w="1890" w:type="dxa"/>
            <w:shd w:val="clear" w:color="auto" w:fill="auto"/>
          </w:tcPr>
          <w:p w:rsidRPr="0056185C" w:rsidR="001D4C45" w:rsidP="001D4C45" w:rsidRDefault="001D4C45" w14:paraId="28D17ADC" w14:textId="3036725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G10AVC]</w:t>
            </w:r>
            <w:r w:rsidRPr="0056185C">
              <w:rPr>
                <w:rFonts w:ascii="Arial" w:hAnsi="Arial" w:eastAsia="Meiryo" w:cs="Arial"/>
                <w:color w:val="555555"/>
                <w:sz w:val="20"/>
                <w:szCs w:val="20"/>
              </w:rPr>
              <w:t xml:space="preserve"> </w:t>
            </w:r>
          </w:p>
        </w:tc>
        <w:tc>
          <w:tcPr>
            <w:tcW w:w="1620" w:type="dxa"/>
            <w:gridSpan w:val="2"/>
            <w:shd w:val="clear" w:color="auto" w:fill="auto"/>
          </w:tcPr>
          <w:p w:rsidRPr="0056185C" w:rsidR="001D4C45" w:rsidP="001D4C45" w:rsidRDefault="001D4C45" w14:paraId="07631A06" w14:textId="33CC938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G10Total]</w:t>
            </w:r>
            <w:r w:rsidRPr="0056185C">
              <w:rPr>
                <w:rFonts w:ascii="Arial" w:hAnsi="Arial" w:eastAsia="Meiryo" w:cs="Arial"/>
                <w:color w:val="555555"/>
                <w:sz w:val="20"/>
                <w:szCs w:val="20"/>
              </w:rPr>
              <w:t xml:space="preserve"> </w:t>
            </w:r>
          </w:p>
        </w:tc>
        <w:tc>
          <w:tcPr>
            <w:tcW w:w="2250" w:type="dxa"/>
            <w:shd w:val="clear" w:color="auto" w:fill="auto"/>
          </w:tcPr>
          <w:p w:rsidRPr="0056185C" w:rsidR="001D4C45" w:rsidP="001D4C45" w:rsidRDefault="001D4C45" w14:paraId="7FEA1252" w14:textId="791786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[WLUJS60%G10Spouse</w:t>
            </w:r>
            <w:ins w:author="Rafeena Rahman" w:date="2025-05-14T18:56:00Z" w16du:dateUtc="2025-05-14T22:56:00Z" w:id="11">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15262A" w14:paraId="30229ECA"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1D4C45" w:rsidP="001D4C45" w:rsidRDefault="001D4C45" w14:paraId="086F1903" w14:textId="4FDD77CC">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4</w:t>
            </w:r>
          </w:p>
        </w:tc>
        <w:tc>
          <w:tcPr>
            <w:tcW w:w="2340" w:type="dxa"/>
            <w:shd w:val="clear" w:color="auto" w:fill="FFF8EF"/>
          </w:tcPr>
          <w:p w:rsidRPr="0056185C" w:rsidR="001D4C45" w:rsidP="001D4C45" w:rsidRDefault="001D4C45" w14:paraId="291F40BD" w14:textId="1EC34CB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1710" w:type="dxa"/>
            <w:gridSpan w:val="2"/>
            <w:shd w:val="clear" w:color="auto" w:fill="FFF8EF"/>
          </w:tcPr>
          <w:p w:rsidRPr="0056185C" w:rsidR="001D4C45" w:rsidP="001D4C45" w:rsidRDefault="001D4C45" w14:paraId="2F03526D" w14:textId="4A4540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w:t>
            </w:r>
          </w:p>
        </w:tc>
        <w:tc>
          <w:tcPr>
            <w:tcW w:w="1890" w:type="dxa"/>
            <w:shd w:val="clear" w:color="auto" w:fill="FFF8EF"/>
          </w:tcPr>
          <w:p w:rsidRPr="0056185C" w:rsidR="001D4C45" w:rsidP="001D4C45" w:rsidRDefault="001D4C45" w14:paraId="2D7DE92E" w14:textId="5DD94AA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G15AVC]</w:t>
            </w:r>
            <w:r w:rsidRPr="0056185C">
              <w:rPr>
                <w:rFonts w:ascii="Arial" w:hAnsi="Arial" w:eastAsia="Meiryo" w:cs="Arial"/>
                <w:color w:val="555555"/>
                <w:sz w:val="20"/>
                <w:szCs w:val="20"/>
              </w:rPr>
              <w:t xml:space="preserve"> </w:t>
            </w:r>
          </w:p>
        </w:tc>
        <w:tc>
          <w:tcPr>
            <w:tcW w:w="1620" w:type="dxa"/>
            <w:gridSpan w:val="2"/>
            <w:shd w:val="clear" w:color="auto" w:fill="FFF8EF"/>
          </w:tcPr>
          <w:p w:rsidRPr="0056185C" w:rsidR="001D4C45" w:rsidP="001D4C45" w:rsidRDefault="001D4C45" w14:paraId="52674B6C" w14:textId="741187C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G15Total]</w:t>
            </w:r>
            <w:r w:rsidRPr="0056185C">
              <w:rPr>
                <w:rFonts w:ascii="Arial" w:hAnsi="Arial" w:eastAsia="Meiryo" w:cs="Arial"/>
                <w:color w:val="555555"/>
                <w:sz w:val="20"/>
                <w:szCs w:val="20"/>
              </w:rPr>
              <w:t xml:space="preserve"> </w:t>
            </w:r>
          </w:p>
        </w:tc>
        <w:tc>
          <w:tcPr>
            <w:tcW w:w="2250" w:type="dxa"/>
            <w:shd w:val="clear" w:color="auto" w:fill="FFF8EF"/>
          </w:tcPr>
          <w:p w:rsidRPr="0056185C" w:rsidR="001D4C45" w:rsidP="001D4C45" w:rsidRDefault="001D4C45" w14:paraId="5FC55389" w14:textId="21DDF5A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[WLUJS60%G15Spouse</w:t>
            </w:r>
            <w:ins w:author="Rafeena Rahman" w:date="2025-05-14T18:56:00Z" w16du:dateUtc="2025-05-14T22:56:00Z" w:id="12">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15262A" w14:paraId="224FB1F5"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1D4C45" w:rsidP="001D4C45" w:rsidRDefault="001D4C45" w14:paraId="3B8800AE" w14:textId="7E49B495">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5</w:t>
            </w:r>
          </w:p>
        </w:tc>
        <w:tc>
          <w:tcPr>
            <w:tcW w:w="2340" w:type="dxa"/>
            <w:shd w:val="clear" w:color="auto" w:fill="auto"/>
          </w:tcPr>
          <w:p w:rsidRPr="0056185C" w:rsidR="001D4C45" w:rsidP="001D4C45" w:rsidRDefault="001D4C45" w14:paraId="6B8EEAE0" w14:textId="72AE14A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1710" w:type="dxa"/>
            <w:gridSpan w:val="2"/>
            <w:shd w:val="clear" w:color="auto" w:fill="auto"/>
          </w:tcPr>
          <w:p w:rsidRPr="0056185C" w:rsidR="001D4C45" w:rsidP="001D4C45" w:rsidRDefault="001D4C45" w14:paraId="64D58125" w14:textId="1B5C230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p>
        </w:tc>
        <w:tc>
          <w:tcPr>
            <w:tcW w:w="1890" w:type="dxa"/>
            <w:shd w:val="clear" w:color="auto" w:fill="auto"/>
          </w:tcPr>
          <w:p w:rsidRPr="0056185C" w:rsidR="001D4C45" w:rsidP="001D4C45" w:rsidRDefault="001D4C45" w14:paraId="6DC84653" w14:textId="38B9099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[WLUJS100%AVC]</w:t>
            </w:r>
            <w:r w:rsidRPr="0056185C">
              <w:rPr>
                <w:rFonts w:ascii="Arial" w:hAnsi="Arial" w:eastAsia="Meiryo" w:cs="Arial"/>
                <w:color w:val="555555"/>
                <w:sz w:val="20"/>
                <w:szCs w:val="20"/>
              </w:rPr>
              <w:t xml:space="preserve"> </w:t>
            </w:r>
          </w:p>
        </w:tc>
        <w:tc>
          <w:tcPr>
            <w:tcW w:w="1620" w:type="dxa"/>
            <w:gridSpan w:val="2"/>
            <w:shd w:val="clear" w:color="auto" w:fill="auto"/>
          </w:tcPr>
          <w:p w:rsidRPr="0056185C" w:rsidR="001D4C45" w:rsidP="001D4C45" w:rsidRDefault="001D4C45" w14:paraId="373ECED8" w14:textId="2DB14F8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[WLUJS100%Total]</w:t>
            </w:r>
            <w:r w:rsidRPr="0056185C">
              <w:rPr>
                <w:rFonts w:ascii="Arial" w:hAnsi="Arial" w:eastAsia="Meiryo" w:cs="Arial"/>
                <w:color w:val="555555"/>
                <w:sz w:val="20"/>
                <w:szCs w:val="20"/>
              </w:rPr>
              <w:t xml:space="preserve"> </w:t>
            </w:r>
          </w:p>
        </w:tc>
        <w:tc>
          <w:tcPr>
            <w:tcW w:w="2250" w:type="dxa"/>
            <w:shd w:val="clear" w:color="auto" w:fill="auto"/>
          </w:tcPr>
          <w:p w:rsidRPr="0056185C" w:rsidR="001D4C45" w:rsidP="001D4C45" w:rsidRDefault="001D4C45" w14:paraId="7F92157F" w14:textId="3DC8818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[WLUJS100%Spouse</w:t>
            </w:r>
            <w:ins w:author="Rafeena Rahman" w:date="2025-05-14T18:56:00Z" w16du:dateUtc="2025-05-14T22:56:00Z" w:id="13">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15262A" w14:paraId="5FFA89DD"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1D4C45" w:rsidP="001D4C45" w:rsidRDefault="001D4C45" w14:paraId="56480049" w14:textId="6CA1B269">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6</w:t>
            </w:r>
          </w:p>
        </w:tc>
        <w:tc>
          <w:tcPr>
            <w:tcW w:w="2340" w:type="dxa"/>
            <w:shd w:val="clear" w:color="auto" w:fill="FFF8EF"/>
          </w:tcPr>
          <w:p w:rsidRPr="0056185C" w:rsidR="001D4C45" w:rsidP="001D4C45" w:rsidRDefault="001D4C45" w14:paraId="233FE2A3" w14:textId="0644C2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5-year guarantee</w:t>
            </w:r>
          </w:p>
        </w:tc>
        <w:tc>
          <w:tcPr>
            <w:tcW w:w="1710" w:type="dxa"/>
            <w:gridSpan w:val="2"/>
            <w:shd w:val="clear" w:color="auto" w:fill="FFF8EF"/>
          </w:tcPr>
          <w:p w:rsidRPr="0056185C" w:rsidR="001D4C45" w:rsidP="001D4C45" w:rsidRDefault="001D4C45" w14:paraId="64E65331" w14:textId="5F922C4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G5]</w:t>
            </w:r>
          </w:p>
        </w:tc>
        <w:tc>
          <w:tcPr>
            <w:tcW w:w="1890" w:type="dxa"/>
            <w:shd w:val="clear" w:color="auto" w:fill="FFF8EF"/>
          </w:tcPr>
          <w:p w:rsidRPr="0056185C" w:rsidR="001D4C45" w:rsidP="001D4C45" w:rsidRDefault="001D4C45" w14:paraId="73125FAE" w14:textId="26DE0A8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[WLUJS100%G5AVC]</w:t>
            </w:r>
            <w:r w:rsidRPr="0056185C">
              <w:rPr>
                <w:rFonts w:ascii="Arial" w:hAnsi="Arial" w:eastAsia="Meiryo" w:cs="Arial"/>
                <w:color w:val="555555"/>
                <w:sz w:val="20"/>
                <w:szCs w:val="20"/>
              </w:rPr>
              <w:t xml:space="preserve"> </w:t>
            </w:r>
          </w:p>
        </w:tc>
        <w:tc>
          <w:tcPr>
            <w:tcW w:w="1620" w:type="dxa"/>
            <w:gridSpan w:val="2"/>
            <w:shd w:val="clear" w:color="auto" w:fill="FFF8EF"/>
          </w:tcPr>
          <w:p w:rsidRPr="0056185C" w:rsidR="001D4C45" w:rsidP="001D4C45" w:rsidRDefault="001D4C45" w14:paraId="22ED9118" w14:textId="2F4705A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[WLUJS100%G5Total]</w:t>
            </w:r>
            <w:r w:rsidRPr="0056185C">
              <w:rPr>
                <w:rFonts w:ascii="Arial" w:hAnsi="Arial" w:eastAsia="Meiryo" w:cs="Arial"/>
                <w:color w:val="555555"/>
                <w:sz w:val="20"/>
                <w:szCs w:val="20"/>
              </w:rPr>
              <w:t xml:space="preserve"> </w:t>
            </w:r>
          </w:p>
        </w:tc>
        <w:tc>
          <w:tcPr>
            <w:tcW w:w="2250" w:type="dxa"/>
            <w:shd w:val="clear" w:color="auto" w:fill="FFF8EF"/>
          </w:tcPr>
          <w:p w:rsidRPr="0056185C" w:rsidR="001D4C45" w:rsidP="001D4C45" w:rsidRDefault="001D4C45" w14:paraId="0EE41B5D" w14:textId="07A5B15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[WLUJS100%G5Spouse</w:t>
            </w:r>
            <w:ins w:author="Rafeena Rahman" w:date="2025-05-14T18:56:00Z" w16du:dateUtc="2025-05-14T22:56:00Z" w:id="14">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2E7124" w14:paraId="3E4228BA"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nil"/>
            </w:tcBorders>
            <w:shd w:val="clear" w:color="auto" w:fill="auto"/>
          </w:tcPr>
          <w:p w:rsidRPr="0056185C" w:rsidR="001D4C45" w:rsidP="001D4C45" w:rsidRDefault="001D4C45" w14:paraId="6DC89DC0" w14:textId="124650C5">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7</w:t>
            </w:r>
          </w:p>
        </w:tc>
        <w:tc>
          <w:tcPr>
            <w:tcW w:w="2340" w:type="dxa"/>
            <w:tcBorders>
              <w:bottom w:val="nil"/>
            </w:tcBorders>
            <w:shd w:val="clear" w:color="auto" w:fill="auto"/>
          </w:tcPr>
          <w:p w:rsidRPr="0056185C" w:rsidR="001D4C45" w:rsidP="001D4C45" w:rsidRDefault="001D4C45" w14:paraId="4458CEE1" w14:textId="52AFE5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1710" w:type="dxa"/>
            <w:gridSpan w:val="2"/>
            <w:tcBorders>
              <w:bottom w:val="nil"/>
            </w:tcBorders>
            <w:shd w:val="clear" w:color="auto" w:fill="auto"/>
          </w:tcPr>
          <w:p w:rsidRPr="0056185C" w:rsidR="001D4C45" w:rsidP="001D4C45" w:rsidRDefault="001D4C45" w14:paraId="1E055898" w14:textId="05B9F4D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w:t>
            </w:r>
          </w:p>
        </w:tc>
        <w:tc>
          <w:tcPr>
            <w:tcW w:w="1890" w:type="dxa"/>
            <w:tcBorders>
              <w:bottom w:val="nil"/>
            </w:tcBorders>
            <w:shd w:val="clear" w:color="auto" w:fill="auto"/>
          </w:tcPr>
          <w:p w:rsidRPr="0056185C" w:rsidR="001D4C45" w:rsidP="001D4C45" w:rsidRDefault="001D4C45" w14:paraId="4E24844D" w14:textId="49F1B8E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G10AVC]</w:t>
            </w:r>
            <w:r w:rsidRPr="0056185C">
              <w:rPr>
                <w:rFonts w:ascii="Arial" w:hAnsi="Arial" w:eastAsia="Meiryo" w:cs="Arial"/>
                <w:color w:val="555555"/>
                <w:sz w:val="20"/>
                <w:szCs w:val="20"/>
              </w:rPr>
              <w:t xml:space="preserve"> </w:t>
            </w:r>
          </w:p>
        </w:tc>
        <w:tc>
          <w:tcPr>
            <w:tcW w:w="1620" w:type="dxa"/>
            <w:gridSpan w:val="2"/>
            <w:tcBorders>
              <w:bottom w:val="nil"/>
            </w:tcBorders>
            <w:shd w:val="clear" w:color="auto" w:fill="auto"/>
          </w:tcPr>
          <w:p w:rsidRPr="0056185C" w:rsidR="001D4C45" w:rsidP="001D4C45" w:rsidRDefault="001D4C45" w14:paraId="69F469F1" w14:textId="594FAB5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G10Total]</w:t>
            </w:r>
            <w:r w:rsidRPr="0056185C">
              <w:rPr>
                <w:rFonts w:ascii="Arial" w:hAnsi="Arial" w:eastAsia="Meiryo" w:cs="Arial"/>
                <w:color w:val="555555"/>
                <w:sz w:val="20"/>
                <w:szCs w:val="20"/>
              </w:rPr>
              <w:t xml:space="preserve"> </w:t>
            </w:r>
          </w:p>
        </w:tc>
        <w:tc>
          <w:tcPr>
            <w:tcW w:w="2250" w:type="dxa"/>
            <w:tcBorders>
              <w:bottom w:val="nil"/>
            </w:tcBorders>
            <w:shd w:val="clear" w:color="auto" w:fill="auto"/>
          </w:tcPr>
          <w:p w:rsidRPr="0056185C" w:rsidR="001D4C45" w:rsidP="001D4C45" w:rsidRDefault="001D4C45" w14:paraId="609138F0" w14:textId="26A4F0A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[WLUJS100%G10Spouse</w:t>
            </w:r>
            <w:ins w:author="Rafeena Rahman" w:date="2025-05-14T18:56:00Z" w16du:dateUtc="2025-05-14T22:56:00Z" w:id="15">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D4C45" w:rsidTr="002E7124" w14:paraId="69D60091"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tcBorders>
            <w:shd w:val="clear" w:color="auto" w:fill="FFF8EF"/>
          </w:tcPr>
          <w:p w:rsidRPr="0056185C" w:rsidR="001D4C45" w:rsidP="001D4C45" w:rsidRDefault="001D4C45" w14:paraId="1662F504" w14:textId="2E955B53">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8</w:t>
            </w:r>
          </w:p>
        </w:tc>
        <w:tc>
          <w:tcPr>
            <w:tcW w:w="2340" w:type="dxa"/>
            <w:tcBorders>
              <w:bottom w:val="single" w:color="D0CECE" w:sz="4" w:space="0"/>
            </w:tcBorders>
            <w:shd w:val="clear" w:color="auto" w:fill="FFF8EF"/>
          </w:tcPr>
          <w:p w:rsidRPr="0056185C" w:rsidR="001D4C45" w:rsidP="001D4C45" w:rsidRDefault="001D4C45" w14:paraId="6D5E5EC9" w14:textId="7B91EAE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1710" w:type="dxa"/>
            <w:gridSpan w:val="2"/>
            <w:tcBorders>
              <w:bottom w:val="single" w:color="D0CECE" w:sz="4" w:space="0"/>
            </w:tcBorders>
            <w:shd w:val="clear" w:color="auto" w:fill="FFF8EF"/>
          </w:tcPr>
          <w:p w:rsidRPr="0056185C" w:rsidR="001D4C45" w:rsidP="001D4C45" w:rsidRDefault="001D4C45" w14:paraId="58673809" w14:textId="606C391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w:t>
            </w:r>
          </w:p>
        </w:tc>
        <w:tc>
          <w:tcPr>
            <w:tcW w:w="1890" w:type="dxa"/>
            <w:tcBorders>
              <w:bottom w:val="single" w:color="D0CECE" w:sz="4" w:space="0"/>
            </w:tcBorders>
            <w:shd w:val="clear" w:color="auto" w:fill="FFF8EF"/>
          </w:tcPr>
          <w:p w:rsidRPr="0056185C" w:rsidR="001D4C45" w:rsidP="001D4C45" w:rsidRDefault="001D4C45" w14:paraId="0ADD8438" w14:textId="32D7DC9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G15AVC]</w:t>
            </w:r>
          </w:p>
        </w:tc>
        <w:tc>
          <w:tcPr>
            <w:tcW w:w="1620" w:type="dxa"/>
            <w:gridSpan w:val="2"/>
            <w:tcBorders>
              <w:bottom w:val="single" w:color="D0CECE" w:sz="4" w:space="0"/>
            </w:tcBorders>
            <w:shd w:val="clear" w:color="auto" w:fill="FFF8EF"/>
          </w:tcPr>
          <w:p w:rsidRPr="0056185C" w:rsidR="001D4C45" w:rsidP="001D4C45" w:rsidRDefault="001D4C45" w14:paraId="6F260EBD" w14:textId="1E36322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w:t>
            </w:r>
            <w:r w:rsidRPr="0056185C" w:rsidR="005B2434">
              <w:rPr>
                <w:rFonts w:ascii="Arial" w:hAnsi="Arial" w:eastAsia="Meiryo" w:cs="Arial"/>
                <w:color w:val="555555"/>
                <w:sz w:val="20"/>
                <w:szCs w:val="20"/>
                <w:highlight w:val="cyan"/>
              </w:rPr>
              <w:t>%</w:t>
            </w:r>
            <w:r w:rsidRPr="0056185C">
              <w:rPr>
                <w:rFonts w:ascii="Arial" w:hAnsi="Arial" w:eastAsia="Meiryo" w:cs="Arial"/>
                <w:color w:val="555555"/>
                <w:sz w:val="20"/>
                <w:szCs w:val="20"/>
                <w:highlight w:val="cyan"/>
              </w:rPr>
              <w:t>G15Total]</w:t>
            </w:r>
            <w:r w:rsidRPr="0056185C">
              <w:rPr>
                <w:rFonts w:ascii="Arial" w:hAnsi="Arial" w:eastAsia="Meiryo" w:cs="Arial"/>
                <w:color w:val="555555"/>
                <w:sz w:val="20"/>
                <w:szCs w:val="20"/>
              </w:rPr>
              <w:t xml:space="preserve"> </w:t>
            </w:r>
          </w:p>
        </w:tc>
        <w:tc>
          <w:tcPr>
            <w:tcW w:w="2250" w:type="dxa"/>
            <w:tcBorders>
              <w:bottom w:val="single" w:color="D0CECE" w:sz="4" w:space="0"/>
            </w:tcBorders>
            <w:shd w:val="clear" w:color="auto" w:fill="FFF8EF"/>
          </w:tcPr>
          <w:p w:rsidRPr="0056185C" w:rsidR="001D4C45" w:rsidP="001D4C45" w:rsidRDefault="001D4C45" w14:paraId="221063EB" w14:textId="1A19BD1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[WLUJS100%G15Spouse</w:t>
            </w:r>
            <w:ins w:author="Rafeena Rahman" w:date="2025-05-14T18:56:00Z" w16du:dateUtc="2025-05-14T22:56:00Z" w:id="16">
              <w:r w:rsidR="009A17C1">
                <w:rPr>
                  <w:rFonts w:ascii="Arial" w:hAnsi="Arial" w:eastAsia="Meiryo" w:cs="Arial"/>
                  <w:color w:val="555555"/>
                  <w:sz w:val="20"/>
                  <w:szCs w:val="20"/>
                  <w:highlight w:val="cyan"/>
                </w:rPr>
                <w:t>Total</w:t>
              </w:r>
            </w:ins>
            <w:r w:rsidRPr="0056185C">
              <w:rPr>
                <w:rFonts w:ascii="Arial" w:hAnsi="Arial" w:eastAsia="Meiryo" w:cs="Arial"/>
                <w:color w:val="555555"/>
                <w:sz w:val="20"/>
                <w:szCs w:val="20"/>
                <w:highlight w:val="cyan"/>
              </w:rPr>
              <w:t>]</w:t>
            </w:r>
            <w:r w:rsidRPr="0056185C">
              <w:rPr>
                <w:rFonts w:ascii="Arial" w:hAnsi="Arial" w:eastAsia="Meiryo" w:cs="Arial"/>
                <w:color w:val="555555"/>
                <w:sz w:val="20"/>
                <w:szCs w:val="20"/>
              </w:rPr>
              <w:t xml:space="preserve"> </w:t>
            </w:r>
          </w:p>
        </w:tc>
      </w:tr>
      <w:tr w:rsidRPr="0056185C" w:rsidR="001B3199" w:rsidTr="002E7124" w14:paraId="57570E29"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260" w:type="dxa"/>
            <w:gridSpan w:val="8"/>
            <w:tcBorders>
              <w:top w:val="single" w:color="D0CECE" w:sz="4" w:space="0"/>
            </w:tcBorders>
            <w:shd w:val="clear" w:color="auto" w:fill="auto"/>
          </w:tcPr>
          <w:p w:rsidRPr="0056185C" w:rsidR="001B3199" w:rsidP="001D4C45" w:rsidRDefault="00327655" w14:paraId="67984334" w14:textId="7681926F">
            <w:pPr>
              <w:rPr>
                <w:rFonts w:ascii="Arial" w:hAnsi="Arial" w:eastAsia="Meiryo" w:cs="Arial"/>
                <w:color w:val="555555"/>
                <w:sz w:val="20"/>
                <w:szCs w:val="20"/>
              </w:rPr>
            </w:pPr>
            <w:r w:rsidRPr="0056185C">
              <w:rPr>
                <w:rFonts w:ascii="Arial" w:hAnsi="Arial" w:eastAsia="Meiryo" w:cs="Arial"/>
                <w:b w:val="0"/>
                <w:bCs w:val="0"/>
                <w:color w:val="575757"/>
                <w:sz w:val="20"/>
                <w:szCs w:val="20"/>
              </w:rPr>
              <w:t>Alternatively, you may elect to receive your AVC pension as a single lump sum in lieu of a portion of your monthly pension.</w:t>
            </w:r>
          </w:p>
        </w:tc>
      </w:tr>
      <w:tr w:rsidRPr="0056185C" w:rsidR="008E5B18" w:rsidTr="00327655" w14:paraId="0862409E"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3870" w:type="dxa"/>
            <w:gridSpan w:val="3"/>
            <w:shd w:val="clear" w:color="auto" w:fill="0B4A72"/>
          </w:tcPr>
          <w:p w:rsidRPr="0056185C" w:rsidR="008E5B18" w:rsidP="00137AC7" w:rsidRDefault="008E5B18" w14:paraId="75F2CA0B" w14:textId="1878895B">
            <w:pPr>
              <w:jc w:val="center"/>
              <w:rPr>
                <w:rFonts w:ascii="Arial" w:hAnsi="Arial" w:eastAsia="Meiryo" w:cs="Arial"/>
                <w:b w:val="0"/>
                <w:bCs w:val="0"/>
                <w:color w:val="555555"/>
                <w:sz w:val="20"/>
                <w:szCs w:val="20"/>
              </w:rPr>
            </w:pPr>
            <w:r w:rsidRPr="0056185C">
              <w:rPr>
                <w:rFonts w:ascii="Arial" w:hAnsi="Arial" w:eastAsia="Meiryo" w:cs="Arial"/>
                <w:color w:val="FFFFFF" w:themeColor="background1"/>
                <w:sz w:val="20"/>
                <w:szCs w:val="20"/>
              </w:rPr>
              <w:t>Lifetime pension plus a</w:t>
            </w:r>
          </w:p>
        </w:tc>
        <w:tc>
          <w:tcPr>
            <w:tcW w:w="3330" w:type="dxa"/>
            <w:gridSpan w:val="3"/>
            <w:shd w:val="clear" w:color="auto" w:fill="0B4A72"/>
          </w:tcPr>
          <w:p w:rsidRPr="0056185C" w:rsidR="008E5B18" w:rsidP="0015262A" w:rsidRDefault="008E5B18" w14:paraId="7E3E0EA4" w14:textId="0C092479">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rPr>
            </w:pPr>
            <w:r w:rsidRPr="0056185C">
              <w:rPr>
                <w:rFonts w:ascii="Arial" w:hAnsi="Arial" w:eastAsia="Meiryo" w:cs="Arial"/>
                <w:b/>
                <w:bCs/>
                <w:color w:val="FFFFFF" w:themeColor="background1"/>
                <w:sz w:val="20"/>
                <w:szCs w:val="20"/>
              </w:rPr>
              <w:t>Payable to you</w:t>
            </w:r>
          </w:p>
        </w:tc>
        <w:tc>
          <w:tcPr>
            <w:tcW w:w="3060" w:type="dxa"/>
            <w:gridSpan w:val="2"/>
            <w:shd w:val="clear" w:color="auto" w:fill="0B4A72"/>
          </w:tcPr>
          <w:p w:rsidRPr="0056185C" w:rsidR="008E5B18" w:rsidP="00137AC7" w:rsidRDefault="008E5B18" w14:paraId="5037D138" w14:textId="49D44AB2">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Payable to your spouse upon your passing</w:t>
            </w:r>
          </w:p>
        </w:tc>
      </w:tr>
      <w:tr w:rsidRPr="0056185C" w:rsidR="00C466F2" w:rsidTr="002E7124" w14:paraId="067E002A"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C466F2" w:rsidP="00C466F2" w:rsidRDefault="00C466F2" w14:paraId="36EC82F3" w14:textId="07B60D1A">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9</w:t>
            </w:r>
          </w:p>
        </w:tc>
        <w:tc>
          <w:tcPr>
            <w:tcW w:w="3420" w:type="dxa"/>
            <w:gridSpan w:val="2"/>
            <w:shd w:val="clear" w:color="auto" w:fill="auto"/>
          </w:tcPr>
          <w:p w:rsidRPr="0056185C" w:rsidR="00C466F2" w:rsidP="00C466F2" w:rsidRDefault="00C466F2" w14:paraId="2A687D5E" w14:textId="17FD35E6">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60%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auto"/>
          </w:tcPr>
          <w:p w:rsidRPr="0056185C" w:rsidR="00C466F2" w:rsidP="00C466F2" w:rsidRDefault="00C466F2" w14:paraId="059E57DE" w14:textId="6809898D">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3060" w:type="dxa"/>
            <w:gridSpan w:val="2"/>
            <w:shd w:val="clear" w:color="auto" w:fill="auto"/>
          </w:tcPr>
          <w:p w:rsidRPr="0056185C" w:rsidR="00C466F2" w:rsidP="00C466F2" w:rsidRDefault="00C466F2" w14:paraId="269D9586" w14:textId="50EECD9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Pr>
                <w:rFonts w:ascii="Arial" w:hAnsi="Arial" w:eastAsia="Meiryo" w:cs="Arial"/>
                <w:color w:val="575757"/>
                <w:sz w:val="20"/>
                <w:szCs w:val="20"/>
              </w:rPr>
              <w:t xml:space="preserve"> </w:t>
            </w:r>
          </w:p>
        </w:tc>
      </w:tr>
      <w:tr w:rsidRPr="0056185C" w:rsidR="00C466F2" w:rsidTr="0015262A" w14:paraId="1E5D701A"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C466F2" w:rsidP="00C466F2" w:rsidRDefault="00C466F2" w14:paraId="7567C9A7" w14:textId="30089952">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10</w:t>
            </w:r>
          </w:p>
        </w:tc>
        <w:tc>
          <w:tcPr>
            <w:tcW w:w="3420" w:type="dxa"/>
            <w:gridSpan w:val="2"/>
            <w:shd w:val="clear" w:color="auto" w:fill="FFF8EF"/>
          </w:tcPr>
          <w:p w:rsidRPr="0056185C" w:rsidR="00C466F2" w:rsidP="00C466F2" w:rsidRDefault="00C466F2" w14:paraId="29B00AE6" w14:textId="74534013">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60% spousal pension with a 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FFF8EF"/>
          </w:tcPr>
          <w:p w:rsidRPr="0056185C" w:rsidR="00C466F2" w:rsidP="00C466F2" w:rsidRDefault="00C466F2" w14:paraId="619EDD83" w14:textId="38CE07A6">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60" w:type="dxa"/>
            <w:gridSpan w:val="2"/>
            <w:shd w:val="clear" w:color="auto" w:fill="FFF8EF"/>
          </w:tcPr>
          <w:p w:rsidRPr="0056185C" w:rsidR="00C466F2" w:rsidP="00C466F2" w:rsidRDefault="00C466F2" w14:paraId="26A4E121" w14:textId="530830C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WLUJS60%G5]</w:t>
            </w:r>
            <w:r w:rsidRPr="0056185C">
              <w:rPr>
                <w:rFonts w:ascii="Arial" w:hAnsi="Arial" w:eastAsia="Meiryo" w:cs="Arial"/>
                <w:color w:val="575757"/>
                <w:sz w:val="20"/>
                <w:szCs w:val="20"/>
              </w:rPr>
              <w:t xml:space="preserve"> </w:t>
            </w:r>
          </w:p>
        </w:tc>
      </w:tr>
      <w:tr w:rsidRPr="0056185C" w:rsidR="00C466F2" w:rsidTr="002E7124" w14:paraId="67D5C8BE"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C466F2" w:rsidP="00C466F2" w:rsidRDefault="00C466F2" w14:paraId="4A5A8C64" w14:textId="34328910">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11</w:t>
            </w:r>
          </w:p>
        </w:tc>
        <w:tc>
          <w:tcPr>
            <w:tcW w:w="3420" w:type="dxa"/>
            <w:gridSpan w:val="2"/>
            <w:shd w:val="clear" w:color="auto" w:fill="auto"/>
          </w:tcPr>
          <w:p w:rsidRPr="0056185C" w:rsidR="00C466F2" w:rsidP="00C466F2" w:rsidRDefault="00C466F2" w14:paraId="0EC8AA27" w14:textId="7C439149">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60% spousal pension with a 10-year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auto"/>
          </w:tcPr>
          <w:p w:rsidRPr="0056185C" w:rsidR="00C466F2" w:rsidP="00C466F2" w:rsidRDefault="00C466F2" w14:paraId="43345B22" w14:textId="202F86FF">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5B243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3060" w:type="dxa"/>
            <w:gridSpan w:val="2"/>
            <w:shd w:val="clear" w:color="auto" w:fill="auto"/>
          </w:tcPr>
          <w:p w:rsidRPr="0056185C" w:rsidR="00C466F2" w:rsidP="00C466F2" w:rsidRDefault="00C466F2" w14:paraId="4A98ED56" w14:textId="5A5AA34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5B243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C466F2" w:rsidTr="0015262A" w14:paraId="335B617A"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C466F2" w:rsidP="00C466F2" w:rsidRDefault="00C466F2" w14:paraId="31A0D9A3" w14:textId="475CE740">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12</w:t>
            </w:r>
          </w:p>
        </w:tc>
        <w:tc>
          <w:tcPr>
            <w:tcW w:w="3420" w:type="dxa"/>
            <w:gridSpan w:val="2"/>
            <w:shd w:val="clear" w:color="auto" w:fill="FFF8EF"/>
          </w:tcPr>
          <w:p w:rsidRPr="0056185C" w:rsidR="00C466F2" w:rsidP="00C466F2" w:rsidRDefault="00C466F2" w14:paraId="02CA1131" w14:textId="6224B068">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60%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FFF8EF"/>
          </w:tcPr>
          <w:p w:rsidRPr="0056185C" w:rsidR="00C466F2" w:rsidP="00C466F2" w:rsidRDefault="00C466F2" w14:paraId="1D024983" w14:textId="6236AEF0">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5B243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3060" w:type="dxa"/>
            <w:gridSpan w:val="2"/>
            <w:shd w:val="clear" w:color="auto" w:fill="FFF8EF"/>
          </w:tcPr>
          <w:p w:rsidRPr="0056185C" w:rsidR="00C466F2" w:rsidP="00C466F2" w:rsidRDefault="00C466F2" w14:paraId="7BCAEFB8" w14:textId="66E2065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5B2434">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r w:rsidRPr="0056185C" w:rsidR="00C466F2" w:rsidTr="002E7124" w14:paraId="19AF5A44"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C466F2" w:rsidP="00C466F2" w:rsidRDefault="00C466F2" w14:paraId="393F3100" w14:textId="1BE0056E">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13</w:t>
            </w:r>
          </w:p>
        </w:tc>
        <w:tc>
          <w:tcPr>
            <w:tcW w:w="3420" w:type="dxa"/>
            <w:gridSpan w:val="2"/>
            <w:shd w:val="clear" w:color="auto" w:fill="auto"/>
          </w:tcPr>
          <w:p w:rsidRPr="0056185C" w:rsidR="00C466F2" w:rsidP="00C466F2" w:rsidRDefault="00C466F2" w14:paraId="4847A87D" w14:textId="7C6D60B9">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100%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auto"/>
          </w:tcPr>
          <w:p w:rsidRPr="0056185C" w:rsidR="00C466F2" w:rsidP="00C466F2" w:rsidRDefault="00C466F2" w14:paraId="001794F0" w14:textId="0B249298">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60" w:type="dxa"/>
            <w:gridSpan w:val="2"/>
            <w:shd w:val="clear" w:color="auto" w:fill="auto"/>
          </w:tcPr>
          <w:p w:rsidRPr="0056185C" w:rsidR="00C466F2" w:rsidP="00C466F2" w:rsidRDefault="00C466F2" w14:paraId="23B96047" w14:textId="15188E9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Pr>
                <w:rFonts w:ascii="Arial" w:hAnsi="Arial" w:eastAsia="Meiryo" w:cs="Arial"/>
                <w:color w:val="575757"/>
                <w:sz w:val="20"/>
                <w:szCs w:val="20"/>
              </w:rPr>
              <w:t xml:space="preserve"> </w:t>
            </w:r>
          </w:p>
        </w:tc>
      </w:tr>
      <w:tr w:rsidRPr="0056185C" w:rsidR="00C466F2" w:rsidTr="0015262A" w14:paraId="606E4293"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C466F2" w:rsidP="00C466F2" w:rsidRDefault="00C466F2" w14:paraId="5AD2E9E2" w14:textId="5575566E">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14</w:t>
            </w:r>
          </w:p>
        </w:tc>
        <w:tc>
          <w:tcPr>
            <w:tcW w:w="3420" w:type="dxa"/>
            <w:gridSpan w:val="2"/>
            <w:shd w:val="clear" w:color="auto" w:fill="FFF8EF"/>
          </w:tcPr>
          <w:p w:rsidRPr="0056185C" w:rsidR="00C466F2" w:rsidP="00C466F2" w:rsidRDefault="00C466F2" w14:paraId="686379DC" w14:textId="6A22E143">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100% spousal pension with a 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FFF8EF"/>
          </w:tcPr>
          <w:p w:rsidRPr="0056185C" w:rsidR="00C466F2" w:rsidP="00C466F2" w:rsidRDefault="00C466F2" w14:paraId="4B46E94D" w14:textId="5728C033">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3060" w:type="dxa"/>
            <w:gridSpan w:val="2"/>
            <w:shd w:val="clear" w:color="auto" w:fill="FFF8EF"/>
          </w:tcPr>
          <w:p w:rsidRPr="0056185C" w:rsidR="00C466F2" w:rsidP="00C466F2" w:rsidRDefault="00C466F2" w14:paraId="7A711CE4" w14:textId="51623DD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WLUJS100%G5]</w:t>
            </w:r>
            <w:r w:rsidRPr="0056185C">
              <w:rPr>
                <w:rFonts w:ascii="Arial" w:hAnsi="Arial" w:eastAsia="Meiryo" w:cs="Arial"/>
                <w:color w:val="575757"/>
                <w:sz w:val="20"/>
                <w:szCs w:val="20"/>
              </w:rPr>
              <w:t xml:space="preserve"> </w:t>
            </w:r>
          </w:p>
        </w:tc>
      </w:tr>
      <w:tr w:rsidRPr="0056185C" w:rsidR="00C466F2" w:rsidTr="002E7124" w14:paraId="7E1237BF"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C466F2" w:rsidP="00C466F2" w:rsidRDefault="00C466F2" w14:paraId="582E1ABA" w14:textId="6F97E74D">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15</w:t>
            </w:r>
          </w:p>
        </w:tc>
        <w:tc>
          <w:tcPr>
            <w:tcW w:w="3420" w:type="dxa"/>
            <w:gridSpan w:val="2"/>
            <w:shd w:val="clear" w:color="auto" w:fill="auto"/>
          </w:tcPr>
          <w:p w:rsidRPr="0056185C" w:rsidR="00C466F2" w:rsidP="00C466F2" w:rsidRDefault="00C466F2" w14:paraId="7BC44734" w14:textId="40EB4EBA">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100% spousal pension with a 10-year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auto"/>
          </w:tcPr>
          <w:p w:rsidRPr="0056185C" w:rsidR="00C466F2" w:rsidP="00C466F2" w:rsidRDefault="00C466F2" w14:paraId="33EC9CD6" w14:textId="081A8A62">
            <w:pP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 </w:t>
            </w:r>
          </w:p>
        </w:tc>
        <w:tc>
          <w:tcPr>
            <w:tcW w:w="3060" w:type="dxa"/>
            <w:gridSpan w:val="2"/>
            <w:shd w:val="clear" w:color="auto" w:fill="auto"/>
          </w:tcPr>
          <w:p w:rsidRPr="0056185C" w:rsidR="00C466F2" w:rsidP="00C466F2" w:rsidRDefault="00C466F2" w14:paraId="17499CD4" w14:textId="7D3B835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C466F2" w:rsidTr="0015262A" w14:paraId="142051B2"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C466F2" w:rsidP="00C466F2" w:rsidRDefault="00C466F2" w14:paraId="27BF5729" w14:textId="49D0778E">
            <w:pPr>
              <w:rPr>
                <w:rFonts w:ascii="Arial" w:hAnsi="Arial" w:eastAsia="Meiryo" w:cs="Arial"/>
                <w:b w:val="0"/>
                <w:bCs w:val="0"/>
                <w:color w:val="555555"/>
                <w:sz w:val="20"/>
                <w:szCs w:val="20"/>
              </w:rPr>
            </w:pPr>
            <w:r w:rsidRPr="0056185C">
              <w:rPr>
                <w:rFonts w:ascii="Arial" w:hAnsi="Arial" w:eastAsia="Meiryo" w:cs="Arial"/>
                <w:b w:val="0"/>
                <w:bCs w:val="0"/>
                <w:color w:val="555555"/>
                <w:sz w:val="20"/>
                <w:szCs w:val="20"/>
              </w:rPr>
              <w:t>16</w:t>
            </w:r>
          </w:p>
        </w:tc>
        <w:tc>
          <w:tcPr>
            <w:tcW w:w="3420" w:type="dxa"/>
            <w:gridSpan w:val="2"/>
            <w:shd w:val="clear" w:color="auto" w:fill="FFF8EF"/>
          </w:tcPr>
          <w:p w:rsidRPr="0056185C" w:rsidR="00C466F2" w:rsidP="00C466F2" w:rsidRDefault="00C466F2" w14:paraId="727F89FF" w14:textId="34FB27DC">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 xml:space="preserve">100%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FFF8EF"/>
          </w:tcPr>
          <w:p w:rsidRPr="0056185C" w:rsidR="00C466F2" w:rsidP="00C466F2" w:rsidRDefault="00C466F2" w14:paraId="21DDEE21" w14:textId="6F2B04E9">
            <w:pP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60" w:type="dxa"/>
            <w:gridSpan w:val="2"/>
            <w:shd w:val="clear" w:color="auto" w:fill="FFF8EF"/>
          </w:tcPr>
          <w:p w:rsidRPr="0056185C" w:rsidR="00C466F2" w:rsidP="00C466F2" w:rsidRDefault="00C466F2" w14:paraId="5A053071" w14:textId="60684A2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bl>
    <w:p w:rsidRPr="0056185C" w:rsidR="004C6E4A" w:rsidP="00E769A0" w:rsidRDefault="004C6E4A" w14:paraId="7AC3B8F0" w14:textId="77777777">
      <w:pPr>
        <w:spacing w:before="0" w:after="240"/>
        <w:rPr>
          <w:rFonts w:ascii="Arial" w:hAnsi="Arial" w:cs="Arial"/>
          <w:b/>
          <w:bCs/>
          <w:color w:val="555555"/>
          <w:sz w:val="20"/>
          <w:szCs w:val="20"/>
          <w:lang w:val="en-CA"/>
        </w:rPr>
      </w:pP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spousal options waived"/>
      </w:tblPr>
      <w:tblGrid>
        <w:gridCol w:w="450"/>
        <w:gridCol w:w="2340"/>
        <w:gridCol w:w="1170"/>
        <w:gridCol w:w="630"/>
        <w:gridCol w:w="1890"/>
        <w:gridCol w:w="810"/>
        <w:gridCol w:w="720"/>
        <w:gridCol w:w="2376"/>
      </w:tblGrid>
      <w:tr w:rsidRPr="0056185C" w:rsidR="004C6E4A" w:rsidTr="00A323B6" w14:paraId="63E61A6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8"/>
            <w:tcBorders>
              <w:bottom w:val="nil"/>
            </w:tcBorders>
          </w:tcPr>
          <w:p w:rsidRPr="0056185C" w:rsidR="004C6E4A" w:rsidRDefault="004C6E4A" w14:paraId="017EC5C8"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spousal options waived</w:t>
            </w:r>
          </w:p>
          <w:p w:rsidRPr="0056185C" w:rsidR="00DC2233" w:rsidRDefault="00DC2233" w14:paraId="34094D45" w14:textId="17B86DD5">
            <w:pPr>
              <w:rPr>
                <w:rFonts w:ascii="Arial" w:hAnsi="Arial" w:eastAsia="Meiryo" w:cs="Arial"/>
                <w:b w:val="0"/>
                <w:bCs w:val="0"/>
                <w:color w:val="12314A"/>
                <w:sz w:val="20"/>
                <w:szCs w:val="20"/>
                <w:lang w:val="en-CA"/>
              </w:rPr>
            </w:pPr>
            <w:r w:rsidRPr="0056185C">
              <w:rPr>
                <w:rFonts w:ascii="Arial" w:hAnsi="Arial" w:eastAsia="Times New Roman" w:cs="Arial"/>
                <w:b w:val="0"/>
                <w:bCs w:val="0"/>
                <w:color w:val="12314A"/>
                <w:sz w:val="20"/>
                <w:szCs w:val="20"/>
                <w:lang w:val="en-CA"/>
              </w:rPr>
              <w:t>Your base pension, plus a pension based on your additional voluntary contributions (AVC).</w:t>
            </w:r>
          </w:p>
        </w:tc>
      </w:tr>
      <w:tr w:rsidRPr="0056185C" w:rsidR="004C6E4A" w:rsidTr="00A323B6" w14:paraId="507003CB"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hemeFill="text2"/>
          </w:tcPr>
          <w:p w:rsidRPr="0056185C" w:rsidR="004C6E4A" w:rsidRDefault="004C6E4A" w14:paraId="0D8F813A" w14:textId="77777777">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5220" w:type="dxa"/>
            <w:gridSpan w:val="5"/>
            <w:tcBorders>
              <w:top w:val="nil"/>
              <w:bottom w:val="single" w:color="D0CECE" w:sz="4" w:space="0"/>
            </w:tcBorders>
            <w:shd w:val="clear" w:color="auto" w:fill="0B4A72" w:themeFill="text2"/>
          </w:tcPr>
          <w:p w:rsidRPr="0056185C" w:rsidR="004C6E4A" w:rsidRDefault="004C6E4A" w14:paraId="695202A1" w14:textId="139ADD53">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2376" w:type="dxa"/>
            <w:vMerge w:val="restart"/>
            <w:tcBorders>
              <w:top w:val="nil"/>
            </w:tcBorders>
            <w:shd w:val="clear" w:color="auto" w:fill="0B4A72" w:themeFill="text2"/>
          </w:tcPr>
          <w:p w:rsidRPr="0056185C" w:rsidR="004C6E4A" w:rsidRDefault="004C6E4A" w14:paraId="7926614F" w14:textId="4F2569A0">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4C6E4A" w:rsidTr="00A323B6" w14:paraId="6E56FC42"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hemeFill="text2"/>
          </w:tcPr>
          <w:p w:rsidRPr="0056185C" w:rsidR="004C6E4A" w:rsidRDefault="004C6E4A" w14:paraId="06AACE50" w14:textId="77777777">
            <w:pPr>
              <w:jc w:val="center"/>
              <w:rPr>
                <w:rFonts w:ascii="Arial" w:hAnsi="Arial" w:cs="Arial"/>
                <w:color w:val="FFFFFF" w:themeColor="background1"/>
                <w:sz w:val="20"/>
                <w:szCs w:val="20"/>
                <w:lang w:val="en-CA"/>
              </w:rPr>
            </w:pPr>
          </w:p>
        </w:tc>
        <w:tc>
          <w:tcPr>
            <w:tcW w:w="1800" w:type="dxa"/>
            <w:gridSpan w:val="2"/>
            <w:tcBorders>
              <w:top w:val="single" w:color="D0CECE" w:sz="4" w:space="0"/>
              <w:bottom w:val="nil"/>
            </w:tcBorders>
            <w:shd w:val="clear" w:color="auto" w:fill="0B4A72" w:themeFill="text2"/>
          </w:tcPr>
          <w:p w:rsidRPr="0056185C" w:rsidR="004C6E4A" w:rsidRDefault="00A049E5" w14:paraId="25ABF76F" w14:textId="6EB0C62A">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90" w:type="dxa"/>
            <w:tcBorders>
              <w:top w:val="single" w:color="D0CECE" w:sz="4" w:space="0"/>
              <w:bottom w:val="nil"/>
            </w:tcBorders>
            <w:shd w:val="clear" w:color="auto" w:fill="0B4A72" w:themeFill="text2"/>
          </w:tcPr>
          <w:p w:rsidRPr="0056185C" w:rsidR="004C6E4A" w:rsidRDefault="00A049E5" w14:paraId="514014C5" w14:textId="1FB2C3A4">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AVC</w:t>
            </w:r>
          </w:p>
        </w:tc>
        <w:tc>
          <w:tcPr>
            <w:tcW w:w="1530" w:type="dxa"/>
            <w:gridSpan w:val="2"/>
            <w:tcBorders>
              <w:top w:val="single" w:color="D0CECE" w:sz="4" w:space="0"/>
              <w:bottom w:val="nil"/>
            </w:tcBorders>
            <w:shd w:val="clear" w:color="auto" w:fill="0B4A72" w:themeFill="text2"/>
          </w:tcPr>
          <w:p w:rsidRPr="0056185C" w:rsidR="004C6E4A" w:rsidRDefault="00A049E5" w14:paraId="61B98CAE" w14:textId="1D4149E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376" w:type="dxa"/>
            <w:vMerge/>
            <w:tcBorders>
              <w:bottom w:val="nil"/>
            </w:tcBorders>
            <w:shd w:val="clear" w:color="auto" w:fill="0B4A72" w:themeFill="text2"/>
          </w:tcPr>
          <w:p w:rsidRPr="0056185C" w:rsidR="004C6E4A" w:rsidRDefault="004C6E4A" w14:paraId="2656E334"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DD672D" w:rsidTr="008C1C5D" w14:paraId="606B88B3" w14:textId="7777777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shd w:val="clear" w:color="auto" w:fill="auto"/>
          </w:tcPr>
          <w:p w:rsidRPr="0056185C" w:rsidR="00DD672D" w:rsidP="00DD672D" w:rsidRDefault="00C466F2" w14:paraId="744E5264" w14:textId="3221AD96">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17</w:t>
            </w:r>
          </w:p>
        </w:tc>
        <w:tc>
          <w:tcPr>
            <w:tcW w:w="2340" w:type="dxa"/>
            <w:tcBorders>
              <w:top w:val="nil"/>
            </w:tcBorders>
            <w:shd w:val="clear" w:color="auto" w:fill="auto"/>
          </w:tcPr>
          <w:p w:rsidRPr="0056185C" w:rsidR="00DD672D" w:rsidP="00DD672D" w:rsidRDefault="00DD672D" w14:paraId="7BBBC9C0"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800" w:type="dxa"/>
            <w:gridSpan w:val="2"/>
            <w:tcBorders>
              <w:top w:val="nil"/>
            </w:tcBorders>
            <w:shd w:val="clear" w:color="auto" w:fill="auto"/>
          </w:tcPr>
          <w:p w:rsidRPr="0056185C" w:rsidR="00DD672D" w:rsidP="00DD672D" w:rsidRDefault="00DD672D" w14:paraId="6E37BBA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[WLULG0]</w:t>
            </w:r>
            <w:r w:rsidRPr="0056185C">
              <w:rPr>
                <w:rFonts w:ascii="Arial" w:hAnsi="Arial" w:eastAsia="Meiryo" w:cs="Arial"/>
                <w:color w:val="555555"/>
                <w:sz w:val="20"/>
                <w:szCs w:val="20"/>
                <w:lang w:val="en-CA"/>
              </w:rPr>
              <w:t xml:space="preserve"> </w:t>
            </w:r>
          </w:p>
        </w:tc>
        <w:tc>
          <w:tcPr>
            <w:tcW w:w="1890" w:type="dxa"/>
            <w:tcBorders>
              <w:top w:val="nil"/>
            </w:tcBorders>
            <w:shd w:val="clear" w:color="auto" w:fill="auto"/>
          </w:tcPr>
          <w:p w:rsidRPr="0056185C" w:rsidR="00DD672D" w:rsidP="00DD672D" w:rsidRDefault="00DD672D" w14:paraId="28C62F23" w14:textId="1EBB53A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[WLULG0AVC]</w:t>
            </w:r>
            <w:r w:rsidRPr="0056185C">
              <w:rPr>
                <w:rFonts w:ascii="Arial" w:hAnsi="Arial" w:eastAsia="Meiryo" w:cs="Arial"/>
                <w:color w:val="555555"/>
                <w:sz w:val="20"/>
                <w:szCs w:val="20"/>
              </w:rPr>
              <w:t xml:space="preserve"> </w:t>
            </w:r>
          </w:p>
        </w:tc>
        <w:tc>
          <w:tcPr>
            <w:tcW w:w="1530" w:type="dxa"/>
            <w:gridSpan w:val="2"/>
            <w:tcBorders>
              <w:top w:val="nil"/>
            </w:tcBorders>
            <w:shd w:val="clear" w:color="auto" w:fill="auto"/>
          </w:tcPr>
          <w:p w:rsidRPr="0056185C" w:rsidR="00DD672D" w:rsidP="00DD672D" w:rsidRDefault="00DD672D" w14:paraId="30D877F4" w14:textId="13853E2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[WLULG0Total]</w:t>
            </w:r>
            <w:r w:rsidRPr="0056185C">
              <w:rPr>
                <w:rFonts w:ascii="Arial" w:hAnsi="Arial" w:eastAsia="Meiryo" w:cs="Arial"/>
                <w:color w:val="555555"/>
                <w:sz w:val="20"/>
                <w:szCs w:val="20"/>
              </w:rPr>
              <w:t xml:space="preserve"> </w:t>
            </w:r>
          </w:p>
        </w:tc>
        <w:tc>
          <w:tcPr>
            <w:tcW w:w="2376" w:type="dxa"/>
            <w:tcBorders>
              <w:top w:val="nil"/>
            </w:tcBorders>
            <w:shd w:val="clear" w:color="auto" w:fill="auto"/>
          </w:tcPr>
          <w:p w:rsidRPr="0056185C" w:rsidR="00DD672D" w:rsidP="00DD672D" w:rsidRDefault="00DD672D" w14:paraId="6B275EC4" w14:textId="60517A9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lang w:val="en-CA"/>
              </w:rPr>
            </w:pPr>
            <w:r w:rsidRPr="0056185C">
              <w:rPr>
                <w:rFonts w:ascii="Arial" w:hAnsi="Arial" w:eastAsia="Meiryo" w:cs="Arial"/>
                <w:color w:val="555555"/>
                <w:sz w:val="20"/>
                <w:szCs w:val="20"/>
                <w:lang w:val="en-CA"/>
              </w:rPr>
              <w:t>N/A</w:t>
            </w:r>
          </w:p>
        </w:tc>
      </w:tr>
      <w:tr w:rsidRPr="0056185C" w:rsidR="00DD672D" w:rsidTr="008C1C5D" w14:paraId="23C60D69"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DD672D" w:rsidP="00DD672D" w:rsidRDefault="00042794" w14:paraId="186832D7" w14:textId="07B00F6D">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r w:rsidRPr="0056185C" w:rsidR="00C466F2">
              <w:rPr>
                <w:rFonts w:ascii="Arial" w:hAnsi="Arial" w:eastAsia="Meiryo" w:cs="Arial"/>
                <w:b w:val="0"/>
                <w:bCs w:val="0"/>
                <w:color w:val="555555"/>
                <w:sz w:val="20"/>
                <w:szCs w:val="20"/>
                <w:lang w:val="en-CA"/>
              </w:rPr>
              <w:t>8</w:t>
            </w:r>
          </w:p>
        </w:tc>
        <w:tc>
          <w:tcPr>
            <w:tcW w:w="2340" w:type="dxa"/>
            <w:shd w:val="clear" w:color="auto" w:fill="FFF8EF"/>
          </w:tcPr>
          <w:p w:rsidRPr="0056185C" w:rsidR="00DD672D" w:rsidP="00DD672D" w:rsidRDefault="00DD672D" w14:paraId="7073269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800" w:type="dxa"/>
            <w:gridSpan w:val="2"/>
            <w:shd w:val="clear" w:color="auto" w:fill="FFF8EF"/>
          </w:tcPr>
          <w:p w:rsidRPr="0056185C" w:rsidR="00DD672D" w:rsidP="00DD672D" w:rsidRDefault="00DD672D" w14:paraId="0C9C497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Pr="0056185C">
              <w:rPr>
                <w:rFonts w:ascii="Arial" w:hAnsi="Arial" w:eastAsia="Meiryo" w:cs="Arial"/>
                <w:color w:val="555555"/>
                <w:sz w:val="20"/>
                <w:szCs w:val="20"/>
                <w:lang w:val="en-CA"/>
              </w:rPr>
              <w:t xml:space="preserve"> </w:t>
            </w:r>
          </w:p>
        </w:tc>
        <w:tc>
          <w:tcPr>
            <w:tcW w:w="1890" w:type="dxa"/>
            <w:shd w:val="clear" w:color="auto" w:fill="FFF8EF"/>
          </w:tcPr>
          <w:p w:rsidRPr="0056185C" w:rsidR="00DD672D" w:rsidP="00DD672D" w:rsidRDefault="00DD672D" w14:paraId="4D33C629" w14:textId="79AD599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[WLULG5AVC]</w:t>
            </w:r>
            <w:r w:rsidRPr="0056185C">
              <w:rPr>
                <w:rFonts w:ascii="Arial" w:hAnsi="Arial" w:eastAsia="Meiryo" w:cs="Arial"/>
                <w:color w:val="555555"/>
                <w:sz w:val="20"/>
                <w:szCs w:val="20"/>
              </w:rPr>
              <w:t xml:space="preserve"> </w:t>
            </w:r>
          </w:p>
        </w:tc>
        <w:tc>
          <w:tcPr>
            <w:tcW w:w="1530" w:type="dxa"/>
            <w:gridSpan w:val="2"/>
            <w:shd w:val="clear" w:color="auto" w:fill="FFF8EF"/>
          </w:tcPr>
          <w:p w:rsidRPr="0056185C" w:rsidR="00DD672D" w:rsidP="00DD672D" w:rsidRDefault="00DD672D" w14:paraId="125D4B6E" w14:textId="0A53F63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[WLULG5Total]</w:t>
            </w:r>
            <w:r w:rsidRPr="0056185C">
              <w:rPr>
                <w:rFonts w:ascii="Arial" w:hAnsi="Arial" w:eastAsia="Meiryo" w:cs="Arial"/>
                <w:color w:val="555555"/>
                <w:sz w:val="20"/>
                <w:szCs w:val="20"/>
              </w:rPr>
              <w:t xml:space="preserve"> </w:t>
            </w:r>
          </w:p>
        </w:tc>
        <w:tc>
          <w:tcPr>
            <w:tcW w:w="2376" w:type="dxa"/>
            <w:shd w:val="clear" w:color="auto" w:fill="FFF8EF"/>
          </w:tcPr>
          <w:p w:rsidRPr="0056185C" w:rsidR="00DD672D" w:rsidP="00DD672D" w:rsidRDefault="00DD672D" w14:paraId="62BA651E" w14:textId="151A43A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ins w:author="Rafeena Rahman" w:date="2025-05-14T18:56:00Z" w16du:dateUtc="2025-05-14T22:56:00Z" w:id="17">
              <w:r w:rsidR="009A17C1">
                <w:rPr>
                  <w:rFonts w:ascii="Arial" w:hAnsi="Arial" w:eastAsia="Meiryo" w:cs="Arial"/>
                  <w:color w:val="555555"/>
                  <w:sz w:val="20"/>
                  <w:szCs w:val="20"/>
                  <w:highlight w:val="cyan"/>
                  <w:lang w:val="en-CA"/>
                </w:rPr>
                <w:t>Total</w:t>
              </w:r>
            </w:ins>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[G5EndDate]</w:t>
            </w:r>
          </w:p>
        </w:tc>
      </w:tr>
      <w:tr w:rsidRPr="0056185C" w:rsidR="00DD672D" w:rsidTr="008C1C5D" w14:paraId="3E6F672D"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DD672D" w:rsidP="00DD672D" w:rsidRDefault="00042794" w14:paraId="7FFD42FE" w14:textId="3B286F1D">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r w:rsidRPr="0056185C" w:rsidR="00C466F2">
              <w:rPr>
                <w:rFonts w:ascii="Arial" w:hAnsi="Arial" w:eastAsia="Meiryo" w:cs="Arial"/>
                <w:b w:val="0"/>
                <w:bCs w:val="0"/>
                <w:color w:val="555555"/>
                <w:sz w:val="20"/>
                <w:szCs w:val="20"/>
                <w:lang w:val="en-CA"/>
              </w:rPr>
              <w:t>9</w:t>
            </w:r>
          </w:p>
        </w:tc>
        <w:tc>
          <w:tcPr>
            <w:tcW w:w="2340" w:type="dxa"/>
            <w:shd w:val="clear" w:color="auto" w:fill="auto"/>
          </w:tcPr>
          <w:p w:rsidRPr="0056185C" w:rsidR="00DD672D" w:rsidP="00DD672D" w:rsidRDefault="00DD672D" w14:paraId="31FFFFE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800" w:type="dxa"/>
            <w:gridSpan w:val="2"/>
            <w:shd w:val="clear" w:color="auto" w:fill="auto"/>
          </w:tcPr>
          <w:p w:rsidRPr="0056185C" w:rsidR="00DD672D" w:rsidP="00DD672D" w:rsidRDefault="00DD672D" w14:paraId="45096E6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r w:rsidRPr="0056185C">
              <w:rPr>
                <w:rFonts w:ascii="Arial" w:hAnsi="Arial" w:eastAsia="Meiryo" w:cs="Arial"/>
                <w:color w:val="555555"/>
                <w:sz w:val="20"/>
                <w:szCs w:val="20"/>
                <w:lang w:val="en-CA"/>
              </w:rPr>
              <w:t xml:space="preserve"> </w:t>
            </w:r>
          </w:p>
        </w:tc>
        <w:tc>
          <w:tcPr>
            <w:tcW w:w="1890" w:type="dxa"/>
            <w:shd w:val="clear" w:color="auto" w:fill="auto"/>
          </w:tcPr>
          <w:p w:rsidRPr="0056185C" w:rsidR="00DD672D" w:rsidP="00DD672D" w:rsidRDefault="00DD672D" w14:paraId="72830C33" w14:textId="521A551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[WLULG10AVC]</w:t>
            </w:r>
            <w:r w:rsidRPr="0056185C">
              <w:rPr>
                <w:rFonts w:ascii="Arial" w:hAnsi="Arial" w:eastAsia="Meiryo" w:cs="Arial"/>
                <w:color w:val="555555"/>
                <w:sz w:val="20"/>
                <w:szCs w:val="20"/>
              </w:rPr>
              <w:t xml:space="preserve"> </w:t>
            </w:r>
          </w:p>
        </w:tc>
        <w:tc>
          <w:tcPr>
            <w:tcW w:w="1530" w:type="dxa"/>
            <w:gridSpan w:val="2"/>
            <w:shd w:val="clear" w:color="auto" w:fill="auto"/>
          </w:tcPr>
          <w:p w:rsidRPr="0056185C" w:rsidR="00DD672D" w:rsidP="00DD672D" w:rsidRDefault="00DD672D" w14:paraId="395CF8D7" w14:textId="573FC99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[WLULG10Total]</w:t>
            </w:r>
            <w:r w:rsidRPr="0056185C">
              <w:rPr>
                <w:rFonts w:ascii="Arial" w:hAnsi="Arial" w:eastAsia="Meiryo" w:cs="Arial"/>
                <w:color w:val="555555"/>
                <w:sz w:val="20"/>
                <w:szCs w:val="20"/>
              </w:rPr>
              <w:t xml:space="preserve"> </w:t>
            </w:r>
          </w:p>
        </w:tc>
        <w:tc>
          <w:tcPr>
            <w:tcW w:w="2376" w:type="dxa"/>
            <w:shd w:val="clear" w:color="auto" w:fill="auto"/>
          </w:tcPr>
          <w:p w:rsidRPr="0056185C" w:rsidR="00DD672D" w:rsidP="00DD672D" w:rsidRDefault="00DD672D" w14:paraId="15DC45D3" w14:textId="1023788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ins w:author="Rafeena Rahman" w:date="2025-05-14T18:56:00Z" w16du:dateUtc="2025-05-14T22:56:00Z" w:id="18">
              <w:r w:rsidR="009A17C1">
                <w:rPr>
                  <w:rFonts w:ascii="Arial" w:hAnsi="Arial" w:eastAsia="Meiryo" w:cs="Arial"/>
                  <w:color w:val="555555"/>
                  <w:sz w:val="20"/>
                  <w:szCs w:val="20"/>
                  <w:highlight w:val="cyan"/>
                  <w:lang w:val="en-CA"/>
                </w:rPr>
                <w:t>Total</w:t>
              </w:r>
            </w:ins>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r>
      <w:tr w:rsidRPr="0056185C" w:rsidR="00DD672D" w:rsidTr="008C1C5D" w14:paraId="7E4CD33E"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DD672D" w:rsidDel="007630A9" w:rsidP="00DD672D" w:rsidRDefault="00C466F2" w14:paraId="52D5F3AD" w14:textId="1D90B2A5">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20</w:t>
            </w:r>
          </w:p>
        </w:tc>
        <w:tc>
          <w:tcPr>
            <w:tcW w:w="2340" w:type="dxa"/>
            <w:shd w:val="clear" w:color="auto" w:fill="FFF8EF"/>
          </w:tcPr>
          <w:p w:rsidRPr="0056185C" w:rsidR="00DD672D" w:rsidP="00DD672D" w:rsidRDefault="00DD672D" w14:paraId="74F214E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800" w:type="dxa"/>
            <w:gridSpan w:val="2"/>
            <w:shd w:val="clear" w:color="auto" w:fill="FFF8EF"/>
          </w:tcPr>
          <w:p w:rsidRPr="0056185C" w:rsidR="00DD672D" w:rsidP="00DD672D" w:rsidRDefault="00DD672D" w14:paraId="0617DE3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r w:rsidRPr="0056185C">
              <w:rPr>
                <w:rFonts w:ascii="Arial" w:hAnsi="Arial" w:eastAsia="Meiryo" w:cs="Arial"/>
                <w:color w:val="555555"/>
                <w:sz w:val="20"/>
                <w:szCs w:val="20"/>
                <w:lang w:val="en-CA"/>
              </w:rPr>
              <w:t xml:space="preserve"> </w:t>
            </w:r>
          </w:p>
        </w:tc>
        <w:tc>
          <w:tcPr>
            <w:tcW w:w="1890" w:type="dxa"/>
            <w:shd w:val="clear" w:color="auto" w:fill="FFF8EF"/>
          </w:tcPr>
          <w:p w:rsidRPr="0056185C" w:rsidR="00DD672D" w:rsidP="00DD672D" w:rsidRDefault="00DD672D" w14:paraId="439B1BA9" w14:textId="4524BAE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[WLULG15AVC]</w:t>
            </w:r>
            <w:r w:rsidRPr="0056185C">
              <w:rPr>
                <w:rFonts w:ascii="Arial" w:hAnsi="Arial" w:eastAsia="Meiryo" w:cs="Arial"/>
                <w:color w:val="555555"/>
                <w:sz w:val="20"/>
                <w:szCs w:val="20"/>
              </w:rPr>
              <w:t xml:space="preserve"> </w:t>
            </w:r>
          </w:p>
        </w:tc>
        <w:tc>
          <w:tcPr>
            <w:tcW w:w="1530" w:type="dxa"/>
            <w:gridSpan w:val="2"/>
            <w:shd w:val="clear" w:color="auto" w:fill="FFF8EF"/>
          </w:tcPr>
          <w:p w:rsidRPr="0056185C" w:rsidR="00DD672D" w:rsidP="00DD672D" w:rsidRDefault="00DD672D" w14:paraId="3E9E52BF" w14:textId="2D2434F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[WLULG15Total]</w:t>
            </w:r>
            <w:r w:rsidRPr="0056185C">
              <w:rPr>
                <w:rFonts w:ascii="Arial" w:hAnsi="Arial" w:eastAsia="Meiryo" w:cs="Arial"/>
                <w:color w:val="555555"/>
                <w:sz w:val="20"/>
                <w:szCs w:val="20"/>
              </w:rPr>
              <w:t xml:space="preserve"> </w:t>
            </w:r>
          </w:p>
        </w:tc>
        <w:tc>
          <w:tcPr>
            <w:tcW w:w="2376" w:type="dxa"/>
            <w:shd w:val="clear" w:color="auto" w:fill="FFF8EF"/>
          </w:tcPr>
          <w:p w:rsidRPr="0056185C" w:rsidR="00DD672D" w:rsidP="00DD672D" w:rsidRDefault="00DD672D" w14:paraId="5CB3F1B7" w14:textId="4F2EF1D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ins w:author="Rafeena Rahman" w:date="2025-05-14T18:56:00Z" w16du:dateUtc="2025-05-14T22:56:00Z" w:id="19">
              <w:r w:rsidR="009A17C1">
                <w:rPr>
                  <w:rFonts w:ascii="Arial" w:hAnsi="Arial" w:eastAsia="Meiryo" w:cs="Arial"/>
                  <w:color w:val="555555"/>
                  <w:sz w:val="20"/>
                  <w:szCs w:val="20"/>
                  <w:highlight w:val="cyan"/>
                  <w:lang w:val="en-CA"/>
                </w:rPr>
                <w:t>Total</w:t>
              </w:r>
            </w:ins>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r w:rsidRPr="0056185C" w:rsidR="008C1C5D" w:rsidTr="008C1C5D" w14:paraId="5271BC2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8"/>
            <w:shd w:val="clear" w:color="auto" w:fill="auto"/>
          </w:tcPr>
          <w:p w:rsidRPr="0056185C" w:rsidR="008C1C5D" w:rsidP="00DD672D" w:rsidRDefault="00A91C87" w14:paraId="33800CA4" w14:textId="0A1DBF73">
            <w:pPr>
              <w:rPr>
                <w:rFonts w:ascii="Arial" w:hAnsi="Arial" w:eastAsia="Meiryo" w:cs="Arial"/>
                <w:color w:val="575757"/>
                <w:sz w:val="20"/>
                <w:szCs w:val="20"/>
                <w:lang w:val="en-CA"/>
              </w:rPr>
            </w:pPr>
            <w:r w:rsidRPr="0056185C">
              <w:rPr>
                <w:rFonts w:ascii="Arial" w:hAnsi="Arial" w:eastAsia="Meiryo" w:cs="Arial"/>
                <w:b w:val="0"/>
                <w:bCs w:val="0"/>
                <w:color w:val="575757"/>
                <w:sz w:val="20"/>
                <w:szCs w:val="20"/>
              </w:rPr>
              <w:t>Alternatively, you may elect to receive your AVC pension as a single lump sum in lieu of a portion of your monthly pension.</w:t>
            </w:r>
          </w:p>
        </w:tc>
      </w:tr>
      <w:tr w:rsidRPr="0056185C" w:rsidR="005E15B3" w:rsidTr="008C1C5D" w14:paraId="6E0EBF70" w14:textId="77777777">
        <w:trPr>
          <w:jc w:val="center"/>
        </w:trPr>
        <w:tc>
          <w:tcPr>
            <w:cnfStyle w:val="001000000000" w:firstRow="0" w:lastRow="0" w:firstColumn="1" w:lastColumn="0" w:oddVBand="0" w:evenVBand="0" w:oddHBand="0" w:evenHBand="0" w:firstRowFirstColumn="0" w:firstRowLastColumn="0" w:lastRowFirstColumn="0" w:lastRowLastColumn="0"/>
            <w:tcW w:w="3960" w:type="dxa"/>
            <w:gridSpan w:val="3"/>
            <w:shd w:val="clear" w:color="auto" w:fill="0B4A72"/>
          </w:tcPr>
          <w:p w:rsidRPr="0056185C" w:rsidR="005E15B3" w:rsidP="005E15B3" w:rsidRDefault="005E15B3" w14:paraId="1D091476" w14:textId="11101FD0">
            <w:pPr>
              <w:jc w:val="center"/>
              <w:rPr>
                <w:rFonts w:ascii="Arial" w:hAnsi="Arial" w:eastAsia="Meiryo" w:cs="Arial"/>
                <w:b w:val="0"/>
                <w:bCs w:val="0"/>
                <w:color w:val="555555"/>
                <w:sz w:val="20"/>
                <w:szCs w:val="20"/>
                <w:lang w:val="en-CA"/>
              </w:rPr>
            </w:pPr>
            <w:r w:rsidRPr="0056185C">
              <w:rPr>
                <w:rFonts w:ascii="Arial" w:hAnsi="Arial" w:eastAsia="Meiryo" w:cs="Arial"/>
                <w:color w:val="FFFFFF" w:themeColor="background1"/>
                <w:sz w:val="20"/>
                <w:szCs w:val="20"/>
              </w:rPr>
              <w:t>Lifetime pension plus a</w:t>
            </w:r>
          </w:p>
        </w:tc>
        <w:tc>
          <w:tcPr>
            <w:tcW w:w="3330" w:type="dxa"/>
            <w:gridSpan w:val="3"/>
            <w:shd w:val="clear" w:color="auto" w:fill="0B4A72"/>
          </w:tcPr>
          <w:p w:rsidRPr="0056185C" w:rsidR="005E15B3" w:rsidP="005E15B3" w:rsidRDefault="005E15B3" w14:paraId="0062C67E" w14:textId="32A11A19">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55555"/>
                <w:sz w:val="20"/>
                <w:szCs w:val="20"/>
                <w:lang w:val="en-CA"/>
              </w:rPr>
            </w:pPr>
            <w:r w:rsidRPr="0056185C">
              <w:rPr>
                <w:rFonts w:ascii="Arial" w:hAnsi="Arial" w:eastAsia="Meiryo" w:cs="Arial"/>
                <w:b/>
                <w:bCs/>
                <w:color w:val="FFFFFF" w:themeColor="background1"/>
                <w:sz w:val="20"/>
                <w:szCs w:val="20"/>
              </w:rPr>
              <w:t>Payable to you</w:t>
            </w:r>
          </w:p>
        </w:tc>
        <w:tc>
          <w:tcPr>
            <w:tcW w:w="3096" w:type="dxa"/>
            <w:gridSpan w:val="2"/>
            <w:shd w:val="clear" w:color="auto" w:fill="0B4A72"/>
          </w:tcPr>
          <w:p w:rsidRPr="0056185C" w:rsidR="005E15B3" w:rsidP="005E15B3" w:rsidRDefault="001C3F63" w14:paraId="76106565" w14:textId="07CF76B0">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76343A" w:rsidTr="005E15B3" w14:paraId="689317F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76343A" w:rsidP="0076343A" w:rsidRDefault="0076343A" w14:paraId="235D86E4" w14:textId="63F1C669">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21</w:t>
            </w:r>
          </w:p>
        </w:tc>
        <w:tc>
          <w:tcPr>
            <w:tcW w:w="3510" w:type="dxa"/>
            <w:gridSpan w:val="2"/>
            <w:shd w:val="clear" w:color="auto" w:fill="auto"/>
          </w:tcPr>
          <w:p w:rsidRPr="0056185C" w:rsidR="0076343A" w:rsidP="0076343A" w:rsidRDefault="0076343A" w14:paraId="2BA86D68" w14:textId="04D50F6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auto"/>
          </w:tcPr>
          <w:p w:rsidRPr="0056185C" w:rsidR="0076343A" w:rsidP="0076343A" w:rsidRDefault="0076343A" w14:paraId="7779EE9E" w14:textId="7CBCCF3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96" w:type="dxa"/>
            <w:gridSpan w:val="2"/>
            <w:shd w:val="clear" w:color="auto" w:fill="auto"/>
          </w:tcPr>
          <w:p w:rsidRPr="0056185C" w:rsidR="0076343A" w:rsidP="0076343A" w:rsidRDefault="0076343A" w14:paraId="7DF985E8" w14:textId="726640E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76343A" w:rsidTr="008C1C5D" w14:paraId="5B2FFD7D"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76343A" w:rsidP="0076343A" w:rsidRDefault="0076343A" w14:paraId="2582F619" w14:textId="49EE7A1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22</w:t>
            </w:r>
          </w:p>
        </w:tc>
        <w:tc>
          <w:tcPr>
            <w:tcW w:w="3510" w:type="dxa"/>
            <w:gridSpan w:val="2"/>
            <w:shd w:val="clear" w:color="auto" w:fill="FFF8EF"/>
          </w:tcPr>
          <w:p w:rsidRPr="0056185C" w:rsidR="0076343A" w:rsidP="0076343A" w:rsidRDefault="0076343A" w14:paraId="2C27D32F" w14:textId="57D5BD1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FFF8EF"/>
          </w:tcPr>
          <w:p w:rsidRPr="0056185C" w:rsidR="0076343A" w:rsidP="0076343A" w:rsidRDefault="0076343A" w14:paraId="0EDD6B19" w14:textId="3DC49C2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96" w:type="dxa"/>
            <w:gridSpan w:val="2"/>
            <w:shd w:val="clear" w:color="auto" w:fill="FFF8EF"/>
          </w:tcPr>
          <w:p w:rsidRPr="0056185C" w:rsidR="0076343A" w:rsidP="0076343A" w:rsidRDefault="0076343A" w14:paraId="5F625A53" w14:textId="3AA6B0B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76343A" w:rsidTr="005E15B3" w14:paraId="1504409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76343A" w:rsidP="0076343A" w:rsidRDefault="0076343A" w14:paraId="5F43A51C" w14:textId="40084A11">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23</w:t>
            </w:r>
          </w:p>
        </w:tc>
        <w:tc>
          <w:tcPr>
            <w:tcW w:w="3510" w:type="dxa"/>
            <w:gridSpan w:val="2"/>
            <w:shd w:val="clear" w:color="auto" w:fill="auto"/>
          </w:tcPr>
          <w:p w:rsidRPr="0056185C" w:rsidR="0076343A" w:rsidP="0076343A" w:rsidRDefault="0076343A" w14:paraId="4121FB83" w14:textId="27D58F8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auto"/>
          </w:tcPr>
          <w:p w:rsidRPr="0056185C" w:rsidR="0076343A" w:rsidP="0076343A" w:rsidRDefault="0076343A" w14:paraId="4FBAB059" w14:textId="46F0195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96" w:type="dxa"/>
            <w:gridSpan w:val="2"/>
            <w:shd w:val="clear" w:color="auto" w:fill="auto"/>
          </w:tcPr>
          <w:p w:rsidRPr="0056185C" w:rsidR="0076343A" w:rsidP="0076343A" w:rsidRDefault="0076343A" w14:paraId="480C256A" w14:textId="0408FCA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76343A" w:rsidTr="008C1C5D" w14:paraId="103DD379"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76343A" w:rsidP="0076343A" w:rsidRDefault="0076343A" w14:paraId="1275323B" w14:textId="71A72862">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24</w:t>
            </w:r>
          </w:p>
        </w:tc>
        <w:tc>
          <w:tcPr>
            <w:tcW w:w="3510" w:type="dxa"/>
            <w:gridSpan w:val="2"/>
            <w:shd w:val="clear" w:color="auto" w:fill="FFF8EF"/>
          </w:tcPr>
          <w:p w:rsidRPr="0056185C" w:rsidR="0076343A" w:rsidP="0076343A" w:rsidRDefault="0076343A" w14:paraId="3514BD87" w14:textId="67D0F7D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3330" w:type="dxa"/>
            <w:gridSpan w:val="3"/>
            <w:shd w:val="clear" w:color="auto" w:fill="FFF8EF"/>
          </w:tcPr>
          <w:p w:rsidRPr="0056185C" w:rsidR="0076343A" w:rsidP="0076343A" w:rsidRDefault="0076343A" w14:paraId="77B7B171" w14:textId="56C0F24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096" w:type="dxa"/>
            <w:gridSpan w:val="2"/>
            <w:shd w:val="clear" w:color="auto" w:fill="FFF8EF"/>
          </w:tcPr>
          <w:p w:rsidRPr="0056185C" w:rsidR="0076343A" w:rsidP="0076343A" w:rsidRDefault="0076343A" w14:paraId="5D1F2E3D" w14:textId="431AB12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4C6E4A" w:rsidP="000060DF" w:rsidRDefault="004C6E4A" w14:paraId="00E032CB" w14:textId="77777777">
      <w:pPr>
        <w:spacing w:before="0" w:after="240"/>
        <w:rPr>
          <w:rFonts w:ascii="Arial" w:hAnsi="Arial" w:cs="Arial"/>
          <w:b/>
          <w:bCs/>
          <w:color w:val="555555"/>
          <w:sz w:val="20"/>
          <w:szCs w:val="20"/>
          <w:highlight w:val="yellow"/>
          <w:lang w:val="en-CA"/>
        </w:rPr>
      </w:pPr>
    </w:p>
    <w:p w:rsidRPr="0056185C" w:rsidR="003431C0" w:rsidP="003431C0" w:rsidRDefault="003431C0" w14:paraId="70B68B87"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Unlocked SVC = Y,</w:t>
      </w:r>
      <w:r w:rsidRPr="0056185C">
        <w:rPr>
          <w:rFonts w:ascii="Arial" w:hAnsi="Arial" w:cs="Arial"/>
          <w:color w:val="545454" w:themeColor="text1"/>
          <w:sz w:val="20"/>
          <w:szCs w:val="20"/>
          <w:highlight w:val="yellow"/>
        </w:rPr>
        <w:t xml:space="preserve"> AVC = N, Locked-in SVC = N&gt;&gt;</w:t>
      </w:r>
    </w:p>
    <w:tbl>
      <w:tblPr>
        <w:tblStyle w:val="GridTable6Colorful-Accent518"/>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a spousal joint and survivor pension"/>
      </w:tblPr>
      <w:tblGrid>
        <w:gridCol w:w="450"/>
        <w:gridCol w:w="2340"/>
        <w:gridCol w:w="1321"/>
        <w:gridCol w:w="389"/>
        <w:gridCol w:w="1890"/>
        <w:gridCol w:w="840"/>
        <w:gridCol w:w="780"/>
        <w:gridCol w:w="2250"/>
      </w:tblGrid>
      <w:tr w:rsidRPr="0056185C" w:rsidR="00466276" w14:paraId="3250F95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60" w:type="dxa"/>
            <w:gridSpan w:val="8"/>
            <w:tcBorders>
              <w:bottom w:val="nil"/>
            </w:tcBorders>
          </w:tcPr>
          <w:p w:rsidRPr="0056185C" w:rsidR="00466276" w:rsidRDefault="00466276" w14:paraId="4C24CB4A"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spousal joint and survivor pension</w:t>
            </w:r>
          </w:p>
          <w:p w:rsidRPr="0056185C" w:rsidR="007D6D9B" w:rsidRDefault="007D6D9B" w14:paraId="6A935C83" w14:textId="0795D7E0">
            <w:pPr>
              <w:rPr>
                <w:rFonts w:ascii="Arial" w:hAnsi="Arial" w:eastAsia="Meiryo" w:cs="Arial"/>
                <w:b w:val="0"/>
                <w:bCs w:val="0"/>
                <w:color w:val="12314A"/>
                <w:sz w:val="18"/>
                <w:szCs w:val="18"/>
                <w:lang w:val="en-CA"/>
              </w:rPr>
            </w:pPr>
            <w:r w:rsidRPr="0056185C">
              <w:rPr>
                <w:rFonts w:ascii="Arial" w:hAnsi="Arial" w:eastAsia="Times New Roman" w:cs="Arial"/>
                <w:b w:val="0"/>
                <w:bCs w:val="0"/>
                <w:color w:val="12314A"/>
                <w:sz w:val="20"/>
                <w:szCs w:val="20"/>
                <w:lang w:val="en-CA"/>
              </w:rPr>
              <w:t>Your base pension, plus a pension based on your</w:t>
            </w:r>
            <w:r w:rsidRPr="0056185C" w:rsidR="00E41E26">
              <w:rPr>
                <w:rFonts w:ascii="Arial" w:hAnsi="Arial" w:eastAsia="Times New Roman" w:cs="Arial"/>
                <w:b w:val="0"/>
                <w:bCs w:val="0"/>
                <w:color w:val="12314A"/>
                <w:sz w:val="20"/>
                <w:szCs w:val="20"/>
                <w:lang w:val="en-CA"/>
              </w:rPr>
              <w:t xml:space="preserve"> </w:t>
            </w:r>
            <w:r w:rsidRPr="0056185C" w:rsidR="00097DF8">
              <w:rPr>
                <w:rFonts w:ascii="Arial" w:hAnsi="Arial" w:eastAsia="Times New Roman" w:cs="Arial"/>
                <w:b w:val="0"/>
                <w:bCs w:val="0"/>
                <w:color w:val="12314A"/>
                <w:sz w:val="20"/>
                <w:szCs w:val="20"/>
                <w:lang w:val="en-CA"/>
              </w:rPr>
              <w:t>non-locked-in</w:t>
            </w:r>
            <w:r w:rsidRPr="0056185C">
              <w:rPr>
                <w:rFonts w:ascii="Arial" w:hAnsi="Arial" w:eastAsia="Times New Roman" w:cs="Arial"/>
                <w:b w:val="0"/>
                <w:bCs w:val="0"/>
                <w:color w:val="12314A"/>
                <w:sz w:val="20"/>
                <w:szCs w:val="20"/>
                <w:lang w:val="en-CA"/>
              </w:rPr>
              <w:t xml:space="preserve"> special voluntary contributions (SVC).</w:t>
            </w:r>
          </w:p>
        </w:tc>
      </w:tr>
      <w:tr w:rsidRPr="0056185C" w:rsidR="00466276" w14:paraId="666792B1"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cPr>
          <w:p w:rsidRPr="0056185C" w:rsidR="00466276" w:rsidRDefault="00466276" w14:paraId="677A39B9"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5220" w:type="dxa"/>
            <w:gridSpan w:val="5"/>
            <w:tcBorders>
              <w:top w:val="nil"/>
              <w:bottom w:val="single" w:color="D0CECE" w:sz="4" w:space="0"/>
            </w:tcBorders>
            <w:shd w:val="clear" w:color="auto" w:fill="0B4A72"/>
          </w:tcPr>
          <w:p w:rsidRPr="0056185C" w:rsidR="00466276" w:rsidRDefault="00466276" w14:paraId="5705541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w:t>
            </w:r>
          </w:p>
        </w:tc>
        <w:tc>
          <w:tcPr>
            <w:tcW w:w="2250" w:type="dxa"/>
            <w:vMerge w:val="restart"/>
            <w:tcBorders>
              <w:top w:val="nil"/>
            </w:tcBorders>
            <w:shd w:val="clear" w:color="auto" w:fill="0B4A72"/>
          </w:tcPr>
          <w:p w:rsidRPr="0056185C" w:rsidR="00466276" w:rsidRDefault="00466276" w14:paraId="0278913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466276" w14:paraId="62A1FFB4"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cPr>
          <w:p w:rsidRPr="0056185C" w:rsidR="00466276" w:rsidRDefault="00466276" w14:paraId="2E73747C" w14:textId="77777777">
            <w:pPr>
              <w:jc w:val="center"/>
              <w:rPr>
                <w:rFonts w:ascii="Arial" w:hAnsi="Arial" w:eastAsia="Meiryo" w:cs="Arial"/>
                <w:color w:val="FFFFFF" w:themeColor="background1"/>
                <w:sz w:val="20"/>
                <w:szCs w:val="20"/>
                <w:lang w:val="en-CA"/>
              </w:rPr>
            </w:pPr>
          </w:p>
        </w:tc>
        <w:tc>
          <w:tcPr>
            <w:tcW w:w="1710" w:type="dxa"/>
            <w:gridSpan w:val="2"/>
            <w:tcBorders>
              <w:top w:val="single" w:color="D0CECE" w:sz="4" w:space="0"/>
              <w:bottom w:val="nil"/>
            </w:tcBorders>
            <w:shd w:val="clear" w:color="auto" w:fill="0B4A72"/>
          </w:tcPr>
          <w:p w:rsidRPr="0056185C" w:rsidR="00466276" w:rsidRDefault="00466276" w14:paraId="1E487DE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90" w:type="dxa"/>
            <w:tcBorders>
              <w:top w:val="single" w:color="D0CECE" w:sz="4" w:space="0"/>
              <w:bottom w:val="nil"/>
            </w:tcBorders>
            <w:shd w:val="clear" w:color="auto" w:fill="0B4A72"/>
          </w:tcPr>
          <w:p w:rsidRPr="0056185C" w:rsidR="00466276" w:rsidRDefault="00466276" w14:paraId="5E130459" w14:textId="13A217BC">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620" w:type="dxa"/>
            <w:gridSpan w:val="2"/>
            <w:tcBorders>
              <w:top w:val="single" w:color="D0CECE" w:sz="4" w:space="0"/>
              <w:bottom w:val="nil"/>
            </w:tcBorders>
            <w:shd w:val="clear" w:color="auto" w:fill="0B4A72"/>
          </w:tcPr>
          <w:p w:rsidRPr="0056185C" w:rsidR="00466276" w:rsidRDefault="00466276" w14:paraId="1A9AA6B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250" w:type="dxa"/>
            <w:vMerge/>
            <w:tcBorders>
              <w:bottom w:val="nil"/>
            </w:tcBorders>
            <w:shd w:val="clear" w:color="auto" w:fill="0B4A72"/>
          </w:tcPr>
          <w:p w:rsidRPr="0056185C" w:rsidR="00466276" w:rsidRDefault="00466276" w14:paraId="39FAB943"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EC1756" w:rsidTr="000D1CD1" w14:paraId="41D09DB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shd w:val="clear" w:color="auto" w:fill="auto"/>
          </w:tcPr>
          <w:p w:rsidRPr="0056185C" w:rsidR="00EC1756" w:rsidP="00EC1756" w:rsidRDefault="00EC1756" w14:paraId="7BDB775A"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2340" w:type="dxa"/>
            <w:tcBorders>
              <w:top w:val="nil"/>
            </w:tcBorders>
            <w:shd w:val="clear" w:color="auto" w:fill="auto"/>
          </w:tcPr>
          <w:p w:rsidRPr="0056185C" w:rsidR="00EC1756" w:rsidP="00EC1756" w:rsidRDefault="00EC1756" w14:paraId="2D7EA52B" w14:textId="3BAD6E3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1710" w:type="dxa"/>
            <w:gridSpan w:val="2"/>
            <w:tcBorders>
              <w:top w:val="nil"/>
            </w:tcBorders>
            <w:shd w:val="clear" w:color="auto" w:fill="auto"/>
          </w:tcPr>
          <w:p w:rsidRPr="0056185C" w:rsidR="00EC1756" w:rsidP="00EC1756" w:rsidRDefault="00EC1756" w14:paraId="6E9324A1" w14:textId="746BCD5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 </w:t>
            </w:r>
          </w:p>
        </w:tc>
        <w:tc>
          <w:tcPr>
            <w:tcW w:w="1890" w:type="dxa"/>
            <w:tcBorders>
              <w:top w:val="nil"/>
            </w:tcBorders>
            <w:shd w:val="clear" w:color="auto" w:fill="auto"/>
          </w:tcPr>
          <w:p w:rsidRPr="0056185C" w:rsidR="00EC1756" w:rsidP="00EC1756" w:rsidRDefault="00EC1756" w14:paraId="1DF135AB" w14:textId="61B26ED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[WLUJS60%SVCUL]</w:t>
            </w:r>
            <w:r w:rsidRPr="0056185C">
              <w:rPr>
                <w:rFonts w:ascii="Arial" w:hAnsi="Arial" w:eastAsia="Meiryo" w:cs="Arial"/>
                <w:color w:val="575757"/>
                <w:sz w:val="20"/>
                <w:szCs w:val="20"/>
              </w:rPr>
              <w:t xml:space="preserve"> </w:t>
            </w:r>
          </w:p>
        </w:tc>
        <w:tc>
          <w:tcPr>
            <w:tcW w:w="1620" w:type="dxa"/>
            <w:gridSpan w:val="2"/>
            <w:tcBorders>
              <w:top w:val="nil"/>
            </w:tcBorders>
            <w:shd w:val="clear" w:color="auto" w:fill="auto"/>
          </w:tcPr>
          <w:p w:rsidRPr="0056185C" w:rsidR="00EC1756" w:rsidP="00EC1756" w:rsidRDefault="00EC1756" w14:paraId="49A49A4B" w14:textId="3EEBB6B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[WLUJS60%Total]</w:t>
            </w:r>
            <w:r w:rsidRPr="0056185C">
              <w:rPr>
                <w:rFonts w:ascii="Arial" w:hAnsi="Arial" w:eastAsia="Meiryo" w:cs="Arial"/>
                <w:color w:val="575757"/>
                <w:sz w:val="20"/>
                <w:szCs w:val="20"/>
              </w:rPr>
              <w:t xml:space="preserve"> </w:t>
            </w:r>
          </w:p>
        </w:tc>
        <w:tc>
          <w:tcPr>
            <w:tcW w:w="2250" w:type="dxa"/>
            <w:tcBorders>
              <w:top w:val="nil"/>
            </w:tcBorders>
            <w:shd w:val="clear" w:color="auto" w:fill="auto"/>
          </w:tcPr>
          <w:p w:rsidRPr="0056185C" w:rsidR="00EC1756" w:rsidP="00EC1756" w:rsidRDefault="00EC1756" w14:paraId="4ABFF96D" w14:textId="1FCC7FD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[WLUJS60%SpouseTotal]</w:t>
            </w:r>
            <w:r w:rsidRPr="0056185C">
              <w:rPr>
                <w:rFonts w:ascii="Arial" w:hAnsi="Arial" w:eastAsia="Meiryo" w:cs="Arial"/>
                <w:color w:val="575757"/>
                <w:sz w:val="20"/>
                <w:szCs w:val="20"/>
              </w:rPr>
              <w:t xml:space="preserve"> </w:t>
            </w:r>
          </w:p>
        </w:tc>
      </w:tr>
      <w:tr w:rsidRPr="0056185C" w:rsidR="00EC1756" w:rsidTr="000D1CD1" w14:paraId="6DEA46E1"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EC1756" w:rsidP="00EC1756" w:rsidRDefault="00EC1756" w14:paraId="7B3E79FF" w14:textId="77777777">
            <w:pPr>
              <w:rPr>
                <w:rFonts w:ascii="Arial" w:hAnsi="Arial" w:eastAsia="Meiryo" w:cs="Arial"/>
                <w:b w:val="0"/>
                <w:bCs w:val="0"/>
                <w:color w:val="555555"/>
                <w:sz w:val="20"/>
                <w:szCs w:val="20"/>
                <w:highlight w:val="cyan"/>
                <w:lang w:val="en-CA"/>
              </w:rPr>
            </w:pPr>
            <w:r w:rsidRPr="0056185C">
              <w:rPr>
                <w:rFonts w:ascii="Arial" w:hAnsi="Arial" w:eastAsia="Meiryo" w:cs="Arial"/>
                <w:b w:val="0"/>
                <w:bCs w:val="0"/>
                <w:color w:val="555555"/>
                <w:sz w:val="20"/>
                <w:szCs w:val="20"/>
                <w:lang w:val="en-CA"/>
              </w:rPr>
              <w:t>2</w:t>
            </w:r>
          </w:p>
        </w:tc>
        <w:tc>
          <w:tcPr>
            <w:tcW w:w="2340" w:type="dxa"/>
            <w:shd w:val="clear" w:color="auto" w:fill="FFF8EF"/>
          </w:tcPr>
          <w:p w:rsidRPr="0056185C" w:rsidR="00EC1756" w:rsidP="00EC1756" w:rsidRDefault="00EC1756" w14:paraId="26DB1EA7" w14:textId="1406429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sz w:val="20"/>
                <w:szCs w:val="20"/>
              </w:rPr>
              <w:t>60% spousal pension with a 5-year guarantee</w:t>
            </w:r>
          </w:p>
        </w:tc>
        <w:tc>
          <w:tcPr>
            <w:tcW w:w="1710" w:type="dxa"/>
            <w:gridSpan w:val="2"/>
            <w:shd w:val="clear" w:color="auto" w:fill="FFF8EF"/>
          </w:tcPr>
          <w:p w:rsidRPr="0056185C" w:rsidR="00EC1756" w:rsidP="00EC1756" w:rsidRDefault="00EC1756" w14:paraId="3F33BF9D" w14:textId="651CE0D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highlight w:val="cyan"/>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 </w:t>
            </w:r>
          </w:p>
        </w:tc>
        <w:tc>
          <w:tcPr>
            <w:tcW w:w="1890" w:type="dxa"/>
            <w:shd w:val="clear" w:color="auto" w:fill="FFF8EF"/>
          </w:tcPr>
          <w:p w:rsidRPr="0056185C" w:rsidR="00EC1756" w:rsidP="00EC1756" w:rsidRDefault="00EC1756" w14:paraId="3F4AC6CC" w14:textId="2A15566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[WLUJS60%G5SVCUL]</w:t>
            </w:r>
            <w:r w:rsidRPr="0056185C">
              <w:rPr>
                <w:rFonts w:ascii="Arial" w:hAnsi="Arial" w:eastAsia="Meiryo" w:cs="Arial"/>
                <w:color w:val="575757"/>
                <w:sz w:val="20"/>
                <w:szCs w:val="20"/>
              </w:rPr>
              <w:t xml:space="preserve"> </w:t>
            </w:r>
          </w:p>
        </w:tc>
        <w:tc>
          <w:tcPr>
            <w:tcW w:w="1620" w:type="dxa"/>
            <w:gridSpan w:val="2"/>
            <w:shd w:val="clear" w:color="auto" w:fill="FFF8EF"/>
          </w:tcPr>
          <w:p w:rsidRPr="0056185C" w:rsidR="00EC1756" w:rsidP="00EC1756" w:rsidRDefault="00EC1756" w14:paraId="32B95501" w14:textId="415FF74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[WLUJS60%G5Total]</w:t>
            </w:r>
            <w:r w:rsidRPr="0056185C">
              <w:rPr>
                <w:rFonts w:ascii="Arial" w:hAnsi="Arial" w:eastAsia="Meiryo" w:cs="Arial"/>
                <w:color w:val="575757"/>
                <w:sz w:val="20"/>
                <w:szCs w:val="20"/>
              </w:rPr>
              <w:t xml:space="preserve"> </w:t>
            </w:r>
          </w:p>
        </w:tc>
        <w:tc>
          <w:tcPr>
            <w:tcW w:w="2250" w:type="dxa"/>
            <w:shd w:val="clear" w:color="auto" w:fill="FFF8EF"/>
          </w:tcPr>
          <w:p w:rsidRPr="0056185C" w:rsidR="00EC1756" w:rsidP="00EC1756" w:rsidRDefault="00EC1756" w14:paraId="0AFED97D" w14:textId="00D3DAC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highlight w:val="cyan"/>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[WLUJS60%G5SpouseTotal]</w:t>
            </w:r>
            <w:r w:rsidRPr="0056185C">
              <w:rPr>
                <w:rFonts w:ascii="Arial" w:hAnsi="Arial" w:eastAsia="Meiryo" w:cs="Arial"/>
                <w:color w:val="575757"/>
                <w:sz w:val="20"/>
                <w:szCs w:val="20"/>
              </w:rPr>
              <w:t xml:space="preserve"> </w:t>
            </w:r>
          </w:p>
        </w:tc>
      </w:tr>
      <w:tr w:rsidRPr="0056185C" w:rsidR="00EC1756" w:rsidTr="000D1CD1" w14:paraId="3B9F61FB"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EC1756" w:rsidP="00EC1756" w:rsidRDefault="00EC1756" w14:paraId="1629C0A2" w14:textId="2C678258">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3</w:t>
            </w:r>
          </w:p>
        </w:tc>
        <w:tc>
          <w:tcPr>
            <w:tcW w:w="2340" w:type="dxa"/>
            <w:shd w:val="clear" w:color="auto" w:fill="auto"/>
          </w:tcPr>
          <w:p w:rsidRPr="0056185C" w:rsidR="00EC1756" w:rsidP="00EC1756" w:rsidRDefault="00EC1756" w14:paraId="5ACFB6F4" w14:textId="4C68A85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1710" w:type="dxa"/>
            <w:gridSpan w:val="2"/>
            <w:shd w:val="clear" w:color="auto" w:fill="auto"/>
          </w:tcPr>
          <w:p w:rsidRPr="0056185C" w:rsidR="00EC1756" w:rsidP="00EC1756" w:rsidRDefault="00EC1756" w14:paraId="6DAAA001" w14:textId="1BF2204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1890" w:type="dxa"/>
            <w:shd w:val="clear" w:color="auto" w:fill="auto"/>
          </w:tcPr>
          <w:p w:rsidRPr="0056185C" w:rsidR="00EC1756" w:rsidP="00EC1756" w:rsidRDefault="00EC1756" w14:paraId="45C93FBF" w14:textId="32CCF04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G10SVCUL]</w:t>
            </w:r>
            <w:r w:rsidRPr="0056185C">
              <w:rPr>
                <w:rFonts w:ascii="Arial" w:hAnsi="Arial" w:eastAsia="Meiryo" w:cs="Arial"/>
                <w:color w:val="575757"/>
                <w:sz w:val="20"/>
                <w:szCs w:val="20"/>
              </w:rPr>
              <w:t xml:space="preserve"> </w:t>
            </w:r>
          </w:p>
        </w:tc>
        <w:tc>
          <w:tcPr>
            <w:tcW w:w="1620" w:type="dxa"/>
            <w:gridSpan w:val="2"/>
            <w:shd w:val="clear" w:color="auto" w:fill="auto"/>
          </w:tcPr>
          <w:p w:rsidRPr="0056185C" w:rsidR="00EC1756" w:rsidP="00EC1756" w:rsidRDefault="00EC1756" w14:paraId="549F661E" w14:textId="7B2B8FC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2250" w:type="dxa"/>
            <w:shd w:val="clear" w:color="auto" w:fill="auto"/>
          </w:tcPr>
          <w:p w:rsidRPr="0056185C" w:rsidR="00EC1756" w:rsidP="00EC1756" w:rsidRDefault="00EC1756" w14:paraId="021D5DAD" w14:textId="5AE61F1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[WLUJS60%G10SpouseTotal]</w:t>
            </w:r>
            <w:r w:rsidRPr="0056185C">
              <w:rPr>
                <w:rFonts w:ascii="Arial" w:hAnsi="Arial" w:eastAsia="Meiryo" w:cs="Arial"/>
                <w:color w:val="575757"/>
                <w:sz w:val="20"/>
                <w:szCs w:val="20"/>
              </w:rPr>
              <w:t xml:space="preserve"> </w:t>
            </w:r>
          </w:p>
        </w:tc>
      </w:tr>
      <w:tr w:rsidRPr="0056185C" w:rsidR="00EC1756" w:rsidTr="000D1CD1" w14:paraId="011835A1"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EC1756" w:rsidP="00EC1756" w:rsidRDefault="00EC1756" w14:paraId="74750CE8" w14:textId="1A002A56">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4</w:t>
            </w:r>
          </w:p>
        </w:tc>
        <w:tc>
          <w:tcPr>
            <w:tcW w:w="2340" w:type="dxa"/>
            <w:shd w:val="clear" w:color="auto" w:fill="FFF8EF"/>
          </w:tcPr>
          <w:p w:rsidRPr="0056185C" w:rsidR="00EC1756" w:rsidP="00EC1756" w:rsidRDefault="00EC1756" w14:paraId="497D0E80" w14:textId="551FDF2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1710" w:type="dxa"/>
            <w:gridSpan w:val="2"/>
            <w:shd w:val="clear" w:color="auto" w:fill="FFF8EF"/>
          </w:tcPr>
          <w:p w:rsidRPr="0056185C" w:rsidR="00EC1756" w:rsidP="00EC1756" w:rsidRDefault="00EC1756" w14:paraId="5DA225D5" w14:textId="51372B3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1890" w:type="dxa"/>
            <w:shd w:val="clear" w:color="auto" w:fill="FFF8EF"/>
          </w:tcPr>
          <w:p w:rsidRPr="0056185C" w:rsidR="00EC1756" w:rsidP="00EC1756" w:rsidRDefault="00EC1756" w14:paraId="30923459" w14:textId="4C81D51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G15SVCUL]</w:t>
            </w:r>
            <w:r w:rsidRPr="0056185C">
              <w:rPr>
                <w:rFonts w:ascii="Arial" w:hAnsi="Arial" w:eastAsia="Meiryo" w:cs="Arial"/>
                <w:color w:val="575757"/>
                <w:sz w:val="20"/>
                <w:szCs w:val="20"/>
              </w:rPr>
              <w:t xml:space="preserve"> </w:t>
            </w:r>
          </w:p>
        </w:tc>
        <w:tc>
          <w:tcPr>
            <w:tcW w:w="1620" w:type="dxa"/>
            <w:gridSpan w:val="2"/>
            <w:shd w:val="clear" w:color="auto" w:fill="FFF8EF"/>
          </w:tcPr>
          <w:p w:rsidRPr="0056185C" w:rsidR="00EC1756" w:rsidP="00EC1756" w:rsidRDefault="00EC1756" w14:paraId="73EEF73F" w14:textId="2BD8B3B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2250" w:type="dxa"/>
            <w:shd w:val="clear" w:color="auto" w:fill="FFF8EF"/>
          </w:tcPr>
          <w:p w:rsidRPr="0056185C" w:rsidR="00EC1756" w:rsidP="00EC1756" w:rsidRDefault="00EC1756" w14:paraId="31901F94" w14:textId="40CC086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[WLUJS60%G15SpouseTotal]</w:t>
            </w:r>
            <w:r w:rsidRPr="0056185C">
              <w:rPr>
                <w:rFonts w:ascii="Arial" w:hAnsi="Arial" w:eastAsia="Meiryo" w:cs="Arial"/>
                <w:color w:val="575757"/>
                <w:sz w:val="20"/>
                <w:szCs w:val="20"/>
              </w:rPr>
              <w:t xml:space="preserve"> </w:t>
            </w:r>
          </w:p>
        </w:tc>
      </w:tr>
      <w:tr w:rsidRPr="0056185C" w:rsidR="00EC1756" w:rsidTr="000D1CD1" w14:paraId="2194493E"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EC1756" w:rsidP="00EC1756" w:rsidRDefault="00EC1756" w14:paraId="704EE6C5" w14:textId="1364D9D8">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5</w:t>
            </w:r>
          </w:p>
        </w:tc>
        <w:tc>
          <w:tcPr>
            <w:tcW w:w="2340" w:type="dxa"/>
            <w:tcBorders>
              <w:bottom w:val="nil"/>
            </w:tcBorders>
            <w:shd w:val="clear" w:color="auto" w:fill="auto"/>
          </w:tcPr>
          <w:p w:rsidRPr="0056185C" w:rsidR="00EC1756" w:rsidP="00EC1756" w:rsidRDefault="00EC1756" w14:paraId="1DF800AA" w14:textId="682E36B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1710" w:type="dxa"/>
            <w:gridSpan w:val="2"/>
            <w:tcBorders>
              <w:bottom w:val="nil"/>
            </w:tcBorders>
            <w:shd w:val="clear" w:color="auto" w:fill="auto"/>
          </w:tcPr>
          <w:p w:rsidRPr="0056185C" w:rsidR="00EC1756" w:rsidP="00EC1756" w:rsidRDefault="00EC1756" w14:paraId="4E3E3F37" w14:textId="08B09E2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 </w:t>
            </w:r>
          </w:p>
        </w:tc>
        <w:tc>
          <w:tcPr>
            <w:tcW w:w="1890" w:type="dxa"/>
            <w:tcBorders>
              <w:bottom w:val="nil"/>
            </w:tcBorders>
            <w:shd w:val="clear" w:color="auto" w:fill="auto"/>
          </w:tcPr>
          <w:p w:rsidRPr="0056185C" w:rsidR="00EC1756" w:rsidP="00EC1756" w:rsidRDefault="00EC1756" w14:paraId="450C096E" w14:textId="30BDC52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[WLUJS100%SVCUL]</w:t>
            </w:r>
            <w:r w:rsidRPr="0056185C">
              <w:rPr>
                <w:rFonts w:ascii="Arial" w:hAnsi="Arial" w:eastAsia="Meiryo" w:cs="Arial"/>
                <w:color w:val="575757"/>
                <w:sz w:val="20"/>
                <w:szCs w:val="20"/>
              </w:rPr>
              <w:t xml:space="preserve"> </w:t>
            </w:r>
          </w:p>
        </w:tc>
        <w:tc>
          <w:tcPr>
            <w:tcW w:w="1620" w:type="dxa"/>
            <w:gridSpan w:val="2"/>
            <w:tcBorders>
              <w:bottom w:val="nil"/>
            </w:tcBorders>
            <w:shd w:val="clear" w:color="auto" w:fill="auto"/>
          </w:tcPr>
          <w:p w:rsidRPr="0056185C" w:rsidR="00EC1756" w:rsidP="00EC1756" w:rsidRDefault="00EC1756" w14:paraId="79D2A2BD" w14:textId="26A2845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[WLUJS100%Total]</w:t>
            </w:r>
            <w:r w:rsidRPr="0056185C">
              <w:rPr>
                <w:rFonts w:ascii="Arial" w:hAnsi="Arial" w:eastAsia="Meiryo" w:cs="Arial"/>
                <w:color w:val="575757"/>
                <w:sz w:val="20"/>
                <w:szCs w:val="20"/>
              </w:rPr>
              <w:t xml:space="preserve"> </w:t>
            </w:r>
          </w:p>
        </w:tc>
        <w:tc>
          <w:tcPr>
            <w:tcW w:w="2250" w:type="dxa"/>
            <w:tcBorders>
              <w:bottom w:val="nil"/>
            </w:tcBorders>
            <w:shd w:val="clear" w:color="auto" w:fill="auto"/>
          </w:tcPr>
          <w:p w:rsidRPr="0056185C" w:rsidR="00EC1756" w:rsidP="00EC1756" w:rsidRDefault="00EC1756" w14:paraId="20BA2E70" w14:textId="1120D45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[WLUJS100%SpouseTotal]</w:t>
            </w:r>
            <w:r w:rsidRPr="0056185C">
              <w:rPr>
                <w:rFonts w:ascii="Arial" w:hAnsi="Arial" w:eastAsia="Meiryo" w:cs="Arial"/>
                <w:color w:val="575757"/>
                <w:sz w:val="20"/>
                <w:szCs w:val="20"/>
              </w:rPr>
              <w:t xml:space="preserve"> </w:t>
            </w:r>
          </w:p>
        </w:tc>
      </w:tr>
      <w:tr w:rsidRPr="0056185C" w:rsidR="00EC1756" w:rsidTr="000D1CD1" w14:paraId="4A4BBF72"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EC1756" w:rsidP="00EC1756" w:rsidRDefault="00EC1756" w14:paraId="0B440A60" w14:textId="1F05FA94">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6</w:t>
            </w:r>
          </w:p>
        </w:tc>
        <w:tc>
          <w:tcPr>
            <w:tcW w:w="2340" w:type="dxa"/>
            <w:tcBorders>
              <w:bottom w:val="nil"/>
            </w:tcBorders>
            <w:shd w:val="clear" w:color="auto" w:fill="FFF8EF"/>
          </w:tcPr>
          <w:p w:rsidRPr="0056185C" w:rsidR="00EC1756" w:rsidP="00EC1756" w:rsidRDefault="00EC1756" w14:paraId="4C4EB07C" w14:textId="392A1E8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5-year guarantee</w:t>
            </w:r>
          </w:p>
        </w:tc>
        <w:tc>
          <w:tcPr>
            <w:tcW w:w="1710" w:type="dxa"/>
            <w:gridSpan w:val="2"/>
            <w:tcBorders>
              <w:bottom w:val="nil"/>
            </w:tcBorders>
            <w:shd w:val="clear" w:color="auto" w:fill="FFF8EF"/>
          </w:tcPr>
          <w:p w:rsidRPr="0056185C" w:rsidR="00EC1756" w:rsidP="00EC1756" w:rsidRDefault="00EC1756" w14:paraId="01D553F3" w14:textId="22883FD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 </w:t>
            </w:r>
          </w:p>
        </w:tc>
        <w:tc>
          <w:tcPr>
            <w:tcW w:w="1890" w:type="dxa"/>
            <w:tcBorders>
              <w:bottom w:val="nil"/>
            </w:tcBorders>
            <w:shd w:val="clear" w:color="auto" w:fill="FFF8EF"/>
          </w:tcPr>
          <w:p w:rsidRPr="0056185C" w:rsidR="00EC1756" w:rsidP="00EC1756" w:rsidRDefault="00EC1756" w14:paraId="70024F04" w14:textId="07E7E90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[WLUJS100%G5SVCUL]</w:t>
            </w:r>
            <w:r w:rsidRPr="0056185C">
              <w:rPr>
                <w:rFonts w:ascii="Arial" w:hAnsi="Arial" w:eastAsia="Meiryo" w:cs="Arial"/>
                <w:color w:val="575757"/>
                <w:sz w:val="20"/>
                <w:szCs w:val="20"/>
              </w:rPr>
              <w:t xml:space="preserve"> </w:t>
            </w:r>
          </w:p>
        </w:tc>
        <w:tc>
          <w:tcPr>
            <w:tcW w:w="1620" w:type="dxa"/>
            <w:gridSpan w:val="2"/>
            <w:tcBorders>
              <w:bottom w:val="nil"/>
            </w:tcBorders>
            <w:shd w:val="clear" w:color="auto" w:fill="FFF8EF"/>
          </w:tcPr>
          <w:p w:rsidRPr="0056185C" w:rsidR="00EC1756" w:rsidP="00EC1756" w:rsidRDefault="00EC1756" w14:paraId="239E4012" w14:textId="5FE36CA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[WLUJS100%G5Total]</w:t>
            </w:r>
            <w:r w:rsidRPr="0056185C">
              <w:rPr>
                <w:rFonts w:ascii="Arial" w:hAnsi="Arial" w:eastAsia="Meiryo" w:cs="Arial"/>
                <w:color w:val="575757"/>
                <w:sz w:val="20"/>
                <w:szCs w:val="20"/>
              </w:rPr>
              <w:t xml:space="preserve"> </w:t>
            </w:r>
          </w:p>
        </w:tc>
        <w:tc>
          <w:tcPr>
            <w:tcW w:w="2250" w:type="dxa"/>
            <w:tcBorders>
              <w:bottom w:val="nil"/>
            </w:tcBorders>
            <w:shd w:val="clear" w:color="auto" w:fill="FFF8EF"/>
          </w:tcPr>
          <w:p w:rsidRPr="0056185C" w:rsidR="00EC1756" w:rsidP="00EC1756" w:rsidRDefault="00EC1756" w14:paraId="090CC770" w14:textId="6C1838F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[WLUJS100%G5SpouseTotal]</w:t>
            </w:r>
            <w:r w:rsidRPr="0056185C">
              <w:rPr>
                <w:rFonts w:ascii="Arial" w:hAnsi="Arial" w:eastAsia="Meiryo" w:cs="Arial"/>
                <w:color w:val="575757"/>
                <w:sz w:val="20"/>
                <w:szCs w:val="20"/>
              </w:rPr>
              <w:t xml:space="preserve"> </w:t>
            </w:r>
          </w:p>
        </w:tc>
      </w:tr>
      <w:tr w:rsidRPr="0056185C" w:rsidR="00EC1756" w:rsidTr="000D1CD1" w14:paraId="62D59C44"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nil"/>
            </w:tcBorders>
            <w:shd w:val="clear" w:color="auto" w:fill="auto"/>
          </w:tcPr>
          <w:p w:rsidRPr="0056185C" w:rsidR="00EC1756" w:rsidP="00EC1756" w:rsidRDefault="00EC1756" w14:paraId="2D1038D5" w14:textId="436AC1B4">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7</w:t>
            </w:r>
          </w:p>
        </w:tc>
        <w:tc>
          <w:tcPr>
            <w:tcW w:w="2340" w:type="dxa"/>
            <w:tcBorders>
              <w:top w:val="nil"/>
              <w:bottom w:val="nil"/>
            </w:tcBorders>
            <w:shd w:val="clear" w:color="auto" w:fill="auto"/>
          </w:tcPr>
          <w:p w:rsidRPr="0056185C" w:rsidR="00EC1756" w:rsidP="00EC1756" w:rsidRDefault="00EC1756" w14:paraId="62611679" w14:textId="549A8E0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1710" w:type="dxa"/>
            <w:gridSpan w:val="2"/>
            <w:tcBorders>
              <w:top w:val="nil"/>
              <w:bottom w:val="nil"/>
            </w:tcBorders>
            <w:shd w:val="clear" w:color="auto" w:fill="auto"/>
          </w:tcPr>
          <w:p w:rsidRPr="0056185C" w:rsidR="00EC1756" w:rsidP="00EC1756" w:rsidRDefault="00EC1756" w14:paraId="41A80AA8" w14:textId="33733D9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1890" w:type="dxa"/>
            <w:tcBorders>
              <w:top w:val="nil"/>
              <w:bottom w:val="nil"/>
            </w:tcBorders>
            <w:shd w:val="clear" w:color="auto" w:fill="auto"/>
          </w:tcPr>
          <w:p w:rsidRPr="0056185C" w:rsidR="00EC1756" w:rsidP="00EC1756" w:rsidRDefault="00EC1756" w14:paraId="66AD9BAE" w14:textId="670E6F9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G10SVCUL]</w:t>
            </w:r>
            <w:r w:rsidRPr="0056185C">
              <w:rPr>
                <w:rFonts w:ascii="Arial" w:hAnsi="Arial" w:eastAsia="Meiryo" w:cs="Arial"/>
                <w:color w:val="575757"/>
                <w:sz w:val="20"/>
                <w:szCs w:val="20"/>
              </w:rPr>
              <w:t xml:space="preserve"> </w:t>
            </w:r>
          </w:p>
        </w:tc>
        <w:tc>
          <w:tcPr>
            <w:tcW w:w="1620" w:type="dxa"/>
            <w:gridSpan w:val="2"/>
            <w:tcBorders>
              <w:top w:val="nil"/>
              <w:bottom w:val="nil"/>
            </w:tcBorders>
            <w:shd w:val="clear" w:color="auto" w:fill="auto"/>
          </w:tcPr>
          <w:p w:rsidRPr="0056185C" w:rsidR="00EC1756" w:rsidP="00EC1756" w:rsidRDefault="00EC1756" w14:paraId="2D3A5B72" w14:textId="2FDCEF3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2250" w:type="dxa"/>
            <w:tcBorders>
              <w:top w:val="nil"/>
              <w:bottom w:val="nil"/>
            </w:tcBorders>
            <w:shd w:val="clear" w:color="auto" w:fill="auto"/>
          </w:tcPr>
          <w:p w:rsidRPr="0056185C" w:rsidR="00EC1756" w:rsidP="00EC1756" w:rsidRDefault="00EC1756" w14:paraId="32D2FA35" w14:textId="620C9C1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[WLUJS100%G10SpouseTotal]</w:t>
            </w:r>
            <w:r w:rsidRPr="0056185C">
              <w:rPr>
                <w:rFonts w:ascii="Arial" w:hAnsi="Arial" w:eastAsia="Meiryo" w:cs="Arial"/>
                <w:color w:val="575757"/>
                <w:sz w:val="20"/>
                <w:szCs w:val="20"/>
              </w:rPr>
              <w:t xml:space="preserve"> </w:t>
            </w:r>
          </w:p>
        </w:tc>
      </w:tr>
      <w:tr w:rsidRPr="0056185C" w:rsidR="00EC1756" w:rsidTr="000D1CD1" w14:paraId="507D1300"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tcBorders>
            <w:shd w:val="clear" w:color="auto" w:fill="FFF8EF"/>
          </w:tcPr>
          <w:p w:rsidRPr="0056185C" w:rsidR="00EC1756" w:rsidP="00EC1756" w:rsidRDefault="00EC1756" w14:paraId="6E485F5B" w14:textId="7195EA3C">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8</w:t>
            </w:r>
          </w:p>
        </w:tc>
        <w:tc>
          <w:tcPr>
            <w:tcW w:w="2340" w:type="dxa"/>
            <w:tcBorders>
              <w:bottom w:val="single" w:color="D0CECE" w:sz="4" w:space="0"/>
            </w:tcBorders>
            <w:shd w:val="clear" w:color="auto" w:fill="FFF8EF"/>
          </w:tcPr>
          <w:p w:rsidRPr="0056185C" w:rsidR="00EC1756" w:rsidP="00EC1756" w:rsidRDefault="00EC1756" w14:paraId="697F0D75" w14:textId="06CE181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1710" w:type="dxa"/>
            <w:gridSpan w:val="2"/>
            <w:tcBorders>
              <w:bottom w:val="single" w:color="D0CECE" w:sz="4" w:space="0"/>
            </w:tcBorders>
            <w:shd w:val="clear" w:color="auto" w:fill="FFF8EF"/>
          </w:tcPr>
          <w:p w:rsidRPr="0056185C" w:rsidR="00EC1756" w:rsidP="00EC1756" w:rsidRDefault="00EC1756" w14:paraId="4A3434D1" w14:textId="49D2039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1890" w:type="dxa"/>
            <w:tcBorders>
              <w:bottom w:val="single" w:color="D0CECE" w:sz="4" w:space="0"/>
            </w:tcBorders>
            <w:shd w:val="clear" w:color="auto" w:fill="FFF8EF"/>
          </w:tcPr>
          <w:p w:rsidRPr="0056185C" w:rsidR="00EC1756" w:rsidP="00EC1756" w:rsidRDefault="00EC1756" w14:paraId="4FDB24AB" w14:textId="18E1C12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G15SVCUL]</w:t>
            </w:r>
            <w:r w:rsidRPr="0056185C">
              <w:rPr>
                <w:rFonts w:ascii="Arial" w:hAnsi="Arial" w:eastAsia="Meiryo" w:cs="Arial"/>
                <w:color w:val="575757"/>
                <w:sz w:val="20"/>
                <w:szCs w:val="20"/>
              </w:rPr>
              <w:t xml:space="preserve"> </w:t>
            </w:r>
          </w:p>
        </w:tc>
        <w:tc>
          <w:tcPr>
            <w:tcW w:w="1620" w:type="dxa"/>
            <w:gridSpan w:val="2"/>
            <w:tcBorders>
              <w:bottom w:val="single" w:color="D0CECE" w:sz="4" w:space="0"/>
            </w:tcBorders>
            <w:shd w:val="clear" w:color="auto" w:fill="FFF8EF"/>
          </w:tcPr>
          <w:p w:rsidRPr="0056185C" w:rsidR="00EC1756" w:rsidP="00EC1756" w:rsidRDefault="00EC1756" w14:paraId="251A9FCC" w14:textId="27BBDF9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2250" w:type="dxa"/>
            <w:tcBorders>
              <w:bottom w:val="single" w:color="D0CECE" w:sz="4" w:space="0"/>
            </w:tcBorders>
            <w:shd w:val="clear" w:color="auto" w:fill="FFF8EF"/>
          </w:tcPr>
          <w:p w:rsidRPr="0056185C" w:rsidR="00EC1756" w:rsidP="00EC1756" w:rsidRDefault="00EC1756" w14:paraId="09710943" w14:textId="2DA6BD0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[WLUJS100%G15SpouseTotal]</w:t>
            </w:r>
            <w:r w:rsidRPr="0056185C">
              <w:rPr>
                <w:rFonts w:ascii="Arial" w:hAnsi="Arial" w:eastAsia="Meiryo" w:cs="Arial"/>
                <w:color w:val="575757"/>
                <w:sz w:val="20"/>
                <w:szCs w:val="20"/>
              </w:rPr>
              <w:t xml:space="preserve"> </w:t>
            </w:r>
          </w:p>
        </w:tc>
      </w:tr>
      <w:tr w:rsidRPr="0056185C" w:rsidR="00E41E26" w:rsidTr="00E41E26" w14:paraId="393F5267"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260" w:type="dxa"/>
            <w:gridSpan w:val="8"/>
            <w:tcBorders>
              <w:top w:val="single" w:color="D0CECE" w:sz="4" w:space="0"/>
            </w:tcBorders>
            <w:shd w:val="clear" w:color="auto" w:fill="auto"/>
          </w:tcPr>
          <w:p w:rsidRPr="0056185C" w:rsidR="00E41E26" w:rsidP="00C27513" w:rsidRDefault="00A81238" w14:paraId="0F7C93D0" w14:textId="44932F63">
            <w:pPr>
              <w:rPr>
                <w:rFonts w:ascii="Arial" w:hAnsi="Arial" w:eastAsia="Meiryo" w:cs="Arial"/>
                <w:color w:val="555555"/>
                <w:sz w:val="20"/>
                <w:szCs w:val="20"/>
              </w:rPr>
            </w:pPr>
            <w:r w:rsidRPr="0056185C">
              <w:rPr>
                <w:rFonts w:ascii="Arial" w:hAnsi="Arial" w:eastAsia="Meiryo" w:cs="Arial"/>
                <w:b w:val="0"/>
                <w:bCs w:val="0"/>
                <w:color w:val="575757"/>
                <w:sz w:val="20"/>
                <w:szCs w:val="20"/>
              </w:rPr>
              <w:t>Alternatively, you may elect to receive your SVC pension as a single lump sum in lieu of a portion of your monthly pension.</w:t>
            </w:r>
          </w:p>
        </w:tc>
      </w:tr>
      <w:tr w:rsidRPr="0056185C" w:rsidR="00A81238" w:rsidTr="00CC1249" w14:paraId="788DDE0A"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111" w:type="dxa"/>
            <w:gridSpan w:val="3"/>
            <w:shd w:val="clear" w:color="auto" w:fill="0B4A72"/>
          </w:tcPr>
          <w:p w:rsidRPr="0056185C" w:rsidR="00A81238" w:rsidP="00A81238" w:rsidRDefault="00A81238" w14:paraId="3DBA33E8" w14:textId="0AE79B56">
            <w:pPr>
              <w:jc w:val="center"/>
              <w:rPr>
                <w:rFonts w:ascii="Arial" w:hAnsi="Arial" w:eastAsia="Meiryo" w:cs="Arial"/>
                <w:b w:val="0"/>
                <w:bCs w:val="0"/>
                <w:color w:val="555555"/>
                <w:sz w:val="20"/>
                <w:szCs w:val="20"/>
              </w:rPr>
            </w:pPr>
            <w:r w:rsidRPr="0056185C">
              <w:rPr>
                <w:rFonts w:ascii="Arial" w:hAnsi="Arial" w:eastAsia="Meiryo" w:cs="Arial"/>
                <w:color w:val="FFFFFF" w:themeColor="background1"/>
                <w:sz w:val="20"/>
                <w:szCs w:val="20"/>
              </w:rPr>
              <w:t>Lifetime pension plus a</w:t>
            </w:r>
          </w:p>
        </w:tc>
        <w:tc>
          <w:tcPr>
            <w:tcW w:w="3119" w:type="dxa"/>
            <w:gridSpan w:val="3"/>
            <w:shd w:val="clear" w:color="auto" w:fill="0B4A72"/>
          </w:tcPr>
          <w:p w:rsidRPr="0056185C" w:rsidR="00A81238" w:rsidP="00A81238" w:rsidRDefault="00A81238" w14:paraId="2B662F03" w14:textId="723EE74A">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55555"/>
                <w:sz w:val="20"/>
                <w:szCs w:val="20"/>
              </w:rPr>
            </w:pPr>
            <w:r w:rsidRPr="0056185C">
              <w:rPr>
                <w:rFonts w:ascii="Arial" w:hAnsi="Arial" w:eastAsia="Meiryo" w:cs="Arial"/>
                <w:b/>
                <w:bCs/>
                <w:color w:val="FFFFFF" w:themeColor="background1"/>
                <w:sz w:val="20"/>
                <w:szCs w:val="20"/>
              </w:rPr>
              <w:t>Payable to you</w:t>
            </w:r>
          </w:p>
        </w:tc>
        <w:tc>
          <w:tcPr>
            <w:tcW w:w="3030" w:type="dxa"/>
            <w:gridSpan w:val="2"/>
            <w:shd w:val="clear" w:color="auto" w:fill="0B4A72"/>
          </w:tcPr>
          <w:p w:rsidRPr="0056185C" w:rsidR="00A81238" w:rsidP="00A81238" w:rsidRDefault="00A81238" w14:paraId="151C44F3" w14:textId="723BF2CC">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rPr>
            </w:pPr>
            <w:r w:rsidRPr="0056185C">
              <w:rPr>
                <w:rFonts w:ascii="Arial" w:hAnsi="Arial" w:eastAsia="Meiryo" w:cs="Arial"/>
                <w:b/>
                <w:bCs/>
                <w:color w:val="FFFFFF" w:themeColor="background1"/>
                <w:sz w:val="20"/>
                <w:szCs w:val="20"/>
              </w:rPr>
              <w:t>Payable to your spouse upon your passing</w:t>
            </w:r>
          </w:p>
        </w:tc>
      </w:tr>
      <w:tr w:rsidRPr="0056185C" w:rsidR="000D1CD1" w:rsidTr="00CC1249" w14:paraId="17E606A9"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0D1CD1" w:rsidP="000D1CD1" w:rsidRDefault="000D1CD1" w14:paraId="2EDF8374" w14:textId="553A5115">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3661" w:type="dxa"/>
            <w:gridSpan w:val="2"/>
            <w:shd w:val="clear" w:color="auto" w:fill="auto"/>
          </w:tcPr>
          <w:p w:rsidRPr="0056185C" w:rsidR="000D1CD1" w:rsidP="000D1CD1" w:rsidRDefault="000D1CD1" w14:paraId="1BCB4E13" w14:textId="59FD352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60%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auto"/>
          </w:tcPr>
          <w:p w:rsidRPr="0056185C" w:rsidR="000D1CD1" w:rsidP="000D1CD1" w:rsidRDefault="000D1CD1" w14:paraId="617EF57C" w14:textId="61EC82C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auto"/>
          </w:tcPr>
          <w:p w:rsidRPr="0056185C" w:rsidR="000D1CD1" w:rsidP="000D1CD1" w:rsidRDefault="000D1CD1" w14:paraId="0759B79F" w14:textId="4961672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Pr>
                <w:rFonts w:ascii="Arial" w:hAnsi="Arial" w:eastAsia="Meiryo" w:cs="Arial"/>
                <w:color w:val="575757"/>
                <w:sz w:val="20"/>
                <w:szCs w:val="20"/>
              </w:rPr>
              <w:t xml:space="preserve"> </w:t>
            </w:r>
          </w:p>
        </w:tc>
      </w:tr>
      <w:tr w:rsidRPr="0056185C" w:rsidR="000D1CD1" w:rsidTr="00CC1249" w14:paraId="58C5ED07"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0D1CD1" w:rsidP="000D1CD1" w:rsidRDefault="000D1CD1" w14:paraId="0B9C4F42" w14:textId="73897C86">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10</w:t>
            </w:r>
          </w:p>
        </w:tc>
        <w:tc>
          <w:tcPr>
            <w:tcW w:w="3661" w:type="dxa"/>
            <w:gridSpan w:val="2"/>
            <w:shd w:val="clear" w:color="auto" w:fill="FFF8EF"/>
          </w:tcPr>
          <w:p w:rsidRPr="0056185C" w:rsidR="000D1CD1" w:rsidP="000D1CD1" w:rsidRDefault="000D1CD1" w14:paraId="06994968" w14:textId="38BE333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60% spousal pension with a 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FFF8EF"/>
          </w:tcPr>
          <w:p w:rsidRPr="0056185C" w:rsidR="000D1CD1" w:rsidP="000D1CD1" w:rsidRDefault="000D1CD1" w14:paraId="41A1D7A0" w14:textId="73C03AE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FFF8EF"/>
          </w:tcPr>
          <w:p w:rsidRPr="0056185C" w:rsidR="000D1CD1" w:rsidP="000D1CD1" w:rsidRDefault="000D1CD1" w14:paraId="78D9DB7B" w14:textId="30A0429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WLUJS60%G5]</w:t>
            </w:r>
            <w:r w:rsidRPr="0056185C">
              <w:rPr>
                <w:rFonts w:ascii="Arial" w:hAnsi="Arial" w:eastAsia="Meiryo" w:cs="Arial"/>
                <w:color w:val="575757"/>
                <w:sz w:val="20"/>
                <w:szCs w:val="20"/>
              </w:rPr>
              <w:t xml:space="preserve"> </w:t>
            </w:r>
          </w:p>
        </w:tc>
      </w:tr>
      <w:tr w:rsidRPr="0056185C" w:rsidR="000D1CD1" w:rsidTr="00CC1249" w14:paraId="79E828E4"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0D1CD1" w:rsidP="000D1CD1" w:rsidRDefault="000D1CD1" w14:paraId="0F6A0D48" w14:textId="1A2235DB">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11</w:t>
            </w:r>
          </w:p>
        </w:tc>
        <w:tc>
          <w:tcPr>
            <w:tcW w:w="3661" w:type="dxa"/>
            <w:gridSpan w:val="2"/>
            <w:shd w:val="clear" w:color="auto" w:fill="auto"/>
          </w:tcPr>
          <w:p w:rsidRPr="0056185C" w:rsidR="000D1CD1" w:rsidP="000D1CD1" w:rsidRDefault="000D1CD1" w14:paraId="728C2F49" w14:textId="0F26E41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60% spousal pension with a 10-year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auto"/>
          </w:tcPr>
          <w:p w:rsidRPr="0056185C" w:rsidR="000D1CD1" w:rsidP="000D1CD1" w:rsidRDefault="000D1CD1" w14:paraId="06FF0333" w14:textId="6D7C94D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auto"/>
          </w:tcPr>
          <w:p w:rsidRPr="0056185C" w:rsidR="000D1CD1" w:rsidP="000D1CD1" w:rsidRDefault="000D1CD1" w14:paraId="002A82CA" w14:textId="5F65F94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0D1CD1" w:rsidTr="00CC1249" w14:paraId="684BB565"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0D1CD1" w:rsidP="000D1CD1" w:rsidRDefault="000D1CD1" w14:paraId="24FFB825" w14:textId="0D8B965C">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12</w:t>
            </w:r>
          </w:p>
        </w:tc>
        <w:tc>
          <w:tcPr>
            <w:tcW w:w="3661" w:type="dxa"/>
            <w:gridSpan w:val="2"/>
            <w:shd w:val="clear" w:color="auto" w:fill="FFF8EF"/>
          </w:tcPr>
          <w:p w:rsidRPr="0056185C" w:rsidR="000D1CD1" w:rsidP="000D1CD1" w:rsidRDefault="000D1CD1" w14:paraId="014835DE" w14:textId="1E7EEBB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60%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FFF8EF"/>
          </w:tcPr>
          <w:p w:rsidRPr="0056185C" w:rsidR="000D1CD1" w:rsidP="000D1CD1" w:rsidRDefault="000D1CD1" w14:paraId="4A4731A2" w14:textId="6619139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FFF8EF"/>
          </w:tcPr>
          <w:p w:rsidRPr="0056185C" w:rsidR="000D1CD1" w:rsidP="000D1CD1" w:rsidRDefault="000D1CD1" w14:paraId="2847DF3B" w14:textId="6B11C99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[60% of 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r w:rsidRPr="0056185C" w:rsidR="000D1CD1" w:rsidTr="00CC1249" w14:paraId="43C702B5"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0D1CD1" w:rsidP="000D1CD1" w:rsidRDefault="000D1CD1" w14:paraId="352ADA18" w14:textId="7BA165D4">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13</w:t>
            </w:r>
          </w:p>
        </w:tc>
        <w:tc>
          <w:tcPr>
            <w:tcW w:w="3661" w:type="dxa"/>
            <w:gridSpan w:val="2"/>
            <w:shd w:val="clear" w:color="auto" w:fill="auto"/>
          </w:tcPr>
          <w:p w:rsidRPr="0056185C" w:rsidR="000D1CD1" w:rsidP="000D1CD1" w:rsidRDefault="000D1CD1" w14:paraId="47FDA7A1" w14:textId="4387638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100% spousal pension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auto"/>
          </w:tcPr>
          <w:p w:rsidRPr="0056185C" w:rsidR="000D1CD1" w:rsidP="000D1CD1" w:rsidRDefault="000D1CD1" w14:paraId="6914AE51" w14:textId="3C02006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auto"/>
          </w:tcPr>
          <w:p w:rsidRPr="0056185C" w:rsidR="000D1CD1" w:rsidP="000D1CD1" w:rsidRDefault="000D1CD1" w14:paraId="597049AB" w14:textId="33D6E29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Pr>
                <w:rFonts w:ascii="Arial" w:hAnsi="Arial" w:eastAsia="Meiryo" w:cs="Arial"/>
                <w:color w:val="575757"/>
                <w:sz w:val="20"/>
                <w:szCs w:val="20"/>
              </w:rPr>
              <w:t xml:space="preserve"> </w:t>
            </w:r>
          </w:p>
        </w:tc>
      </w:tr>
      <w:tr w:rsidRPr="0056185C" w:rsidR="000D1CD1" w:rsidTr="00CC1249" w14:paraId="541B20FB"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0D1CD1" w:rsidP="000D1CD1" w:rsidRDefault="000D1CD1" w14:paraId="46620047" w14:textId="32B5218B">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14</w:t>
            </w:r>
          </w:p>
        </w:tc>
        <w:tc>
          <w:tcPr>
            <w:tcW w:w="3661" w:type="dxa"/>
            <w:gridSpan w:val="2"/>
            <w:shd w:val="clear" w:color="auto" w:fill="FFF8EF"/>
          </w:tcPr>
          <w:p w:rsidRPr="0056185C" w:rsidR="000D1CD1" w:rsidP="000D1CD1" w:rsidRDefault="000D1CD1" w14:paraId="38B17E15" w14:textId="55BE720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100% spousal pension with a 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FFF8EF"/>
          </w:tcPr>
          <w:p w:rsidRPr="0056185C" w:rsidR="000D1CD1" w:rsidP="000D1CD1" w:rsidRDefault="000D1CD1" w14:paraId="0C3EC0C0" w14:textId="062A17F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FFF8EF"/>
          </w:tcPr>
          <w:p w:rsidRPr="0056185C" w:rsidR="000D1CD1" w:rsidP="000D1CD1" w:rsidRDefault="000D1CD1" w14:paraId="5E754669" w14:textId="17E738C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WLUJS100%G5]</w:t>
            </w:r>
            <w:r w:rsidRPr="0056185C">
              <w:rPr>
                <w:rFonts w:ascii="Arial" w:hAnsi="Arial" w:eastAsia="Meiryo" w:cs="Arial"/>
                <w:color w:val="575757"/>
                <w:sz w:val="20"/>
                <w:szCs w:val="20"/>
              </w:rPr>
              <w:t xml:space="preserve"> </w:t>
            </w:r>
          </w:p>
        </w:tc>
      </w:tr>
      <w:tr w:rsidRPr="0056185C" w:rsidR="000D1CD1" w:rsidTr="00CC1249" w14:paraId="39277977"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0D1CD1" w:rsidP="000D1CD1" w:rsidRDefault="000D1CD1" w14:paraId="0F088064" w14:textId="1AF7FF5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15</w:t>
            </w:r>
          </w:p>
        </w:tc>
        <w:tc>
          <w:tcPr>
            <w:tcW w:w="3661" w:type="dxa"/>
            <w:gridSpan w:val="2"/>
            <w:shd w:val="clear" w:color="auto" w:fill="auto"/>
          </w:tcPr>
          <w:p w:rsidRPr="0056185C" w:rsidR="000D1CD1" w:rsidP="000D1CD1" w:rsidRDefault="000D1CD1" w14:paraId="5432411D" w14:textId="1C78F08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100% spousal pension with a 10-year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auto"/>
          </w:tcPr>
          <w:p w:rsidRPr="0056185C" w:rsidR="000D1CD1" w:rsidP="000D1CD1" w:rsidRDefault="000D1CD1" w14:paraId="26F8C5A3" w14:textId="2470A7F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auto"/>
          </w:tcPr>
          <w:p w:rsidRPr="0056185C" w:rsidR="000D1CD1" w:rsidP="000D1CD1" w:rsidRDefault="000D1CD1" w14:paraId="30C2B85C" w14:textId="10E8620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r>
      <w:tr w:rsidRPr="0056185C" w:rsidR="000D1CD1" w:rsidTr="00CC1249" w14:paraId="27D26A16"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0D1CD1" w:rsidP="000D1CD1" w:rsidRDefault="000D1CD1" w14:paraId="49EBBB65" w14:textId="78E88026">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16</w:t>
            </w:r>
          </w:p>
        </w:tc>
        <w:tc>
          <w:tcPr>
            <w:tcW w:w="3661" w:type="dxa"/>
            <w:gridSpan w:val="2"/>
            <w:shd w:val="clear" w:color="auto" w:fill="FFF8EF"/>
          </w:tcPr>
          <w:p w:rsidRPr="0056185C" w:rsidR="000D1CD1" w:rsidP="000D1CD1" w:rsidRDefault="000D1CD1" w14:paraId="7380F352" w14:textId="5567967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 xml:space="preserve">100% spousal pension with a 15-year guarantee </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119" w:type="dxa"/>
            <w:gridSpan w:val="3"/>
            <w:shd w:val="clear" w:color="auto" w:fill="FFF8EF"/>
          </w:tcPr>
          <w:p w:rsidRPr="0056185C" w:rsidR="000D1CD1" w:rsidP="000D1CD1" w:rsidRDefault="000D1CD1" w14:paraId="350384A1" w14:textId="3E069D2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30" w:type="dxa"/>
            <w:gridSpan w:val="2"/>
            <w:shd w:val="clear" w:color="auto" w:fill="FFF8EF"/>
          </w:tcPr>
          <w:p w:rsidRPr="0056185C" w:rsidR="000D1CD1" w:rsidP="000D1CD1" w:rsidRDefault="000D1CD1" w14:paraId="6303E76F" w14:textId="1EC8F5B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[100% of WLUJS100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r>
    </w:tbl>
    <w:p w:rsidRPr="0056185C" w:rsidR="00466276" w:rsidP="00466276" w:rsidRDefault="00466276" w14:paraId="4FAE27F7" w14:textId="77777777">
      <w:pPr>
        <w:spacing w:before="0" w:after="240"/>
        <w:rPr>
          <w:rFonts w:ascii="Arial" w:hAnsi="Arial" w:cs="Arial"/>
          <w:b/>
          <w:bCs/>
          <w:color w:val="555555"/>
          <w:sz w:val="20"/>
          <w:szCs w:val="20"/>
          <w:lang w:val="en-CA"/>
        </w:rPr>
      </w:pP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spousal options waived"/>
      </w:tblPr>
      <w:tblGrid>
        <w:gridCol w:w="450"/>
        <w:gridCol w:w="2340"/>
        <w:gridCol w:w="972"/>
        <w:gridCol w:w="18"/>
        <w:gridCol w:w="810"/>
        <w:gridCol w:w="1890"/>
        <w:gridCol w:w="810"/>
        <w:gridCol w:w="720"/>
        <w:gridCol w:w="2376"/>
      </w:tblGrid>
      <w:tr w:rsidRPr="0056185C" w:rsidR="00466276" w14:paraId="1CD52EE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9"/>
            <w:tcBorders>
              <w:bottom w:val="nil"/>
            </w:tcBorders>
          </w:tcPr>
          <w:p w:rsidRPr="0056185C" w:rsidR="00466276" w:rsidRDefault="00466276" w14:paraId="08F69DAC"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spousal options waived</w:t>
            </w:r>
          </w:p>
          <w:p w:rsidRPr="0056185C" w:rsidR="007D6D9B" w:rsidRDefault="007D6D9B" w14:paraId="673FFCE1" w14:textId="5C09A192">
            <w:pPr>
              <w:rPr>
                <w:rFonts w:ascii="Arial" w:hAnsi="Arial" w:eastAsia="Meiryo" w:cs="Arial"/>
                <w:b w:val="0"/>
                <w:bCs w:val="0"/>
                <w:color w:val="12314A"/>
                <w:sz w:val="20"/>
                <w:szCs w:val="20"/>
                <w:lang w:val="en-CA"/>
              </w:rPr>
            </w:pPr>
            <w:r w:rsidRPr="0056185C">
              <w:rPr>
                <w:rFonts w:ascii="Arial" w:hAnsi="Arial" w:eastAsia="Times New Roman" w:cs="Arial"/>
                <w:b w:val="0"/>
                <w:bCs w:val="0"/>
                <w:color w:val="12314A"/>
                <w:sz w:val="20"/>
                <w:szCs w:val="20"/>
                <w:lang w:val="en-CA"/>
              </w:rPr>
              <w:t xml:space="preserve">Your base pension, plus a pension based on your </w:t>
            </w:r>
            <w:r w:rsidRPr="0056185C" w:rsidR="00097DF8">
              <w:rPr>
                <w:rFonts w:ascii="Arial" w:hAnsi="Arial" w:eastAsia="Times New Roman" w:cs="Arial"/>
                <w:b w:val="0"/>
                <w:bCs w:val="0"/>
                <w:color w:val="12314A"/>
                <w:sz w:val="20"/>
                <w:szCs w:val="20"/>
                <w:lang w:val="en-CA"/>
              </w:rPr>
              <w:t>non-locked-in</w:t>
            </w:r>
            <w:r w:rsidRPr="0056185C" w:rsidR="00973A4E">
              <w:rPr>
                <w:rFonts w:ascii="Arial" w:hAnsi="Arial" w:eastAsia="Times New Roman" w:cs="Arial"/>
                <w:b w:val="0"/>
                <w:bCs w:val="0"/>
                <w:color w:val="12314A"/>
                <w:sz w:val="20"/>
                <w:szCs w:val="20"/>
                <w:lang w:val="en-CA"/>
              </w:rPr>
              <w:t xml:space="preserve"> </w:t>
            </w:r>
            <w:r w:rsidRPr="0056185C">
              <w:rPr>
                <w:rFonts w:ascii="Arial" w:hAnsi="Arial" w:eastAsia="Times New Roman" w:cs="Arial"/>
                <w:b w:val="0"/>
                <w:bCs w:val="0"/>
                <w:color w:val="12314A"/>
                <w:sz w:val="20"/>
                <w:szCs w:val="20"/>
                <w:lang w:val="en-CA"/>
              </w:rPr>
              <w:t>special voluntary contributions (SVC).</w:t>
            </w:r>
          </w:p>
        </w:tc>
      </w:tr>
      <w:tr w:rsidRPr="0056185C" w:rsidR="00466276" w14:paraId="40DA56C4"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hemeFill="text2"/>
          </w:tcPr>
          <w:p w:rsidRPr="0056185C" w:rsidR="00466276" w:rsidRDefault="00466276" w14:paraId="39748A90" w14:textId="77777777">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5220" w:type="dxa"/>
            <w:gridSpan w:val="6"/>
            <w:tcBorders>
              <w:top w:val="nil"/>
              <w:bottom w:val="single" w:color="D0CECE" w:sz="4" w:space="0"/>
            </w:tcBorders>
            <w:shd w:val="clear" w:color="auto" w:fill="0B4A72" w:themeFill="text2"/>
          </w:tcPr>
          <w:p w:rsidRPr="0056185C" w:rsidR="00466276" w:rsidRDefault="00466276" w14:paraId="46F496D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2376" w:type="dxa"/>
            <w:vMerge w:val="restart"/>
            <w:tcBorders>
              <w:top w:val="nil"/>
            </w:tcBorders>
            <w:shd w:val="clear" w:color="auto" w:fill="0B4A72" w:themeFill="text2"/>
          </w:tcPr>
          <w:p w:rsidRPr="0056185C" w:rsidR="00466276" w:rsidRDefault="00466276" w14:paraId="304ACE5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466276" w14:paraId="39C7B142"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hemeFill="text2"/>
          </w:tcPr>
          <w:p w:rsidRPr="0056185C" w:rsidR="00466276" w:rsidRDefault="00466276" w14:paraId="133F6669" w14:textId="77777777">
            <w:pPr>
              <w:jc w:val="center"/>
              <w:rPr>
                <w:rFonts w:ascii="Arial" w:hAnsi="Arial" w:cs="Arial"/>
                <w:color w:val="FFFFFF" w:themeColor="background1"/>
                <w:sz w:val="20"/>
                <w:szCs w:val="20"/>
                <w:lang w:val="en-CA"/>
              </w:rPr>
            </w:pPr>
          </w:p>
        </w:tc>
        <w:tc>
          <w:tcPr>
            <w:tcW w:w="1800" w:type="dxa"/>
            <w:gridSpan w:val="3"/>
            <w:tcBorders>
              <w:top w:val="single" w:color="D0CECE" w:sz="4" w:space="0"/>
              <w:bottom w:val="nil"/>
            </w:tcBorders>
            <w:shd w:val="clear" w:color="auto" w:fill="0B4A72" w:themeFill="text2"/>
          </w:tcPr>
          <w:p w:rsidRPr="0056185C" w:rsidR="00466276" w:rsidRDefault="00466276" w14:paraId="02488F62"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90" w:type="dxa"/>
            <w:tcBorders>
              <w:top w:val="single" w:color="D0CECE" w:sz="4" w:space="0"/>
              <w:bottom w:val="nil"/>
            </w:tcBorders>
            <w:shd w:val="clear" w:color="auto" w:fill="0B4A72" w:themeFill="text2"/>
          </w:tcPr>
          <w:p w:rsidRPr="0056185C" w:rsidR="00466276" w:rsidRDefault="00466276" w14:paraId="34B14FC9" w14:textId="0A6625B5">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530" w:type="dxa"/>
            <w:gridSpan w:val="2"/>
            <w:tcBorders>
              <w:top w:val="single" w:color="D0CECE" w:sz="4" w:space="0"/>
              <w:bottom w:val="nil"/>
            </w:tcBorders>
            <w:shd w:val="clear" w:color="auto" w:fill="0B4A72" w:themeFill="text2"/>
          </w:tcPr>
          <w:p w:rsidRPr="0056185C" w:rsidR="00466276" w:rsidRDefault="00466276" w14:paraId="114E99C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376" w:type="dxa"/>
            <w:vMerge/>
            <w:tcBorders>
              <w:bottom w:val="nil"/>
            </w:tcBorders>
            <w:shd w:val="clear" w:color="auto" w:fill="0B4A72" w:themeFill="text2"/>
          </w:tcPr>
          <w:p w:rsidRPr="0056185C" w:rsidR="00466276" w:rsidRDefault="00466276" w14:paraId="0F6F3EC4"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342579" w:rsidTr="00C27513" w14:paraId="1082F476" w14:textId="7777777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shd w:val="clear" w:color="auto" w:fill="auto"/>
          </w:tcPr>
          <w:p w:rsidRPr="0056185C" w:rsidR="00342579" w:rsidP="00342579" w:rsidRDefault="00342579" w14:paraId="3CE7F277" w14:textId="3A126B39">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17</w:t>
            </w:r>
          </w:p>
        </w:tc>
        <w:tc>
          <w:tcPr>
            <w:tcW w:w="2340" w:type="dxa"/>
            <w:tcBorders>
              <w:top w:val="nil"/>
            </w:tcBorders>
            <w:shd w:val="clear" w:color="auto" w:fill="auto"/>
          </w:tcPr>
          <w:p w:rsidRPr="0056185C" w:rsidR="00342579" w:rsidP="00342579" w:rsidRDefault="00342579" w14:paraId="294D8FA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800" w:type="dxa"/>
            <w:gridSpan w:val="3"/>
            <w:tcBorders>
              <w:top w:val="nil"/>
            </w:tcBorders>
            <w:shd w:val="clear" w:color="auto" w:fill="auto"/>
          </w:tcPr>
          <w:p w:rsidRPr="0056185C" w:rsidR="00342579" w:rsidP="00342579" w:rsidRDefault="00342579" w14:paraId="1F8BE982" w14:textId="28349CF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890" w:type="dxa"/>
            <w:tcBorders>
              <w:top w:val="nil"/>
            </w:tcBorders>
            <w:shd w:val="clear" w:color="auto" w:fill="auto"/>
          </w:tcPr>
          <w:p w:rsidRPr="0056185C" w:rsidR="00342579" w:rsidP="00342579" w:rsidRDefault="00342579" w14:paraId="5589E7C8" w14:textId="16E2F39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$[WLULG0SVCUL]</w:t>
            </w:r>
          </w:p>
        </w:tc>
        <w:tc>
          <w:tcPr>
            <w:tcW w:w="1530" w:type="dxa"/>
            <w:gridSpan w:val="2"/>
            <w:tcBorders>
              <w:top w:val="nil"/>
            </w:tcBorders>
            <w:shd w:val="clear" w:color="auto" w:fill="auto"/>
          </w:tcPr>
          <w:p w:rsidRPr="0056185C" w:rsidR="00342579" w:rsidP="00342579" w:rsidRDefault="00342579" w14:paraId="268DCF68" w14:textId="00FA4E6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2376" w:type="dxa"/>
            <w:tcBorders>
              <w:top w:val="nil"/>
            </w:tcBorders>
            <w:shd w:val="clear" w:color="auto" w:fill="auto"/>
          </w:tcPr>
          <w:p w:rsidRPr="0056185C" w:rsidR="00342579" w:rsidP="00342579" w:rsidRDefault="00342579" w14:paraId="295A83E7" w14:textId="478CDD8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lang w:val="en-CA"/>
              </w:rPr>
            </w:pPr>
            <w:r w:rsidRPr="0056185C">
              <w:rPr>
                <w:rFonts w:ascii="Arial" w:hAnsi="Arial" w:eastAsia="Meiryo" w:cs="Arial"/>
                <w:color w:val="575757"/>
                <w:sz w:val="20"/>
                <w:szCs w:val="20"/>
              </w:rPr>
              <w:t>N/A</w:t>
            </w:r>
          </w:p>
        </w:tc>
      </w:tr>
      <w:tr w:rsidRPr="0056185C" w:rsidR="00342579" w:rsidTr="00C27513" w14:paraId="2EC02976"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342579" w:rsidP="00342579" w:rsidRDefault="00342579" w14:paraId="0AE9078C" w14:textId="23BE7458">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18</w:t>
            </w:r>
          </w:p>
        </w:tc>
        <w:tc>
          <w:tcPr>
            <w:tcW w:w="2340" w:type="dxa"/>
            <w:shd w:val="clear" w:color="auto" w:fill="FFF8EF"/>
          </w:tcPr>
          <w:p w:rsidRPr="0056185C" w:rsidR="00342579" w:rsidP="00342579" w:rsidRDefault="00342579" w14:paraId="28D32D9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800" w:type="dxa"/>
            <w:gridSpan w:val="3"/>
            <w:shd w:val="clear" w:color="auto" w:fill="FFF8EF"/>
          </w:tcPr>
          <w:p w:rsidRPr="0056185C" w:rsidR="00342579" w:rsidP="00342579" w:rsidRDefault="00342579" w14:paraId="48881E38" w14:textId="766F124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890" w:type="dxa"/>
            <w:shd w:val="clear" w:color="auto" w:fill="FFF8EF"/>
          </w:tcPr>
          <w:p w:rsidRPr="0056185C" w:rsidR="00342579" w:rsidP="00342579" w:rsidRDefault="00342579" w14:paraId="28FC1E91" w14:textId="60F8F29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$[WLULG5SVCUL]</w:t>
            </w:r>
          </w:p>
        </w:tc>
        <w:tc>
          <w:tcPr>
            <w:tcW w:w="1530" w:type="dxa"/>
            <w:gridSpan w:val="2"/>
            <w:shd w:val="clear" w:color="auto" w:fill="FFF8EF"/>
          </w:tcPr>
          <w:p w:rsidRPr="0056185C" w:rsidR="00342579" w:rsidP="00342579" w:rsidRDefault="00342579" w14:paraId="6B2D5A71" w14:textId="656A1EE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2376" w:type="dxa"/>
            <w:shd w:val="clear" w:color="auto" w:fill="FFF8EF"/>
          </w:tcPr>
          <w:p w:rsidRPr="0056185C" w:rsidR="00342579" w:rsidP="00342579" w:rsidRDefault="00342579" w14:paraId="45F3A2FA" w14:textId="12EE943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342579" w:rsidTr="00DE45AA" w14:paraId="31630580"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nil"/>
            </w:tcBorders>
            <w:shd w:val="clear" w:color="auto" w:fill="auto"/>
          </w:tcPr>
          <w:p w:rsidRPr="0056185C" w:rsidR="00342579" w:rsidP="00342579" w:rsidRDefault="00342579" w14:paraId="1D036923" w14:textId="08DF32FB">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19</w:t>
            </w:r>
          </w:p>
        </w:tc>
        <w:tc>
          <w:tcPr>
            <w:tcW w:w="2340" w:type="dxa"/>
            <w:tcBorders>
              <w:bottom w:val="nil"/>
            </w:tcBorders>
            <w:shd w:val="clear" w:color="auto" w:fill="auto"/>
          </w:tcPr>
          <w:p w:rsidRPr="0056185C" w:rsidR="00342579" w:rsidP="00342579" w:rsidRDefault="00342579" w14:paraId="26E53251"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800" w:type="dxa"/>
            <w:gridSpan w:val="3"/>
            <w:tcBorders>
              <w:bottom w:val="nil"/>
            </w:tcBorders>
            <w:shd w:val="clear" w:color="auto" w:fill="auto"/>
          </w:tcPr>
          <w:p w:rsidRPr="0056185C" w:rsidR="00342579" w:rsidP="00342579" w:rsidRDefault="00342579" w14:paraId="41C815A8" w14:textId="2A9ACC5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890" w:type="dxa"/>
            <w:tcBorders>
              <w:bottom w:val="nil"/>
            </w:tcBorders>
            <w:shd w:val="clear" w:color="auto" w:fill="auto"/>
          </w:tcPr>
          <w:p w:rsidRPr="0056185C" w:rsidR="00342579" w:rsidP="00342579" w:rsidRDefault="00342579" w14:paraId="33F3ABC5" w14:textId="5710EB0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$[WLULG10SVCUL]</w:t>
            </w:r>
          </w:p>
        </w:tc>
        <w:tc>
          <w:tcPr>
            <w:tcW w:w="1530" w:type="dxa"/>
            <w:gridSpan w:val="2"/>
            <w:tcBorders>
              <w:bottom w:val="nil"/>
            </w:tcBorders>
            <w:shd w:val="clear" w:color="auto" w:fill="auto"/>
          </w:tcPr>
          <w:p w:rsidRPr="0056185C" w:rsidR="00342579" w:rsidP="00342579" w:rsidRDefault="00342579" w14:paraId="261160F6" w14:textId="3F332D0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2376" w:type="dxa"/>
            <w:tcBorders>
              <w:bottom w:val="nil"/>
            </w:tcBorders>
            <w:shd w:val="clear" w:color="auto" w:fill="auto"/>
          </w:tcPr>
          <w:p w:rsidRPr="0056185C" w:rsidR="00342579" w:rsidP="00342579" w:rsidRDefault="00342579" w14:paraId="03C18048" w14:textId="1D2BEBB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342579" w:rsidTr="00DE45AA" w14:paraId="7FC1E69E"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tcBorders>
            <w:shd w:val="clear" w:color="auto" w:fill="FFF8EF"/>
          </w:tcPr>
          <w:p w:rsidRPr="0056185C" w:rsidR="00342579" w:rsidDel="007630A9" w:rsidP="00342579" w:rsidRDefault="00342579" w14:paraId="3ED6D3F2" w14:textId="03A01BF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20</w:t>
            </w:r>
          </w:p>
        </w:tc>
        <w:tc>
          <w:tcPr>
            <w:tcW w:w="2340" w:type="dxa"/>
            <w:tcBorders>
              <w:bottom w:val="single" w:color="D0CECE" w:sz="4" w:space="0"/>
            </w:tcBorders>
            <w:shd w:val="clear" w:color="auto" w:fill="FFF8EF"/>
          </w:tcPr>
          <w:p w:rsidRPr="0056185C" w:rsidR="00342579" w:rsidP="00342579" w:rsidRDefault="00342579" w14:paraId="528DB99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800" w:type="dxa"/>
            <w:gridSpan w:val="3"/>
            <w:tcBorders>
              <w:bottom w:val="single" w:color="D0CECE" w:sz="4" w:space="0"/>
            </w:tcBorders>
            <w:shd w:val="clear" w:color="auto" w:fill="FFF8EF"/>
          </w:tcPr>
          <w:p w:rsidRPr="0056185C" w:rsidR="00342579" w:rsidP="00342579" w:rsidRDefault="00342579" w14:paraId="2215A50F" w14:textId="36C9B90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890" w:type="dxa"/>
            <w:tcBorders>
              <w:bottom w:val="single" w:color="D0CECE" w:sz="4" w:space="0"/>
            </w:tcBorders>
            <w:shd w:val="clear" w:color="auto" w:fill="FFF8EF"/>
          </w:tcPr>
          <w:p w:rsidRPr="0056185C" w:rsidR="00342579" w:rsidP="00342579" w:rsidRDefault="00342579" w14:paraId="3369E3B4" w14:textId="1E79382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$[WLULG15SVCUL]</w:t>
            </w:r>
          </w:p>
        </w:tc>
        <w:tc>
          <w:tcPr>
            <w:tcW w:w="1530" w:type="dxa"/>
            <w:gridSpan w:val="2"/>
            <w:tcBorders>
              <w:bottom w:val="single" w:color="D0CECE" w:sz="4" w:space="0"/>
            </w:tcBorders>
            <w:shd w:val="clear" w:color="auto" w:fill="FFF8EF"/>
          </w:tcPr>
          <w:p w:rsidRPr="0056185C" w:rsidR="00342579" w:rsidP="00342579" w:rsidRDefault="00342579" w14:paraId="00512D29" w14:textId="0FC5566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2376" w:type="dxa"/>
            <w:tcBorders>
              <w:bottom w:val="single" w:color="D0CECE" w:sz="4" w:space="0"/>
            </w:tcBorders>
            <w:shd w:val="clear" w:color="auto" w:fill="FFF8EF"/>
          </w:tcPr>
          <w:p w:rsidRPr="0056185C" w:rsidR="00342579" w:rsidP="00342579" w:rsidRDefault="00342579" w14:paraId="453E3D49" w14:textId="5EB0F98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r w:rsidRPr="0056185C" w:rsidR="00945D4C" w:rsidTr="00DE45AA" w14:paraId="3FBB465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9"/>
            <w:tcBorders>
              <w:top w:val="single" w:color="D0CECE" w:sz="4" w:space="0"/>
            </w:tcBorders>
            <w:shd w:val="clear" w:color="auto" w:fill="auto"/>
          </w:tcPr>
          <w:p w:rsidRPr="0056185C" w:rsidR="00945D4C" w:rsidRDefault="003A6D19" w14:paraId="1B5FA7F6" w14:textId="39123E20">
            <w:pPr>
              <w:rPr>
                <w:rFonts w:ascii="Arial" w:hAnsi="Arial" w:eastAsia="Meiryo" w:cs="Arial"/>
                <w:color w:val="555555"/>
                <w:sz w:val="20"/>
                <w:szCs w:val="20"/>
                <w:lang w:val="en-CA"/>
              </w:rPr>
            </w:pPr>
            <w:r w:rsidRPr="0056185C">
              <w:rPr>
                <w:rFonts w:ascii="Arial" w:hAnsi="Arial" w:eastAsia="Meiryo" w:cs="Arial"/>
                <w:b w:val="0"/>
                <w:bCs w:val="0"/>
                <w:color w:val="575757"/>
                <w:sz w:val="20"/>
                <w:szCs w:val="20"/>
              </w:rPr>
              <w:t>Alternatively, you may elect to receive your SVC pension as a single lump sum in lieu of a portion of your monthly pension.</w:t>
            </w:r>
          </w:p>
        </w:tc>
      </w:tr>
      <w:tr w:rsidRPr="0056185C" w:rsidR="00945D4C" w:rsidTr="00945D4C" w14:paraId="150725EB" w14:textId="77777777">
        <w:trPr>
          <w:jc w:val="center"/>
        </w:trPr>
        <w:tc>
          <w:tcPr>
            <w:cnfStyle w:val="001000000000" w:firstRow="0" w:lastRow="0" w:firstColumn="1" w:lastColumn="0" w:oddVBand="0" w:evenVBand="0" w:oddHBand="0" w:evenHBand="0" w:firstRowFirstColumn="0" w:firstRowLastColumn="0" w:lastRowFirstColumn="0" w:lastRowLastColumn="0"/>
            <w:tcW w:w="3780" w:type="dxa"/>
            <w:gridSpan w:val="4"/>
            <w:shd w:val="clear" w:color="auto" w:fill="0B4A72"/>
          </w:tcPr>
          <w:p w:rsidRPr="0056185C" w:rsidR="00945D4C" w:rsidP="00945D4C" w:rsidRDefault="00945D4C" w14:paraId="3B0F9692" w14:textId="5C514B7F">
            <w:pPr>
              <w:jc w:val="center"/>
              <w:rPr>
                <w:rFonts w:ascii="Arial" w:hAnsi="Arial" w:eastAsia="Meiryo" w:cs="Arial"/>
                <w:b w:val="0"/>
                <w:bCs w:val="0"/>
                <w:color w:val="555555"/>
                <w:sz w:val="20"/>
                <w:szCs w:val="20"/>
                <w:lang w:val="en-CA"/>
              </w:rPr>
            </w:pPr>
            <w:r w:rsidRPr="0056185C">
              <w:rPr>
                <w:rFonts w:ascii="Arial" w:hAnsi="Arial" w:eastAsia="Meiryo" w:cs="Arial"/>
                <w:color w:val="FFFFFF" w:themeColor="background1"/>
                <w:sz w:val="20"/>
                <w:szCs w:val="20"/>
              </w:rPr>
              <w:t>Lifetime pension plus a</w:t>
            </w:r>
          </w:p>
        </w:tc>
        <w:tc>
          <w:tcPr>
            <w:tcW w:w="3510" w:type="dxa"/>
            <w:gridSpan w:val="3"/>
            <w:shd w:val="clear" w:color="auto" w:fill="0B4A72"/>
          </w:tcPr>
          <w:p w:rsidRPr="0056185C" w:rsidR="00945D4C" w:rsidP="00945D4C" w:rsidRDefault="00945D4C" w14:paraId="60102B64" w14:textId="35CA3A14">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55555"/>
                <w:sz w:val="20"/>
                <w:szCs w:val="20"/>
                <w:lang w:val="en-CA"/>
              </w:rPr>
            </w:pPr>
            <w:r w:rsidRPr="0056185C">
              <w:rPr>
                <w:rFonts w:ascii="Arial" w:hAnsi="Arial" w:eastAsia="Meiryo" w:cs="Arial"/>
                <w:b/>
                <w:bCs/>
                <w:color w:val="FFFFFF" w:themeColor="background1"/>
                <w:sz w:val="20"/>
                <w:szCs w:val="20"/>
              </w:rPr>
              <w:t>Payable to you</w:t>
            </w:r>
          </w:p>
        </w:tc>
        <w:tc>
          <w:tcPr>
            <w:tcW w:w="3096" w:type="dxa"/>
            <w:gridSpan w:val="2"/>
            <w:shd w:val="clear" w:color="auto" w:fill="0B4A72"/>
          </w:tcPr>
          <w:p w:rsidRPr="0056185C" w:rsidR="00945D4C" w:rsidP="00945D4C" w:rsidRDefault="00945D4C" w14:paraId="2A297F58" w14:textId="25BBF303">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B00167" w:rsidTr="00B00167" w14:paraId="158BC58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B00167" w:rsidP="00B00167" w:rsidRDefault="00B00167" w14:paraId="54071E75" w14:textId="35FE9BA3">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21</w:t>
            </w:r>
          </w:p>
        </w:tc>
        <w:tc>
          <w:tcPr>
            <w:tcW w:w="3312" w:type="dxa"/>
            <w:gridSpan w:val="2"/>
            <w:shd w:val="clear" w:color="auto" w:fill="auto"/>
          </w:tcPr>
          <w:p w:rsidRPr="0056185C" w:rsidR="00B00167" w:rsidP="00B00167" w:rsidRDefault="00B00167" w14:paraId="5DDC5F2C" w14:textId="45AA39D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528" w:type="dxa"/>
            <w:gridSpan w:val="4"/>
            <w:shd w:val="clear" w:color="auto" w:fill="auto"/>
          </w:tcPr>
          <w:p w:rsidRPr="0056185C" w:rsidR="00B00167" w:rsidP="00B00167" w:rsidRDefault="00B00167" w14:paraId="6A3BF3D9" w14:textId="2E79508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96" w:type="dxa"/>
            <w:gridSpan w:val="2"/>
            <w:shd w:val="clear" w:color="auto" w:fill="auto"/>
          </w:tcPr>
          <w:p w:rsidRPr="0056185C" w:rsidR="00B00167" w:rsidP="00B00167" w:rsidRDefault="00B00167" w14:paraId="50BA48E8" w14:textId="7F144FE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B00167" w:rsidTr="00945D4C" w14:paraId="4A405AAC"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B00167" w:rsidP="00B00167" w:rsidRDefault="00B00167" w14:paraId="0ADAF920" w14:textId="7F610C73">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22</w:t>
            </w:r>
          </w:p>
        </w:tc>
        <w:tc>
          <w:tcPr>
            <w:tcW w:w="3312" w:type="dxa"/>
            <w:gridSpan w:val="2"/>
            <w:shd w:val="clear" w:color="auto" w:fill="FFF8EF"/>
          </w:tcPr>
          <w:p w:rsidRPr="0056185C" w:rsidR="00B00167" w:rsidP="00B00167" w:rsidRDefault="00B00167" w14:paraId="0D93FDEB" w14:textId="494ADFA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528" w:type="dxa"/>
            <w:gridSpan w:val="4"/>
            <w:shd w:val="clear" w:color="auto" w:fill="FFF8EF"/>
          </w:tcPr>
          <w:p w:rsidRPr="0056185C" w:rsidR="00B00167" w:rsidP="00B00167" w:rsidRDefault="00B00167" w14:paraId="0180EA2E" w14:textId="58722E0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96" w:type="dxa"/>
            <w:gridSpan w:val="2"/>
            <w:shd w:val="clear" w:color="auto" w:fill="FFF8EF"/>
          </w:tcPr>
          <w:p w:rsidRPr="0056185C" w:rsidR="00B00167" w:rsidP="00B00167" w:rsidRDefault="00B00167" w14:paraId="49A496F7" w14:textId="2F5CBD2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B00167" w:rsidTr="00B00167" w14:paraId="1B8BD01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B00167" w:rsidP="00B00167" w:rsidRDefault="00B00167" w14:paraId="51B8F354" w14:textId="0CE7A1FD">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23</w:t>
            </w:r>
          </w:p>
        </w:tc>
        <w:tc>
          <w:tcPr>
            <w:tcW w:w="3312" w:type="dxa"/>
            <w:gridSpan w:val="2"/>
            <w:shd w:val="clear" w:color="auto" w:fill="auto"/>
          </w:tcPr>
          <w:p w:rsidRPr="0056185C" w:rsidR="00B00167" w:rsidP="00B00167" w:rsidRDefault="00B00167" w14:paraId="3F5BBA34" w14:textId="13D054C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528" w:type="dxa"/>
            <w:gridSpan w:val="4"/>
            <w:shd w:val="clear" w:color="auto" w:fill="auto"/>
          </w:tcPr>
          <w:p w:rsidRPr="0056185C" w:rsidR="00B00167" w:rsidP="00B00167" w:rsidRDefault="00B00167" w14:paraId="3D032AD1" w14:textId="3A50720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96" w:type="dxa"/>
            <w:gridSpan w:val="2"/>
            <w:shd w:val="clear" w:color="auto" w:fill="auto"/>
          </w:tcPr>
          <w:p w:rsidRPr="0056185C" w:rsidR="00B00167" w:rsidP="00B00167" w:rsidRDefault="00B00167" w14:paraId="3D8E6A2B" w14:textId="3B33C22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B00167" w:rsidTr="00945D4C" w14:paraId="28971344"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B00167" w:rsidP="00B00167" w:rsidRDefault="00B00167" w14:paraId="3ADF02FE" w14:textId="43646FAE">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24</w:t>
            </w:r>
          </w:p>
        </w:tc>
        <w:tc>
          <w:tcPr>
            <w:tcW w:w="3312" w:type="dxa"/>
            <w:gridSpan w:val="2"/>
            <w:shd w:val="clear" w:color="auto" w:fill="FFF8EF"/>
          </w:tcPr>
          <w:p w:rsidRPr="0056185C" w:rsidR="00B00167" w:rsidP="00B00167" w:rsidRDefault="00B00167" w14:paraId="1882967A" w14:textId="4BAB0CF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528" w:type="dxa"/>
            <w:gridSpan w:val="4"/>
            <w:shd w:val="clear" w:color="auto" w:fill="FFF8EF"/>
          </w:tcPr>
          <w:p w:rsidRPr="0056185C" w:rsidR="00B00167" w:rsidP="00B00167" w:rsidRDefault="00B00167" w14:paraId="64D395BE" w14:textId="7C1CE9D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096" w:type="dxa"/>
            <w:gridSpan w:val="2"/>
            <w:shd w:val="clear" w:color="auto" w:fill="FFF8EF"/>
          </w:tcPr>
          <w:p w:rsidRPr="0056185C" w:rsidR="00B00167" w:rsidP="00B00167" w:rsidRDefault="00B00167" w14:paraId="2424888B" w14:textId="7C43F14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466276" w:rsidP="00466276" w:rsidRDefault="00466276" w14:paraId="4CB94677" w14:textId="77777777">
      <w:pPr>
        <w:spacing w:before="0" w:after="240"/>
        <w:rPr>
          <w:rFonts w:ascii="Arial" w:hAnsi="Arial" w:cs="Arial"/>
          <w:b/>
          <w:bCs/>
          <w:color w:val="555555"/>
          <w:sz w:val="20"/>
          <w:szCs w:val="20"/>
          <w:highlight w:val="yellow"/>
          <w:lang w:val="en-CA"/>
        </w:rPr>
      </w:pPr>
    </w:p>
    <w:p w:rsidRPr="0056185C" w:rsidR="00583DA5" w:rsidP="00583DA5" w:rsidRDefault="00583DA5" w14:paraId="77C4C40A"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Locked-in SVC = Y</w:t>
      </w:r>
      <w:r w:rsidRPr="0056185C">
        <w:rPr>
          <w:rFonts w:ascii="Arial" w:hAnsi="Arial" w:cs="Arial"/>
          <w:color w:val="545454" w:themeColor="text1"/>
          <w:sz w:val="20"/>
          <w:szCs w:val="20"/>
          <w:highlight w:val="yellow"/>
        </w:rPr>
        <w:t>, AVC = N, unlocked SVC = N&gt;&gt;</w:t>
      </w:r>
    </w:p>
    <w:tbl>
      <w:tblPr>
        <w:tblStyle w:val="GridTable6Colorful-Accent518"/>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a spousal joint and survivor pension"/>
      </w:tblPr>
      <w:tblGrid>
        <w:gridCol w:w="450"/>
        <w:gridCol w:w="2340"/>
        <w:gridCol w:w="1710"/>
        <w:gridCol w:w="1890"/>
        <w:gridCol w:w="1620"/>
        <w:gridCol w:w="2250"/>
      </w:tblGrid>
      <w:tr w:rsidRPr="0056185C" w:rsidR="00583DA5" w14:paraId="1D23EA8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60" w:type="dxa"/>
            <w:gridSpan w:val="6"/>
            <w:tcBorders>
              <w:bottom w:val="nil"/>
            </w:tcBorders>
          </w:tcPr>
          <w:p w:rsidRPr="0056185C" w:rsidR="00583DA5" w:rsidRDefault="00583DA5" w14:paraId="1A47E7A6"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spousal joint and survivor pension</w:t>
            </w:r>
          </w:p>
          <w:p w:rsidRPr="0056185C" w:rsidR="00583DA5" w:rsidRDefault="00583DA5" w14:paraId="538E8227" w14:textId="16C548B4">
            <w:pPr>
              <w:rPr>
                <w:rFonts w:ascii="Arial" w:hAnsi="Arial" w:eastAsia="Meiryo" w:cs="Arial"/>
                <w:b w:val="0"/>
                <w:bCs w:val="0"/>
                <w:color w:val="12314A"/>
                <w:sz w:val="18"/>
                <w:szCs w:val="18"/>
                <w:lang w:val="en-CA"/>
              </w:rPr>
            </w:pPr>
            <w:r w:rsidRPr="0056185C">
              <w:rPr>
                <w:rFonts w:ascii="Arial" w:hAnsi="Arial" w:eastAsia="Times New Roman" w:cs="Arial"/>
                <w:b w:val="0"/>
                <w:bCs w:val="0"/>
                <w:color w:val="12314A"/>
                <w:sz w:val="20"/>
                <w:szCs w:val="20"/>
                <w:lang w:val="en-CA"/>
              </w:rPr>
              <w:t>Your base pension, plus a pension based on your locked-in special voluntary contributions (SVC).</w:t>
            </w:r>
          </w:p>
        </w:tc>
      </w:tr>
      <w:tr w:rsidRPr="0056185C" w:rsidR="00583DA5" w14:paraId="0B4BF6F4"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cPr>
          <w:p w:rsidRPr="0056185C" w:rsidR="00583DA5" w:rsidRDefault="00583DA5" w14:paraId="05E85CFD" w14:textId="77777777">
            <w:pPr>
              <w:jc w:val="center"/>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Lifetime pension plus a</w:t>
            </w:r>
          </w:p>
        </w:tc>
        <w:tc>
          <w:tcPr>
            <w:tcW w:w="5220" w:type="dxa"/>
            <w:gridSpan w:val="3"/>
            <w:tcBorders>
              <w:top w:val="nil"/>
              <w:bottom w:val="single" w:color="D0CECE" w:sz="4" w:space="0"/>
            </w:tcBorders>
            <w:shd w:val="clear" w:color="auto" w:fill="0B4A72"/>
          </w:tcPr>
          <w:p w:rsidRPr="0056185C" w:rsidR="00583DA5" w:rsidRDefault="00583DA5" w14:paraId="3E440EA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w:t>
            </w:r>
          </w:p>
        </w:tc>
        <w:tc>
          <w:tcPr>
            <w:tcW w:w="2250" w:type="dxa"/>
            <w:vMerge w:val="restart"/>
            <w:tcBorders>
              <w:top w:val="nil"/>
            </w:tcBorders>
            <w:shd w:val="clear" w:color="auto" w:fill="0B4A72"/>
          </w:tcPr>
          <w:p w:rsidRPr="0056185C" w:rsidR="00583DA5" w:rsidRDefault="00583DA5" w14:paraId="53F2239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to your spouse upon your passing</w:t>
            </w:r>
          </w:p>
        </w:tc>
      </w:tr>
      <w:tr w:rsidRPr="0056185C" w:rsidR="00583DA5" w14:paraId="6BDE59CF"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cPr>
          <w:p w:rsidRPr="0056185C" w:rsidR="00583DA5" w:rsidRDefault="00583DA5" w14:paraId="7C4DB0B9" w14:textId="77777777">
            <w:pPr>
              <w:jc w:val="center"/>
              <w:rPr>
                <w:rFonts w:ascii="Arial" w:hAnsi="Arial" w:eastAsia="Meiryo" w:cs="Arial"/>
                <w:color w:val="FFFFFF" w:themeColor="background1"/>
                <w:sz w:val="20"/>
                <w:szCs w:val="20"/>
                <w:lang w:val="en-CA"/>
              </w:rPr>
            </w:pPr>
          </w:p>
        </w:tc>
        <w:tc>
          <w:tcPr>
            <w:tcW w:w="1710" w:type="dxa"/>
            <w:tcBorders>
              <w:top w:val="single" w:color="D0CECE" w:sz="4" w:space="0"/>
              <w:bottom w:val="nil"/>
            </w:tcBorders>
            <w:shd w:val="clear" w:color="auto" w:fill="0B4A72"/>
          </w:tcPr>
          <w:p w:rsidRPr="0056185C" w:rsidR="00583DA5" w:rsidRDefault="00583DA5" w14:paraId="4B81B15A"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90" w:type="dxa"/>
            <w:tcBorders>
              <w:top w:val="single" w:color="D0CECE" w:sz="4" w:space="0"/>
              <w:bottom w:val="nil"/>
            </w:tcBorders>
            <w:shd w:val="clear" w:color="auto" w:fill="0B4A72"/>
          </w:tcPr>
          <w:p w:rsidRPr="0056185C" w:rsidR="00583DA5" w:rsidRDefault="00583DA5" w14:paraId="497DA52F"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620" w:type="dxa"/>
            <w:tcBorders>
              <w:top w:val="single" w:color="D0CECE" w:sz="4" w:space="0"/>
              <w:bottom w:val="nil"/>
            </w:tcBorders>
            <w:shd w:val="clear" w:color="auto" w:fill="0B4A72"/>
          </w:tcPr>
          <w:p w:rsidRPr="0056185C" w:rsidR="00583DA5" w:rsidRDefault="00583DA5" w14:paraId="7436CD9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250" w:type="dxa"/>
            <w:vMerge/>
            <w:tcBorders>
              <w:bottom w:val="nil"/>
            </w:tcBorders>
            <w:shd w:val="clear" w:color="auto" w:fill="0B4A72"/>
          </w:tcPr>
          <w:p w:rsidRPr="0056185C" w:rsidR="00583DA5" w:rsidRDefault="00583DA5" w14:paraId="757A3208"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155F12" w14:paraId="38B2BF2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shd w:val="clear" w:color="auto" w:fill="auto"/>
          </w:tcPr>
          <w:p w:rsidRPr="0056185C" w:rsidR="00155F12" w:rsidP="00155F12" w:rsidRDefault="00155F12" w14:paraId="4C28529C"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w:t>
            </w:r>
          </w:p>
        </w:tc>
        <w:tc>
          <w:tcPr>
            <w:tcW w:w="2340" w:type="dxa"/>
            <w:tcBorders>
              <w:top w:val="nil"/>
            </w:tcBorders>
            <w:shd w:val="clear" w:color="auto" w:fill="auto"/>
          </w:tcPr>
          <w:p w:rsidRPr="0056185C" w:rsidR="00155F12" w:rsidP="00155F12" w:rsidRDefault="00155F12" w14:paraId="41F6009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w:t>
            </w:r>
          </w:p>
        </w:tc>
        <w:tc>
          <w:tcPr>
            <w:tcW w:w="1710" w:type="dxa"/>
            <w:tcBorders>
              <w:top w:val="nil"/>
            </w:tcBorders>
            <w:shd w:val="clear" w:color="auto" w:fill="auto"/>
          </w:tcPr>
          <w:p w:rsidRPr="0056185C" w:rsidR="00155F12" w:rsidP="00155F12" w:rsidRDefault="00155F12" w14:paraId="15826DFD" w14:textId="584D309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Pr>
                <w:rFonts w:ascii="Arial" w:hAnsi="Arial" w:eastAsia="Meiryo" w:cs="Arial"/>
                <w:color w:val="575757"/>
                <w:sz w:val="20"/>
                <w:szCs w:val="20"/>
              </w:rPr>
              <w:t xml:space="preserve"> </w:t>
            </w:r>
          </w:p>
        </w:tc>
        <w:tc>
          <w:tcPr>
            <w:tcW w:w="1890" w:type="dxa"/>
            <w:tcBorders>
              <w:top w:val="nil"/>
            </w:tcBorders>
            <w:shd w:val="clear" w:color="auto" w:fill="auto"/>
          </w:tcPr>
          <w:p w:rsidRPr="0056185C" w:rsidR="00155F12" w:rsidP="00155F12" w:rsidRDefault="00155F12" w14:paraId="47C24C6A" w14:textId="41A0725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[WLUJS60%SVCLI]</w:t>
            </w:r>
            <w:r w:rsidRPr="0056185C">
              <w:rPr>
                <w:rFonts w:ascii="Arial" w:hAnsi="Arial" w:eastAsia="Meiryo" w:cs="Arial"/>
                <w:color w:val="575757"/>
                <w:sz w:val="20"/>
                <w:szCs w:val="20"/>
              </w:rPr>
              <w:t xml:space="preserve"> </w:t>
            </w:r>
          </w:p>
        </w:tc>
        <w:tc>
          <w:tcPr>
            <w:tcW w:w="1620" w:type="dxa"/>
            <w:tcBorders>
              <w:top w:val="nil"/>
            </w:tcBorders>
            <w:shd w:val="clear" w:color="auto" w:fill="auto"/>
          </w:tcPr>
          <w:p w:rsidRPr="0056185C" w:rsidR="00155F12" w:rsidP="00155F12" w:rsidRDefault="00155F12" w14:paraId="03FA5F9E" w14:textId="3876A15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[WLUJS60%Total]</w:t>
            </w:r>
            <w:r w:rsidRPr="0056185C">
              <w:rPr>
                <w:rFonts w:ascii="Arial" w:hAnsi="Arial" w:eastAsia="Meiryo" w:cs="Arial"/>
                <w:color w:val="575757"/>
                <w:sz w:val="20"/>
                <w:szCs w:val="20"/>
              </w:rPr>
              <w:t xml:space="preserve"> </w:t>
            </w:r>
          </w:p>
        </w:tc>
        <w:tc>
          <w:tcPr>
            <w:tcW w:w="2250" w:type="dxa"/>
            <w:tcBorders>
              <w:top w:val="nil"/>
            </w:tcBorders>
            <w:shd w:val="clear" w:color="auto" w:fill="auto"/>
          </w:tcPr>
          <w:p w:rsidRPr="0056185C" w:rsidR="00155F12" w:rsidP="00155F12" w:rsidRDefault="00155F12" w14:paraId="3732F376" w14:textId="47B6972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[WLUJS60%SpouseTotal]</w:t>
            </w:r>
            <w:r w:rsidRPr="0056185C">
              <w:rPr>
                <w:rFonts w:ascii="Arial" w:hAnsi="Arial" w:eastAsia="Meiryo" w:cs="Arial"/>
                <w:color w:val="575757"/>
                <w:sz w:val="20"/>
                <w:szCs w:val="20"/>
              </w:rPr>
              <w:t xml:space="preserve"> </w:t>
            </w:r>
          </w:p>
        </w:tc>
      </w:tr>
      <w:tr w:rsidRPr="0056185C" w:rsidR="00155F12" w14:paraId="163B7DE7"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155F12" w:rsidP="00155F12" w:rsidRDefault="00155F12" w14:paraId="3C5BE102" w14:textId="77777777">
            <w:pPr>
              <w:rPr>
                <w:rFonts w:ascii="Arial" w:hAnsi="Arial" w:eastAsia="Meiryo" w:cs="Arial"/>
                <w:b w:val="0"/>
                <w:bCs w:val="0"/>
                <w:color w:val="555555"/>
                <w:sz w:val="20"/>
                <w:szCs w:val="20"/>
                <w:highlight w:val="cyan"/>
                <w:lang w:val="en-CA"/>
              </w:rPr>
            </w:pPr>
            <w:r w:rsidRPr="0056185C">
              <w:rPr>
                <w:rFonts w:ascii="Arial" w:hAnsi="Arial" w:eastAsia="Meiryo" w:cs="Arial"/>
                <w:b w:val="0"/>
                <w:bCs w:val="0"/>
                <w:color w:val="555555"/>
                <w:sz w:val="20"/>
                <w:szCs w:val="20"/>
                <w:lang w:val="en-CA"/>
              </w:rPr>
              <w:t>2</w:t>
            </w:r>
          </w:p>
        </w:tc>
        <w:tc>
          <w:tcPr>
            <w:tcW w:w="2340" w:type="dxa"/>
            <w:shd w:val="clear" w:color="auto" w:fill="FFF8EF"/>
          </w:tcPr>
          <w:p w:rsidRPr="0056185C" w:rsidR="00155F12" w:rsidP="00155F12" w:rsidRDefault="00155F12" w14:paraId="2BD3D927"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highlight w:val="cyan"/>
                <w:lang w:val="en-CA"/>
              </w:rPr>
            </w:pPr>
            <w:r w:rsidRPr="0056185C">
              <w:rPr>
                <w:rFonts w:ascii="Arial" w:hAnsi="Arial" w:eastAsia="Meiryo" w:cs="Arial"/>
                <w:color w:val="555555"/>
                <w:sz w:val="20"/>
                <w:szCs w:val="20"/>
              </w:rPr>
              <w:t>60% spousal pension with a 5-year guarantee</w:t>
            </w:r>
          </w:p>
        </w:tc>
        <w:tc>
          <w:tcPr>
            <w:tcW w:w="1710" w:type="dxa"/>
            <w:shd w:val="clear" w:color="auto" w:fill="FFF8EF"/>
          </w:tcPr>
          <w:p w:rsidRPr="0056185C" w:rsidR="00155F12" w:rsidP="00155F12" w:rsidRDefault="00155F12" w14:paraId="793E7552" w14:textId="7FE12B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highlight w:val="cyan"/>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w:t>
            </w:r>
            <w:r w:rsidRPr="0056185C">
              <w:rPr>
                <w:rFonts w:ascii="Arial" w:hAnsi="Arial" w:eastAsia="Meiryo" w:cs="Arial"/>
                <w:color w:val="575757"/>
                <w:sz w:val="20"/>
                <w:szCs w:val="20"/>
              </w:rPr>
              <w:t xml:space="preserve"> </w:t>
            </w:r>
          </w:p>
        </w:tc>
        <w:tc>
          <w:tcPr>
            <w:tcW w:w="1890" w:type="dxa"/>
            <w:shd w:val="clear" w:color="auto" w:fill="FFF8EF"/>
          </w:tcPr>
          <w:p w:rsidRPr="0056185C" w:rsidR="00155F12" w:rsidP="00155F12" w:rsidRDefault="00155F12" w14:paraId="6C27C7EB" w14:textId="7F3DD0D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[WLUJS60%G5SVCLI]</w:t>
            </w:r>
            <w:r w:rsidRPr="0056185C">
              <w:rPr>
                <w:rFonts w:ascii="Arial" w:hAnsi="Arial" w:eastAsia="Meiryo" w:cs="Arial"/>
                <w:color w:val="575757"/>
                <w:sz w:val="20"/>
                <w:szCs w:val="20"/>
              </w:rPr>
              <w:t xml:space="preserve"> </w:t>
            </w:r>
          </w:p>
        </w:tc>
        <w:tc>
          <w:tcPr>
            <w:tcW w:w="1620" w:type="dxa"/>
            <w:shd w:val="clear" w:color="auto" w:fill="FFF8EF"/>
          </w:tcPr>
          <w:p w:rsidRPr="0056185C" w:rsidR="00155F12" w:rsidP="00155F12" w:rsidRDefault="00155F12" w14:paraId="4D2D6966" w14:textId="6AC6124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[WLUJS60%G5Total]</w:t>
            </w:r>
            <w:r w:rsidRPr="0056185C">
              <w:rPr>
                <w:rFonts w:ascii="Arial" w:hAnsi="Arial" w:eastAsia="Meiryo" w:cs="Arial"/>
                <w:color w:val="575757"/>
                <w:sz w:val="20"/>
                <w:szCs w:val="20"/>
              </w:rPr>
              <w:t xml:space="preserve"> </w:t>
            </w:r>
          </w:p>
        </w:tc>
        <w:tc>
          <w:tcPr>
            <w:tcW w:w="2250" w:type="dxa"/>
            <w:shd w:val="clear" w:color="auto" w:fill="FFF8EF"/>
          </w:tcPr>
          <w:p w:rsidRPr="0056185C" w:rsidR="00155F12" w:rsidP="00155F12" w:rsidRDefault="00155F12" w14:paraId="62313E9A" w14:textId="4F6AEFB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highlight w:val="cyan"/>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[WLUJS60%G5SpouseTotal]</w:t>
            </w:r>
            <w:r w:rsidRPr="0056185C">
              <w:rPr>
                <w:rFonts w:ascii="Arial" w:hAnsi="Arial" w:eastAsia="Meiryo" w:cs="Arial"/>
                <w:color w:val="575757"/>
                <w:sz w:val="20"/>
                <w:szCs w:val="20"/>
              </w:rPr>
              <w:t xml:space="preserve"> </w:t>
            </w:r>
          </w:p>
        </w:tc>
      </w:tr>
      <w:tr w:rsidRPr="0056185C" w:rsidR="00155F12" w14:paraId="304FE484"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155F12" w:rsidP="00155F12" w:rsidRDefault="00155F12" w14:paraId="0359C63D"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3</w:t>
            </w:r>
          </w:p>
        </w:tc>
        <w:tc>
          <w:tcPr>
            <w:tcW w:w="2340" w:type="dxa"/>
            <w:shd w:val="clear" w:color="auto" w:fill="auto"/>
          </w:tcPr>
          <w:p w:rsidRPr="0056185C" w:rsidR="00155F12" w:rsidP="00155F12" w:rsidRDefault="00155F12" w14:paraId="2616B1E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10-year guarantee</w:t>
            </w:r>
          </w:p>
        </w:tc>
        <w:tc>
          <w:tcPr>
            <w:tcW w:w="1710" w:type="dxa"/>
            <w:shd w:val="clear" w:color="auto" w:fill="auto"/>
          </w:tcPr>
          <w:p w:rsidRPr="0056185C" w:rsidR="00155F12" w:rsidP="00155F12" w:rsidRDefault="00155F12" w14:paraId="4FB4D1E6" w14:textId="1E86EE3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106157">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1890" w:type="dxa"/>
            <w:shd w:val="clear" w:color="auto" w:fill="auto"/>
          </w:tcPr>
          <w:p w:rsidRPr="0056185C" w:rsidR="00155F12" w:rsidP="00155F12" w:rsidRDefault="00155F12" w14:paraId="66E5479C" w14:textId="396E203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G10SVCLI]</w:t>
            </w:r>
            <w:r w:rsidRPr="0056185C">
              <w:rPr>
                <w:rFonts w:ascii="Arial" w:hAnsi="Arial" w:eastAsia="Meiryo" w:cs="Arial"/>
                <w:color w:val="575757"/>
                <w:sz w:val="20"/>
                <w:szCs w:val="20"/>
              </w:rPr>
              <w:t xml:space="preserve"> </w:t>
            </w:r>
          </w:p>
        </w:tc>
        <w:tc>
          <w:tcPr>
            <w:tcW w:w="1620" w:type="dxa"/>
            <w:shd w:val="clear" w:color="auto" w:fill="auto"/>
          </w:tcPr>
          <w:p w:rsidRPr="0056185C" w:rsidR="00155F12" w:rsidP="00155F12" w:rsidRDefault="00155F12" w14:paraId="04F90A76" w14:textId="50D7464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2250" w:type="dxa"/>
            <w:shd w:val="clear" w:color="auto" w:fill="auto"/>
          </w:tcPr>
          <w:p w:rsidRPr="0056185C" w:rsidR="00155F12" w:rsidP="00155F12" w:rsidRDefault="00155F12" w14:paraId="6112FBB9" w14:textId="387B573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[WLUJS60%G10SpouseTotal]</w:t>
            </w:r>
            <w:r w:rsidRPr="0056185C">
              <w:rPr>
                <w:rFonts w:ascii="Arial" w:hAnsi="Arial" w:eastAsia="Meiryo" w:cs="Arial"/>
                <w:color w:val="575757"/>
                <w:sz w:val="20"/>
                <w:szCs w:val="20"/>
              </w:rPr>
              <w:t xml:space="preserve"> </w:t>
            </w:r>
          </w:p>
        </w:tc>
      </w:tr>
      <w:tr w:rsidRPr="0056185C" w:rsidR="00155F12" w14:paraId="3F8D44C2"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155F12" w:rsidP="00155F12" w:rsidRDefault="00155F12" w14:paraId="03FE5C8C"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4</w:t>
            </w:r>
          </w:p>
        </w:tc>
        <w:tc>
          <w:tcPr>
            <w:tcW w:w="2340" w:type="dxa"/>
            <w:shd w:val="clear" w:color="auto" w:fill="FFF8EF"/>
          </w:tcPr>
          <w:p w:rsidRPr="0056185C" w:rsidR="00155F12" w:rsidP="00155F12" w:rsidRDefault="00155F12" w14:paraId="50310A00"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60% spousal pension with a 15-year guarantee</w:t>
            </w:r>
          </w:p>
        </w:tc>
        <w:tc>
          <w:tcPr>
            <w:tcW w:w="1710" w:type="dxa"/>
            <w:shd w:val="clear" w:color="auto" w:fill="FFF8EF"/>
          </w:tcPr>
          <w:p w:rsidRPr="0056185C" w:rsidR="00155F12" w:rsidP="00155F12" w:rsidRDefault="00155F12" w14:paraId="0459831C" w14:textId="6DAF2F1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1890" w:type="dxa"/>
            <w:shd w:val="clear" w:color="auto" w:fill="FFF8EF"/>
          </w:tcPr>
          <w:p w:rsidRPr="0056185C" w:rsidR="00155F12" w:rsidP="00155F12" w:rsidRDefault="00155F12" w14:paraId="79078C3B" w14:textId="74AF3CE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G15SVCLI]</w:t>
            </w:r>
            <w:r w:rsidRPr="0056185C">
              <w:rPr>
                <w:rFonts w:ascii="Arial" w:hAnsi="Arial" w:eastAsia="Meiryo" w:cs="Arial"/>
                <w:color w:val="575757"/>
                <w:sz w:val="20"/>
                <w:szCs w:val="20"/>
              </w:rPr>
              <w:t xml:space="preserve"> </w:t>
            </w:r>
          </w:p>
        </w:tc>
        <w:tc>
          <w:tcPr>
            <w:tcW w:w="1620" w:type="dxa"/>
            <w:shd w:val="clear" w:color="auto" w:fill="FFF8EF"/>
          </w:tcPr>
          <w:p w:rsidRPr="0056185C" w:rsidR="00155F12" w:rsidP="00155F12" w:rsidRDefault="00155F12" w14:paraId="319BA314" w14:textId="01C0745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2250" w:type="dxa"/>
            <w:shd w:val="clear" w:color="auto" w:fill="FFF8EF"/>
          </w:tcPr>
          <w:p w:rsidRPr="0056185C" w:rsidR="00155F12" w:rsidP="00155F12" w:rsidRDefault="00155F12" w14:paraId="3ACC029E" w14:textId="4365DDD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[WLUJS60%G15SpouseTotal]</w:t>
            </w:r>
            <w:r w:rsidRPr="0056185C">
              <w:rPr>
                <w:rFonts w:ascii="Arial" w:hAnsi="Arial" w:eastAsia="Meiryo" w:cs="Arial"/>
                <w:color w:val="575757"/>
                <w:sz w:val="20"/>
                <w:szCs w:val="20"/>
              </w:rPr>
              <w:t xml:space="preserve"> </w:t>
            </w:r>
          </w:p>
        </w:tc>
      </w:tr>
      <w:tr w:rsidRPr="0056185C" w:rsidR="00155F12" w14:paraId="530919CB"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155F12" w:rsidP="00155F12" w:rsidRDefault="00155F12" w14:paraId="2993ACC1"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5</w:t>
            </w:r>
          </w:p>
        </w:tc>
        <w:tc>
          <w:tcPr>
            <w:tcW w:w="2340" w:type="dxa"/>
            <w:tcBorders>
              <w:bottom w:val="nil"/>
            </w:tcBorders>
            <w:shd w:val="clear" w:color="auto" w:fill="auto"/>
          </w:tcPr>
          <w:p w:rsidRPr="0056185C" w:rsidR="00155F12" w:rsidP="00155F12" w:rsidRDefault="00155F12" w14:paraId="21573FA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w:t>
            </w:r>
          </w:p>
        </w:tc>
        <w:tc>
          <w:tcPr>
            <w:tcW w:w="1710" w:type="dxa"/>
            <w:tcBorders>
              <w:bottom w:val="nil"/>
            </w:tcBorders>
            <w:shd w:val="clear" w:color="auto" w:fill="auto"/>
          </w:tcPr>
          <w:p w:rsidRPr="0056185C" w:rsidR="00155F12" w:rsidP="00155F12" w:rsidRDefault="00155F12" w14:paraId="2B30E353" w14:textId="52CEB6B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Pr>
                <w:rFonts w:ascii="Arial" w:hAnsi="Arial" w:eastAsia="Meiryo" w:cs="Arial"/>
                <w:color w:val="575757"/>
                <w:sz w:val="20"/>
                <w:szCs w:val="20"/>
              </w:rPr>
              <w:t xml:space="preserve"> </w:t>
            </w:r>
          </w:p>
        </w:tc>
        <w:tc>
          <w:tcPr>
            <w:tcW w:w="1890" w:type="dxa"/>
            <w:tcBorders>
              <w:bottom w:val="nil"/>
            </w:tcBorders>
            <w:shd w:val="clear" w:color="auto" w:fill="auto"/>
          </w:tcPr>
          <w:p w:rsidRPr="0056185C" w:rsidR="00155F12" w:rsidP="00155F12" w:rsidRDefault="00155F12" w14:paraId="0D8DA6D8" w14:textId="775AA8F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[WLUJS100%SVCLI]</w:t>
            </w:r>
            <w:r w:rsidRPr="0056185C">
              <w:rPr>
                <w:rFonts w:ascii="Arial" w:hAnsi="Arial" w:eastAsia="Meiryo" w:cs="Arial"/>
                <w:color w:val="575757"/>
                <w:sz w:val="20"/>
                <w:szCs w:val="20"/>
              </w:rPr>
              <w:t xml:space="preserve"> </w:t>
            </w:r>
          </w:p>
        </w:tc>
        <w:tc>
          <w:tcPr>
            <w:tcW w:w="1620" w:type="dxa"/>
            <w:tcBorders>
              <w:bottom w:val="nil"/>
            </w:tcBorders>
            <w:shd w:val="clear" w:color="auto" w:fill="auto"/>
          </w:tcPr>
          <w:p w:rsidRPr="0056185C" w:rsidR="00155F12" w:rsidP="00155F12" w:rsidRDefault="00155F12" w14:paraId="0E466F15" w14:textId="7E3E9F0C">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[WLUJS100%Total]</w:t>
            </w:r>
            <w:r w:rsidRPr="0056185C">
              <w:rPr>
                <w:rFonts w:ascii="Arial" w:hAnsi="Arial" w:eastAsia="Meiryo" w:cs="Arial"/>
                <w:color w:val="575757"/>
                <w:sz w:val="20"/>
                <w:szCs w:val="20"/>
              </w:rPr>
              <w:t xml:space="preserve"> </w:t>
            </w:r>
          </w:p>
        </w:tc>
        <w:tc>
          <w:tcPr>
            <w:tcW w:w="2250" w:type="dxa"/>
            <w:tcBorders>
              <w:bottom w:val="nil"/>
            </w:tcBorders>
            <w:shd w:val="clear" w:color="auto" w:fill="auto"/>
          </w:tcPr>
          <w:p w:rsidRPr="0056185C" w:rsidR="00155F12" w:rsidP="00155F12" w:rsidRDefault="00155F12" w14:paraId="3F203E76" w14:textId="1D35DA9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[WLUJS100%SpouseTotal]</w:t>
            </w:r>
            <w:r w:rsidRPr="0056185C">
              <w:rPr>
                <w:rFonts w:ascii="Arial" w:hAnsi="Arial" w:eastAsia="Meiryo" w:cs="Arial"/>
                <w:color w:val="575757"/>
                <w:sz w:val="20"/>
                <w:szCs w:val="20"/>
              </w:rPr>
              <w:t xml:space="preserve"> </w:t>
            </w:r>
          </w:p>
        </w:tc>
      </w:tr>
      <w:tr w:rsidRPr="0056185C" w:rsidR="00155F12" w14:paraId="31C835E0"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155F12" w:rsidP="00155F12" w:rsidRDefault="00155F12" w14:paraId="1F2F744A"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6</w:t>
            </w:r>
          </w:p>
        </w:tc>
        <w:tc>
          <w:tcPr>
            <w:tcW w:w="2340" w:type="dxa"/>
            <w:tcBorders>
              <w:bottom w:val="nil"/>
            </w:tcBorders>
            <w:shd w:val="clear" w:color="auto" w:fill="FFF8EF"/>
          </w:tcPr>
          <w:p w:rsidRPr="0056185C" w:rsidR="00155F12" w:rsidP="00155F12" w:rsidRDefault="00155F12" w14:paraId="7A8CF1C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5-year guarantee</w:t>
            </w:r>
          </w:p>
        </w:tc>
        <w:tc>
          <w:tcPr>
            <w:tcW w:w="1710" w:type="dxa"/>
            <w:tcBorders>
              <w:bottom w:val="nil"/>
            </w:tcBorders>
            <w:shd w:val="clear" w:color="auto" w:fill="FFF8EF"/>
          </w:tcPr>
          <w:p w:rsidRPr="0056185C" w:rsidR="00155F12" w:rsidP="00155F12" w:rsidRDefault="00155F12" w14:paraId="0C254B26" w14:textId="31C330D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w:t>
            </w:r>
            <w:r w:rsidRPr="0056185C">
              <w:rPr>
                <w:rFonts w:ascii="Arial" w:hAnsi="Arial" w:eastAsia="Meiryo" w:cs="Arial"/>
                <w:color w:val="575757"/>
                <w:sz w:val="20"/>
                <w:szCs w:val="20"/>
              </w:rPr>
              <w:t xml:space="preserve"> </w:t>
            </w:r>
          </w:p>
        </w:tc>
        <w:tc>
          <w:tcPr>
            <w:tcW w:w="1890" w:type="dxa"/>
            <w:tcBorders>
              <w:bottom w:val="nil"/>
            </w:tcBorders>
            <w:shd w:val="clear" w:color="auto" w:fill="FFF8EF"/>
          </w:tcPr>
          <w:p w:rsidRPr="0056185C" w:rsidR="00155F12" w:rsidP="00155F12" w:rsidRDefault="00155F12" w14:paraId="0DC0A615" w14:textId="544C51CF">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[WLUJS100%G5SVCLI]</w:t>
            </w:r>
            <w:r w:rsidRPr="0056185C">
              <w:rPr>
                <w:rFonts w:ascii="Arial" w:hAnsi="Arial" w:eastAsia="Meiryo" w:cs="Arial"/>
                <w:color w:val="575757"/>
                <w:sz w:val="20"/>
                <w:szCs w:val="20"/>
              </w:rPr>
              <w:t xml:space="preserve"> </w:t>
            </w:r>
          </w:p>
        </w:tc>
        <w:tc>
          <w:tcPr>
            <w:tcW w:w="1620" w:type="dxa"/>
            <w:tcBorders>
              <w:bottom w:val="nil"/>
            </w:tcBorders>
            <w:shd w:val="clear" w:color="auto" w:fill="FFF8EF"/>
          </w:tcPr>
          <w:p w:rsidRPr="0056185C" w:rsidR="00155F12" w:rsidP="00155F12" w:rsidRDefault="00155F12" w14:paraId="32B02CBA" w14:textId="742A094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[WLUJS100%G5Total]</w:t>
            </w:r>
            <w:r w:rsidRPr="0056185C">
              <w:rPr>
                <w:rFonts w:ascii="Arial" w:hAnsi="Arial" w:eastAsia="Meiryo" w:cs="Arial"/>
                <w:color w:val="575757"/>
                <w:sz w:val="20"/>
                <w:szCs w:val="20"/>
              </w:rPr>
              <w:t xml:space="preserve"> </w:t>
            </w:r>
          </w:p>
        </w:tc>
        <w:tc>
          <w:tcPr>
            <w:tcW w:w="2250" w:type="dxa"/>
            <w:tcBorders>
              <w:bottom w:val="nil"/>
            </w:tcBorders>
            <w:shd w:val="clear" w:color="auto" w:fill="FFF8EF"/>
          </w:tcPr>
          <w:p w:rsidRPr="0056185C" w:rsidR="00155F12" w:rsidP="00155F12" w:rsidRDefault="00155F12" w14:paraId="2BB09EC8" w14:textId="7EA93E1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[WLUJS100%G5SpouseTotal]</w:t>
            </w:r>
            <w:r w:rsidRPr="0056185C">
              <w:rPr>
                <w:rFonts w:ascii="Arial" w:hAnsi="Arial" w:eastAsia="Meiryo" w:cs="Arial"/>
                <w:color w:val="575757"/>
                <w:sz w:val="20"/>
                <w:szCs w:val="20"/>
              </w:rPr>
              <w:t xml:space="preserve"> </w:t>
            </w:r>
          </w:p>
        </w:tc>
      </w:tr>
      <w:tr w:rsidRPr="0056185C" w:rsidR="00155F12" w14:paraId="0C275C85" w14:textId="77777777">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nil"/>
            </w:tcBorders>
            <w:shd w:val="clear" w:color="auto" w:fill="auto"/>
          </w:tcPr>
          <w:p w:rsidRPr="0056185C" w:rsidR="00155F12" w:rsidP="00155F12" w:rsidRDefault="00155F12" w14:paraId="68C79655"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7</w:t>
            </w:r>
          </w:p>
        </w:tc>
        <w:tc>
          <w:tcPr>
            <w:tcW w:w="2340" w:type="dxa"/>
            <w:tcBorders>
              <w:top w:val="nil"/>
              <w:bottom w:val="nil"/>
            </w:tcBorders>
            <w:shd w:val="clear" w:color="auto" w:fill="auto"/>
          </w:tcPr>
          <w:p w:rsidRPr="0056185C" w:rsidR="00155F12" w:rsidP="00155F12" w:rsidRDefault="00155F12" w14:paraId="4BDF316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10-year guarantee</w:t>
            </w:r>
          </w:p>
        </w:tc>
        <w:tc>
          <w:tcPr>
            <w:tcW w:w="1710" w:type="dxa"/>
            <w:tcBorders>
              <w:top w:val="nil"/>
              <w:bottom w:val="nil"/>
            </w:tcBorders>
            <w:shd w:val="clear" w:color="auto" w:fill="auto"/>
          </w:tcPr>
          <w:p w:rsidRPr="0056185C" w:rsidR="00155F12" w:rsidP="00155F12" w:rsidRDefault="00155F12" w14:paraId="4C7796FC" w14:textId="4F3AE76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w:t>
            </w:r>
            <w:r w:rsidRPr="0056185C">
              <w:rPr>
                <w:rFonts w:ascii="Arial" w:hAnsi="Arial" w:eastAsia="Meiryo" w:cs="Arial"/>
                <w:color w:val="575757"/>
                <w:sz w:val="20"/>
                <w:szCs w:val="20"/>
              </w:rPr>
              <w:t xml:space="preserve"> </w:t>
            </w:r>
          </w:p>
        </w:tc>
        <w:tc>
          <w:tcPr>
            <w:tcW w:w="1890" w:type="dxa"/>
            <w:tcBorders>
              <w:top w:val="nil"/>
              <w:bottom w:val="nil"/>
            </w:tcBorders>
            <w:shd w:val="clear" w:color="auto" w:fill="auto"/>
          </w:tcPr>
          <w:p w:rsidRPr="0056185C" w:rsidR="00155F12" w:rsidP="00155F12" w:rsidRDefault="00155F12" w14:paraId="22E81578" w14:textId="21CCE33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G10SVCLI]</w:t>
            </w:r>
            <w:r w:rsidRPr="0056185C">
              <w:rPr>
                <w:rFonts w:ascii="Arial" w:hAnsi="Arial" w:eastAsia="Meiryo" w:cs="Arial"/>
                <w:color w:val="575757"/>
                <w:sz w:val="20"/>
                <w:szCs w:val="20"/>
              </w:rPr>
              <w:t xml:space="preserve"> </w:t>
            </w:r>
          </w:p>
        </w:tc>
        <w:tc>
          <w:tcPr>
            <w:tcW w:w="1620" w:type="dxa"/>
            <w:tcBorders>
              <w:top w:val="nil"/>
              <w:bottom w:val="nil"/>
            </w:tcBorders>
            <w:shd w:val="clear" w:color="auto" w:fill="auto"/>
          </w:tcPr>
          <w:p w:rsidRPr="0056185C" w:rsidR="00155F12" w:rsidP="00155F12" w:rsidRDefault="00155F12" w14:paraId="3C8C60DB" w14:textId="4C35A2A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G10Total]</w:t>
            </w:r>
            <w:r w:rsidRPr="0056185C">
              <w:rPr>
                <w:rFonts w:ascii="Arial" w:hAnsi="Arial" w:eastAsia="Meiryo" w:cs="Arial"/>
                <w:color w:val="575757"/>
                <w:sz w:val="20"/>
                <w:szCs w:val="20"/>
              </w:rPr>
              <w:t xml:space="preserve"> </w:t>
            </w:r>
          </w:p>
        </w:tc>
        <w:tc>
          <w:tcPr>
            <w:tcW w:w="2250" w:type="dxa"/>
            <w:tcBorders>
              <w:top w:val="nil"/>
              <w:bottom w:val="nil"/>
            </w:tcBorders>
            <w:shd w:val="clear" w:color="auto" w:fill="auto"/>
          </w:tcPr>
          <w:p w:rsidRPr="0056185C" w:rsidR="00155F12" w:rsidP="00155F12" w:rsidRDefault="00155F12" w14:paraId="706C773D" w14:textId="069796A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[WLUJS100%G10SpouseTotal]</w:t>
            </w:r>
            <w:r w:rsidRPr="0056185C">
              <w:rPr>
                <w:rFonts w:ascii="Arial" w:hAnsi="Arial" w:eastAsia="Meiryo" w:cs="Arial"/>
                <w:color w:val="575757"/>
                <w:sz w:val="20"/>
                <w:szCs w:val="20"/>
              </w:rPr>
              <w:t xml:space="preserve"> </w:t>
            </w:r>
          </w:p>
        </w:tc>
      </w:tr>
      <w:tr w:rsidRPr="0056185C" w:rsidR="00155F12" w14:paraId="69D9C81C" w14:textId="77777777">
        <w:trPr>
          <w:trHeight w:val="530"/>
          <w:jc w:val="center"/>
        </w:trPr>
        <w:tc>
          <w:tcPr>
            <w:cnfStyle w:val="001000000000" w:firstRow="0" w:lastRow="0" w:firstColumn="1" w:lastColumn="0" w:oddVBand="0" w:evenVBand="0" w:oddHBand="0" w:evenHBand="0" w:firstRowFirstColumn="0" w:firstRowLastColumn="0" w:lastRowFirstColumn="0" w:lastRowLastColumn="0"/>
            <w:tcW w:w="450" w:type="dxa"/>
            <w:tcBorders>
              <w:bottom w:val="single" w:color="D0CECE" w:sz="4" w:space="0"/>
            </w:tcBorders>
            <w:shd w:val="clear" w:color="auto" w:fill="FFF8EF"/>
          </w:tcPr>
          <w:p w:rsidRPr="0056185C" w:rsidR="00155F12" w:rsidP="00155F12" w:rsidRDefault="00155F12" w14:paraId="5D150972"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8</w:t>
            </w:r>
          </w:p>
        </w:tc>
        <w:tc>
          <w:tcPr>
            <w:tcW w:w="2340" w:type="dxa"/>
            <w:tcBorders>
              <w:bottom w:val="single" w:color="D0CECE" w:sz="4" w:space="0"/>
            </w:tcBorders>
            <w:shd w:val="clear" w:color="auto" w:fill="FFF8EF"/>
          </w:tcPr>
          <w:p w:rsidRPr="0056185C" w:rsidR="00155F12" w:rsidP="00155F12" w:rsidRDefault="00155F12" w14:paraId="0B183DEC"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100% spousal pension with a 15-year guarantee</w:t>
            </w:r>
          </w:p>
        </w:tc>
        <w:tc>
          <w:tcPr>
            <w:tcW w:w="1710" w:type="dxa"/>
            <w:tcBorders>
              <w:bottom w:val="single" w:color="D0CECE" w:sz="4" w:space="0"/>
            </w:tcBorders>
            <w:shd w:val="clear" w:color="auto" w:fill="FFF8EF"/>
          </w:tcPr>
          <w:p w:rsidRPr="0056185C" w:rsidR="00155F12" w:rsidP="00155F12" w:rsidRDefault="00155F12" w14:paraId="3C0C429A" w14:textId="40AE9DB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w:t>
            </w:r>
            <w:r w:rsidRPr="0056185C">
              <w:rPr>
                <w:rFonts w:ascii="Arial" w:hAnsi="Arial" w:eastAsia="Meiryo" w:cs="Arial"/>
                <w:color w:val="575757"/>
                <w:sz w:val="20"/>
                <w:szCs w:val="20"/>
              </w:rPr>
              <w:t xml:space="preserve"> </w:t>
            </w:r>
          </w:p>
        </w:tc>
        <w:tc>
          <w:tcPr>
            <w:tcW w:w="1890" w:type="dxa"/>
            <w:tcBorders>
              <w:bottom w:val="single" w:color="D0CECE" w:sz="4" w:space="0"/>
            </w:tcBorders>
            <w:shd w:val="clear" w:color="auto" w:fill="FFF8EF"/>
          </w:tcPr>
          <w:p w:rsidRPr="0056185C" w:rsidR="00155F12" w:rsidP="00155F12" w:rsidRDefault="00155F12" w14:paraId="3D63ECCE" w14:textId="05E456C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G15SVCLI]</w:t>
            </w:r>
            <w:r w:rsidRPr="0056185C">
              <w:rPr>
                <w:rFonts w:ascii="Arial" w:hAnsi="Arial" w:eastAsia="Meiryo" w:cs="Arial"/>
                <w:color w:val="575757"/>
                <w:sz w:val="20"/>
                <w:szCs w:val="20"/>
              </w:rPr>
              <w:t xml:space="preserve"> </w:t>
            </w:r>
          </w:p>
        </w:tc>
        <w:tc>
          <w:tcPr>
            <w:tcW w:w="1620" w:type="dxa"/>
            <w:tcBorders>
              <w:bottom w:val="single" w:color="D0CECE" w:sz="4" w:space="0"/>
            </w:tcBorders>
            <w:shd w:val="clear" w:color="auto" w:fill="FFF8EF"/>
          </w:tcPr>
          <w:p w:rsidRPr="0056185C" w:rsidR="00155F12" w:rsidP="00155F12" w:rsidRDefault="00155F12" w14:paraId="3D807307" w14:textId="573FFB4D">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w:t>
            </w:r>
            <w:r w:rsidRPr="0056185C" w:rsidR="00FF4F92">
              <w:rPr>
                <w:rFonts w:ascii="Arial" w:hAnsi="Arial" w:eastAsia="Meiryo" w:cs="Arial"/>
                <w:color w:val="575757"/>
                <w:sz w:val="20"/>
                <w:szCs w:val="20"/>
                <w:highlight w:val="cyan"/>
              </w:rPr>
              <w:t>%</w:t>
            </w:r>
            <w:r w:rsidRPr="0056185C">
              <w:rPr>
                <w:rFonts w:ascii="Arial" w:hAnsi="Arial" w:eastAsia="Meiryo" w:cs="Arial"/>
                <w:color w:val="575757"/>
                <w:sz w:val="20"/>
                <w:szCs w:val="20"/>
                <w:highlight w:val="cyan"/>
              </w:rPr>
              <w:t>G15Total]</w:t>
            </w:r>
            <w:r w:rsidRPr="0056185C">
              <w:rPr>
                <w:rFonts w:ascii="Arial" w:hAnsi="Arial" w:eastAsia="Meiryo" w:cs="Arial"/>
                <w:color w:val="575757"/>
                <w:sz w:val="20"/>
                <w:szCs w:val="20"/>
              </w:rPr>
              <w:t xml:space="preserve"> </w:t>
            </w:r>
          </w:p>
        </w:tc>
        <w:tc>
          <w:tcPr>
            <w:tcW w:w="2250" w:type="dxa"/>
            <w:tcBorders>
              <w:bottom w:val="single" w:color="D0CECE" w:sz="4" w:space="0"/>
            </w:tcBorders>
            <w:shd w:val="clear" w:color="auto" w:fill="FFF8EF"/>
          </w:tcPr>
          <w:p w:rsidRPr="0056185C" w:rsidR="00155F12" w:rsidP="00155F12" w:rsidRDefault="00155F12" w14:paraId="03C9A55E" w14:textId="09B87FB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[WLUJS100%G15SpouseTotal]</w:t>
            </w:r>
            <w:r w:rsidRPr="0056185C">
              <w:rPr>
                <w:rFonts w:ascii="Arial" w:hAnsi="Arial" w:eastAsia="Meiryo" w:cs="Arial"/>
                <w:color w:val="575757"/>
                <w:sz w:val="20"/>
                <w:szCs w:val="20"/>
              </w:rPr>
              <w:t xml:space="preserve"> </w:t>
            </w:r>
          </w:p>
        </w:tc>
      </w:tr>
    </w:tbl>
    <w:p w:rsidRPr="0056185C" w:rsidR="00466276" w:rsidP="000060DF" w:rsidRDefault="00466276" w14:paraId="3EFBAA0B" w14:textId="77777777">
      <w:pPr>
        <w:spacing w:before="0" w:after="240"/>
        <w:rPr>
          <w:rFonts w:ascii="Arial" w:hAnsi="Arial" w:cs="Arial"/>
          <w:b/>
          <w:bCs/>
          <w:color w:val="555555"/>
          <w:sz w:val="20"/>
          <w:szCs w:val="20"/>
          <w:lang w:val="en-CA"/>
        </w:rPr>
      </w:pP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spousal options waived"/>
      </w:tblPr>
      <w:tblGrid>
        <w:gridCol w:w="450"/>
        <w:gridCol w:w="2340"/>
        <w:gridCol w:w="1800"/>
        <w:gridCol w:w="1890"/>
        <w:gridCol w:w="1530"/>
        <w:gridCol w:w="2376"/>
      </w:tblGrid>
      <w:tr w:rsidRPr="0056185C" w:rsidR="00583DA5" w14:paraId="5D3F08A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6"/>
            <w:tcBorders>
              <w:bottom w:val="nil"/>
            </w:tcBorders>
          </w:tcPr>
          <w:p w:rsidRPr="0056185C" w:rsidR="00583DA5" w:rsidRDefault="00583DA5" w14:paraId="5112D40D"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spousal options waived</w:t>
            </w:r>
          </w:p>
          <w:p w:rsidRPr="0056185C" w:rsidR="00583DA5" w:rsidRDefault="00583DA5" w14:paraId="5A5DD847" w14:textId="116F6B6F">
            <w:pPr>
              <w:rPr>
                <w:rFonts w:ascii="Arial" w:hAnsi="Arial" w:eastAsia="Meiryo" w:cs="Arial"/>
                <w:b w:val="0"/>
                <w:bCs w:val="0"/>
                <w:color w:val="12314A"/>
                <w:sz w:val="20"/>
                <w:szCs w:val="20"/>
                <w:lang w:val="en-CA"/>
              </w:rPr>
            </w:pPr>
            <w:r w:rsidRPr="0056185C">
              <w:rPr>
                <w:rFonts w:ascii="Arial" w:hAnsi="Arial" w:eastAsia="Times New Roman" w:cs="Arial"/>
                <w:b w:val="0"/>
                <w:bCs w:val="0"/>
                <w:color w:val="12314A"/>
                <w:sz w:val="20"/>
                <w:szCs w:val="20"/>
                <w:lang w:val="en-CA"/>
              </w:rPr>
              <w:t>Your base pension, plus a pension based on your locked-in special voluntary contributions (SVC).</w:t>
            </w:r>
          </w:p>
        </w:tc>
      </w:tr>
      <w:tr w:rsidRPr="0056185C" w:rsidR="00583DA5" w14:paraId="5E64B5AE"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hemeFill="text2"/>
          </w:tcPr>
          <w:p w:rsidRPr="0056185C" w:rsidR="00583DA5" w:rsidRDefault="00583DA5" w14:paraId="563C38AC" w14:textId="77777777">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5220" w:type="dxa"/>
            <w:gridSpan w:val="3"/>
            <w:tcBorders>
              <w:top w:val="nil"/>
              <w:bottom w:val="single" w:color="D0CECE" w:sz="4" w:space="0"/>
            </w:tcBorders>
            <w:shd w:val="clear" w:color="auto" w:fill="0B4A72" w:themeFill="text2"/>
          </w:tcPr>
          <w:p w:rsidRPr="0056185C" w:rsidR="00583DA5" w:rsidRDefault="00583DA5" w14:paraId="5F57134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2376" w:type="dxa"/>
            <w:vMerge w:val="restart"/>
            <w:tcBorders>
              <w:top w:val="nil"/>
            </w:tcBorders>
            <w:shd w:val="clear" w:color="auto" w:fill="0B4A72" w:themeFill="text2"/>
          </w:tcPr>
          <w:p w:rsidRPr="0056185C" w:rsidR="00583DA5" w:rsidRDefault="00583DA5" w14:paraId="2A8C2B4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583DA5" w14:paraId="69C11FD7"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hemeFill="text2"/>
          </w:tcPr>
          <w:p w:rsidRPr="0056185C" w:rsidR="00583DA5" w:rsidRDefault="00583DA5" w14:paraId="589AB637" w14:textId="77777777">
            <w:pPr>
              <w:jc w:val="center"/>
              <w:rPr>
                <w:rFonts w:ascii="Arial" w:hAnsi="Arial" w:cs="Arial"/>
                <w:color w:val="FFFFFF" w:themeColor="background1"/>
                <w:sz w:val="20"/>
                <w:szCs w:val="20"/>
                <w:lang w:val="en-CA"/>
              </w:rPr>
            </w:pPr>
          </w:p>
        </w:tc>
        <w:tc>
          <w:tcPr>
            <w:tcW w:w="1800" w:type="dxa"/>
            <w:tcBorders>
              <w:top w:val="single" w:color="D0CECE" w:sz="4" w:space="0"/>
              <w:bottom w:val="nil"/>
            </w:tcBorders>
            <w:shd w:val="clear" w:color="auto" w:fill="0B4A72" w:themeFill="text2"/>
          </w:tcPr>
          <w:p w:rsidRPr="0056185C" w:rsidR="00583DA5" w:rsidRDefault="00583DA5" w14:paraId="424D4C4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90" w:type="dxa"/>
            <w:tcBorders>
              <w:top w:val="single" w:color="D0CECE" w:sz="4" w:space="0"/>
              <w:bottom w:val="nil"/>
            </w:tcBorders>
            <w:shd w:val="clear" w:color="auto" w:fill="0B4A72" w:themeFill="text2"/>
          </w:tcPr>
          <w:p w:rsidRPr="0056185C" w:rsidR="00583DA5" w:rsidRDefault="00583DA5" w14:paraId="2A74E42A"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530" w:type="dxa"/>
            <w:tcBorders>
              <w:top w:val="single" w:color="D0CECE" w:sz="4" w:space="0"/>
              <w:bottom w:val="nil"/>
            </w:tcBorders>
            <w:shd w:val="clear" w:color="auto" w:fill="0B4A72" w:themeFill="text2"/>
          </w:tcPr>
          <w:p w:rsidRPr="0056185C" w:rsidR="00583DA5" w:rsidRDefault="00583DA5" w14:paraId="6161EFF4"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376" w:type="dxa"/>
            <w:vMerge/>
            <w:tcBorders>
              <w:bottom w:val="nil"/>
            </w:tcBorders>
            <w:shd w:val="clear" w:color="auto" w:fill="0B4A72" w:themeFill="text2"/>
          </w:tcPr>
          <w:p w:rsidRPr="0056185C" w:rsidR="00583DA5" w:rsidRDefault="00583DA5" w14:paraId="053F558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966846" w14:paraId="67F51B9F" w14:textId="7777777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50" w:type="dxa"/>
            <w:tcBorders>
              <w:top w:val="nil"/>
            </w:tcBorders>
            <w:shd w:val="clear" w:color="auto" w:fill="auto"/>
          </w:tcPr>
          <w:p w:rsidRPr="0056185C" w:rsidR="00966846" w:rsidP="00966846" w:rsidRDefault="00966846" w14:paraId="30EF685A" w14:textId="4D570EDE">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9</w:t>
            </w:r>
          </w:p>
        </w:tc>
        <w:tc>
          <w:tcPr>
            <w:tcW w:w="2340" w:type="dxa"/>
            <w:tcBorders>
              <w:top w:val="nil"/>
            </w:tcBorders>
            <w:shd w:val="clear" w:color="auto" w:fill="auto"/>
          </w:tcPr>
          <w:p w:rsidRPr="0056185C" w:rsidR="00966846" w:rsidP="00966846" w:rsidRDefault="00966846" w14:paraId="6B831817"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800" w:type="dxa"/>
            <w:tcBorders>
              <w:top w:val="nil"/>
            </w:tcBorders>
            <w:shd w:val="clear" w:color="auto" w:fill="auto"/>
          </w:tcPr>
          <w:p w:rsidRPr="0056185C" w:rsidR="00966846" w:rsidP="00966846" w:rsidRDefault="00966846" w14:paraId="1F400A91" w14:textId="35FC5A9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890" w:type="dxa"/>
            <w:tcBorders>
              <w:top w:val="nil"/>
            </w:tcBorders>
            <w:shd w:val="clear" w:color="auto" w:fill="auto"/>
          </w:tcPr>
          <w:p w:rsidRPr="0056185C" w:rsidR="00966846" w:rsidP="00966846" w:rsidRDefault="00966846" w14:paraId="76E218D7" w14:textId="20EFB6B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$[WLULG0SVCLI]</w:t>
            </w:r>
          </w:p>
        </w:tc>
        <w:tc>
          <w:tcPr>
            <w:tcW w:w="1530" w:type="dxa"/>
            <w:tcBorders>
              <w:top w:val="nil"/>
            </w:tcBorders>
            <w:shd w:val="clear" w:color="auto" w:fill="auto"/>
          </w:tcPr>
          <w:p w:rsidRPr="0056185C" w:rsidR="00966846" w:rsidP="00966846" w:rsidRDefault="00966846" w14:paraId="5ADFEAD6" w14:textId="35C37B9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2376" w:type="dxa"/>
            <w:tcBorders>
              <w:top w:val="nil"/>
            </w:tcBorders>
            <w:shd w:val="clear" w:color="auto" w:fill="auto"/>
          </w:tcPr>
          <w:p w:rsidRPr="0056185C" w:rsidR="00966846" w:rsidP="00966846" w:rsidRDefault="00966846" w14:paraId="5B4101F6" w14:textId="7460AA70">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lang w:val="en-CA"/>
              </w:rPr>
            </w:pPr>
            <w:r w:rsidRPr="0056185C">
              <w:rPr>
                <w:rFonts w:ascii="Arial" w:hAnsi="Arial" w:eastAsia="Meiryo" w:cs="Arial"/>
                <w:color w:val="575757"/>
                <w:sz w:val="20"/>
                <w:szCs w:val="20"/>
              </w:rPr>
              <w:t>N/A</w:t>
            </w:r>
          </w:p>
        </w:tc>
      </w:tr>
      <w:tr w:rsidRPr="0056185C" w:rsidR="00966846" w14:paraId="20D71025"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966846" w:rsidP="00966846" w:rsidRDefault="00966846" w14:paraId="41319A1F" w14:textId="23D60E8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10</w:t>
            </w:r>
          </w:p>
        </w:tc>
        <w:tc>
          <w:tcPr>
            <w:tcW w:w="2340" w:type="dxa"/>
            <w:shd w:val="clear" w:color="auto" w:fill="FFF8EF"/>
          </w:tcPr>
          <w:p w:rsidRPr="0056185C" w:rsidR="00966846" w:rsidP="00966846" w:rsidRDefault="00966846" w14:paraId="26F27EAA"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800" w:type="dxa"/>
            <w:shd w:val="clear" w:color="auto" w:fill="FFF8EF"/>
          </w:tcPr>
          <w:p w:rsidRPr="0056185C" w:rsidR="00966846" w:rsidP="00966846" w:rsidRDefault="00966846" w14:paraId="3FF20CB6" w14:textId="73D041E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890" w:type="dxa"/>
            <w:shd w:val="clear" w:color="auto" w:fill="FFF8EF"/>
          </w:tcPr>
          <w:p w:rsidRPr="0056185C" w:rsidR="00966846" w:rsidP="00966846" w:rsidRDefault="00966846" w14:paraId="43DE6A7F" w14:textId="180A10E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$[WLULG5SVCLI]</w:t>
            </w:r>
          </w:p>
        </w:tc>
        <w:tc>
          <w:tcPr>
            <w:tcW w:w="1530" w:type="dxa"/>
            <w:shd w:val="clear" w:color="auto" w:fill="FFF8EF"/>
          </w:tcPr>
          <w:p w:rsidRPr="0056185C" w:rsidR="00966846" w:rsidP="00966846" w:rsidRDefault="00966846" w14:paraId="46A875CF" w14:textId="57D0F3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2376" w:type="dxa"/>
            <w:shd w:val="clear" w:color="auto" w:fill="FFF8EF"/>
          </w:tcPr>
          <w:p w:rsidRPr="0056185C" w:rsidR="00966846" w:rsidP="00966846" w:rsidRDefault="00966846" w14:paraId="47BC60B6" w14:textId="437E3A1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966846" w14:paraId="77ED6621"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auto"/>
          </w:tcPr>
          <w:p w:rsidRPr="0056185C" w:rsidR="00966846" w:rsidP="00966846" w:rsidRDefault="00966846" w14:paraId="75930FBD" w14:textId="29BE097F">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11</w:t>
            </w:r>
          </w:p>
        </w:tc>
        <w:tc>
          <w:tcPr>
            <w:tcW w:w="2340" w:type="dxa"/>
            <w:shd w:val="clear" w:color="auto" w:fill="auto"/>
          </w:tcPr>
          <w:p w:rsidRPr="0056185C" w:rsidR="00966846" w:rsidP="00966846" w:rsidRDefault="00966846" w14:paraId="25CFBD9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800" w:type="dxa"/>
            <w:shd w:val="clear" w:color="auto" w:fill="auto"/>
          </w:tcPr>
          <w:p w:rsidRPr="0056185C" w:rsidR="00966846" w:rsidP="00966846" w:rsidRDefault="00966846" w14:paraId="2DAA4F42" w14:textId="3F2CDA0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890" w:type="dxa"/>
            <w:shd w:val="clear" w:color="auto" w:fill="auto"/>
          </w:tcPr>
          <w:p w:rsidRPr="0056185C" w:rsidR="00966846" w:rsidP="00966846" w:rsidRDefault="00966846" w14:paraId="79AF704A" w14:textId="5667DEF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$[WLULG10SVCLI]</w:t>
            </w:r>
          </w:p>
        </w:tc>
        <w:tc>
          <w:tcPr>
            <w:tcW w:w="1530" w:type="dxa"/>
            <w:shd w:val="clear" w:color="auto" w:fill="auto"/>
          </w:tcPr>
          <w:p w:rsidRPr="0056185C" w:rsidR="00966846" w:rsidP="00966846" w:rsidRDefault="00966846" w14:paraId="5A73B480" w14:textId="21DC683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2376" w:type="dxa"/>
            <w:shd w:val="clear" w:color="auto" w:fill="auto"/>
          </w:tcPr>
          <w:p w:rsidRPr="0056185C" w:rsidR="00966846" w:rsidP="00966846" w:rsidRDefault="00966846" w14:paraId="23E088D0" w14:textId="0638A12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966846" w14:paraId="6D69171C" w14:textId="77777777">
        <w:trPr>
          <w:jc w:val="center"/>
        </w:trPr>
        <w:tc>
          <w:tcPr>
            <w:cnfStyle w:val="001000000000" w:firstRow="0" w:lastRow="0" w:firstColumn="1" w:lastColumn="0" w:oddVBand="0" w:evenVBand="0" w:oddHBand="0" w:evenHBand="0" w:firstRowFirstColumn="0" w:firstRowLastColumn="0" w:lastRowFirstColumn="0" w:lastRowLastColumn="0"/>
            <w:tcW w:w="450" w:type="dxa"/>
            <w:shd w:val="clear" w:color="auto" w:fill="FFF8EF"/>
          </w:tcPr>
          <w:p w:rsidRPr="0056185C" w:rsidR="00966846" w:rsidDel="007630A9" w:rsidP="00966846" w:rsidRDefault="00966846" w14:paraId="697406A2" w14:textId="4A3DECCA">
            <w:pPr>
              <w:rPr>
                <w:rFonts w:ascii="Arial" w:hAnsi="Arial" w:eastAsia="Meiryo" w:cs="Arial"/>
                <w:b w:val="0"/>
                <w:bCs w:val="0"/>
                <w:color w:val="555555"/>
                <w:sz w:val="20"/>
                <w:szCs w:val="20"/>
                <w:lang w:val="en-CA"/>
              </w:rPr>
            </w:pPr>
            <w:r w:rsidRPr="0056185C">
              <w:rPr>
                <w:rFonts w:ascii="Arial" w:hAnsi="Arial" w:eastAsia="Meiryo" w:cs="Arial"/>
                <w:b w:val="0"/>
                <w:bCs w:val="0"/>
                <w:color w:val="555555"/>
                <w:sz w:val="20"/>
                <w:szCs w:val="20"/>
                <w:lang w:val="en-CA"/>
              </w:rPr>
              <w:t>12</w:t>
            </w:r>
          </w:p>
        </w:tc>
        <w:tc>
          <w:tcPr>
            <w:tcW w:w="2340" w:type="dxa"/>
            <w:shd w:val="clear" w:color="auto" w:fill="FFF8EF"/>
          </w:tcPr>
          <w:p w:rsidRPr="0056185C" w:rsidR="00966846" w:rsidP="00966846" w:rsidRDefault="00966846" w14:paraId="232F5E6D"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800" w:type="dxa"/>
            <w:shd w:val="clear" w:color="auto" w:fill="FFF8EF"/>
          </w:tcPr>
          <w:p w:rsidRPr="0056185C" w:rsidR="00966846" w:rsidP="00966846" w:rsidRDefault="00966846" w14:paraId="6B4652D0" w14:textId="125055E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890" w:type="dxa"/>
            <w:shd w:val="clear" w:color="auto" w:fill="FFF8EF"/>
          </w:tcPr>
          <w:p w:rsidRPr="0056185C" w:rsidR="00966846" w:rsidP="00966846" w:rsidRDefault="00966846" w14:paraId="03E3DFE4" w14:textId="12F3E84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highlight w:val="cyan"/>
              </w:rPr>
              <w:t>$[WLULG15SVCLI]</w:t>
            </w:r>
          </w:p>
        </w:tc>
        <w:tc>
          <w:tcPr>
            <w:tcW w:w="1530" w:type="dxa"/>
            <w:shd w:val="clear" w:color="auto" w:fill="FFF8EF"/>
          </w:tcPr>
          <w:p w:rsidRPr="0056185C" w:rsidR="00966846" w:rsidP="00966846" w:rsidRDefault="00966846" w14:paraId="5810D7B6" w14:textId="0093898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2376" w:type="dxa"/>
            <w:shd w:val="clear" w:color="auto" w:fill="FFF8EF"/>
          </w:tcPr>
          <w:p w:rsidRPr="0056185C" w:rsidR="00966846" w:rsidP="00966846" w:rsidRDefault="00966846" w14:paraId="19304F90" w14:textId="5856BC2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583DA5" w:rsidP="006A6083" w:rsidRDefault="00583DA5" w14:paraId="59469404" w14:textId="77777777">
      <w:pPr>
        <w:spacing w:before="0" w:after="240"/>
        <w:rPr>
          <w:rFonts w:ascii="Arial" w:hAnsi="Arial" w:cs="Arial"/>
          <w:b/>
          <w:bCs/>
          <w:color w:val="555555"/>
          <w:sz w:val="20"/>
          <w:szCs w:val="20"/>
          <w:highlight w:val="yellow"/>
          <w:lang w:val="en-CA"/>
        </w:rPr>
      </w:pPr>
    </w:p>
    <w:p w:rsidRPr="0056185C" w:rsidR="00AF25BE" w:rsidP="00AF25BE" w:rsidRDefault="00AF25BE" w14:paraId="26C82795" w14:textId="77777777">
      <w:pPr>
        <w:pStyle w:val="Heading1"/>
        <w:rPr>
          <w:rFonts w:ascii="Arial" w:hAnsi="Arial" w:cs="Arial"/>
          <w:sz w:val="22"/>
          <w:szCs w:val="22"/>
        </w:rPr>
      </w:pPr>
      <w:r w:rsidRPr="0056185C">
        <w:rPr>
          <w:rFonts w:ascii="Arial" w:hAnsi="Arial" w:cs="Arial"/>
          <w:sz w:val="22"/>
          <w:szCs w:val="22"/>
          <w:highlight w:val="yellow"/>
        </w:rPr>
        <w:t>&lt;&lt;IF UPP = N AND spouse = N&gt;&gt;</w:t>
      </w:r>
    </w:p>
    <w:p w:rsidRPr="0056185C" w:rsidR="00D927C9" w:rsidP="00D927C9" w:rsidRDefault="00D927C9" w14:paraId="26D947F1"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&lt;&lt;IF base pension only&gt;&gt;</w:t>
      </w: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ook w:val="04A0" w:firstRow="1" w:lastRow="0" w:firstColumn="1" w:lastColumn="0" w:noHBand="0" w:noVBand="1"/>
        <w:tblCaption w:val="Estimated lifetime pension with a guaranteed minimum number of payments"/>
      </w:tblPr>
      <w:tblGrid>
        <w:gridCol w:w="426"/>
        <w:gridCol w:w="3354"/>
        <w:gridCol w:w="2610"/>
        <w:gridCol w:w="4383"/>
      </w:tblGrid>
      <w:tr w:rsidRPr="0056185C" w:rsidR="00E05977" w:rsidTr="4DC4E955" w14:paraId="786DFF1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73" w:type="dxa"/>
            <w:gridSpan w:val="4"/>
            <w:tcBorders>
              <w:bottom w:val="nil"/>
            </w:tcBorders>
          </w:tcPr>
          <w:p w:rsidRPr="0056185C" w:rsidR="00E05977" w:rsidP="00423145" w:rsidRDefault="008D3F83" w14:paraId="2A6B7B82" w14:textId="2630FFA2">
            <w:pPr>
              <w:rPr>
                <w:rFonts w:ascii="Arial" w:hAnsi="Arial" w:eastAsia="Meiryo"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guaranteed minimum number of payments</w:t>
            </w:r>
          </w:p>
        </w:tc>
      </w:tr>
      <w:tr w:rsidRPr="0056185C" w:rsidR="008346D9" w:rsidTr="4DC4E955" w14:paraId="22F0F13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80" w:type="dxa"/>
            <w:gridSpan w:val="2"/>
            <w:tcBorders>
              <w:top w:val="nil"/>
              <w:bottom w:val="nil"/>
            </w:tcBorders>
            <w:shd w:val="clear" w:color="auto" w:fill="0B4A72" w:themeFill="text2"/>
          </w:tcPr>
          <w:p w:rsidRPr="0056185C" w:rsidR="00E05977" w:rsidP="008346D9" w:rsidRDefault="001B5835" w14:paraId="2EE11A62" w14:textId="0D917556">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2610" w:type="dxa"/>
            <w:tcBorders>
              <w:top w:val="nil"/>
              <w:bottom w:val="nil"/>
            </w:tcBorders>
            <w:shd w:val="clear" w:color="auto" w:fill="0B4A72" w:themeFill="text2"/>
          </w:tcPr>
          <w:p w:rsidRPr="0056185C" w:rsidR="00E05977" w:rsidP="008346D9" w:rsidRDefault="00E05977" w14:paraId="0CBDFE71" w14:textId="395BF464">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4383" w:type="dxa"/>
            <w:tcBorders>
              <w:top w:val="nil"/>
              <w:bottom w:val="nil"/>
            </w:tcBorders>
            <w:shd w:val="clear" w:color="auto" w:fill="0B4A72" w:themeFill="text2"/>
          </w:tcPr>
          <w:p w:rsidRPr="0056185C" w:rsidR="00E05977" w:rsidP="008346D9" w:rsidRDefault="00E05977" w14:paraId="6FD6EA8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E05977" w:rsidTr="4DC4E955" w14:paraId="18B188F9" w14:textId="77777777">
        <w:trPr>
          <w:trHeight w:val="473"/>
          <w:jc w:val="center"/>
        </w:trPr>
        <w:tc>
          <w:tcPr>
            <w:cnfStyle w:val="001000000000" w:firstRow="0" w:lastRow="0" w:firstColumn="1" w:lastColumn="0" w:oddVBand="0" w:evenVBand="0" w:oddHBand="0" w:evenHBand="0" w:firstRowFirstColumn="0" w:firstRowLastColumn="0" w:lastRowFirstColumn="0" w:lastRowLastColumn="0"/>
            <w:tcW w:w="426" w:type="dxa"/>
            <w:tcBorders>
              <w:top w:val="nil"/>
            </w:tcBorders>
          </w:tcPr>
          <w:p w:rsidRPr="0056185C" w:rsidR="00E05977" w:rsidP="005D7FD7" w:rsidRDefault="00E05977" w14:paraId="1062F4FF" w14:textId="77777777">
            <w:pPr>
              <w:rPr>
                <w:rFonts w:ascii="Arial" w:hAnsi="Arial" w:eastAsia="Meiryo" w:cs="Arial"/>
                <w:b w:val="0"/>
                <w:bCs w:val="0"/>
                <w:color w:val="555555"/>
                <w:lang w:val="en-CA"/>
              </w:rPr>
            </w:pPr>
            <w:r w:rsidRPr="0056185C">
              <w:rPr>
                <w:rFonts w:ascii="Arial" w:hAnsi="Arial" w:eastAsia="Meiryo" w:cs="Arial"/>
                <w:b w:val="0"/>
                <w:bCs w:val="0"/>
                <w:color w:val="555555"/>
                <w:lang w:val="en-CA"/>
              </w:rPr>
              <w:t>1</w:t>
            </w:r>
          </w:p>
        </w:tc>
        <w:tc>
          <w:tcPr>
            <w:tcW w:w="3354" w:type="dxa"/>
            <w:tcBorders>
              <w:top w:val="nil"/>
            </w:tcBorders>
          </w:tcPr>
          <w:p w:rsidRPr="0056185C" w:rsidR="00E05977" w:rsidP="005D7FD7" w:rsidRDefault="00BB1842" w14:paraId="3F5D9395" w14:textId="09EBD4E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w:t>
            </w:r>
            <w:r w:rsidRPr="0056185C" w:rsidR="00E05977">
              <w:rPr>
                <w:rFonts w:ascii="Arial" w:hAnsi="Arial" w:eastAsia="Meiryo" w:cs="Arial"/>
                <w:color w:val="555555"/>
                <w:sz w:val="20"/>
                <w:szCs w:val="20"/>
                <w:lang w:val="en-CA"/>
              </w:rPr>
              <w:t>-year guarantee</w:t>
            </w:r>
          </w:p>
        </w:tc>
        <w:tc>
          <w:tcPr>
            <w:tcW w:w="2610" w:type="dxa"/>
            <w:tcBorders>
              <w:top w:val="nil"/>
            </w:tcBorders>
          </w:tcPr>
          <w:p w:rsidRPr="0056185C" w:rsidR="00E05977" w:rsidP="005D7FD7" w:rsidRDefault="00E05977" w14:paraId="03F396C5" w14:textId="5DED737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BB1842">
              <w:rPr>
                <w:rFonts w:ascii="Arial" w:hAnsi="Arial" w:eastAsia="Meiryo" w:cs="Arial"/>
                <w:color w:val="555555"/>
                <w:sz w:val="20"/>
                <w:szCs w:val="20"/>
                <w:highlight w:val="cyan"/>
                <w:lang w:val="en-CA"/>
              </w:rPr>
              <w:t>LG0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4383" w:type="dxa"/>
            <w:tcBorders>
              <w:top w:val="nil"/>
            </w:tcBorders>
          </w:tcPr>
          <w:p w:rsidRPr="0056185C" w:rsidR="00E05977" w:rsidP="005D7FD7" w:rsidRDefault="00BB1842" w14:paraId="32EBBCAA" w14:textId="5114E03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N/A</w:t>
            </w:r>
          </w:p>
        </w:tc>
      </w:tr>
      <w:tr w:rsidRPr="0056185C" w:rsidR="00E05977" w:rsidTr="4DC4E955" w14:paraId="03A28DC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E05977" w:rsidP="005D7FD7" w:rsidRDefault="00E05977" w14:paraId="6DE0694F" w14:textId="77777777">
            <w:pPr>
              <w:rPr>
                <w:rFonts w:ascii="Arial" w:hAnsi="Arial" w:eastAsia="Meiryo" w:cs="Arial"/>
                <w:b w:val="0"/>
                <w:bCs w:val="0"/>
                <w:color w:val="555555"/>
                <w:lang w:val="en-CA"/>
              </w:rPr>
            </w:pPr>
            <w:r w:rsidRPr="0056185C">
              <w:rPr>
                <w:rFonts w:ascii="Arial" w:hAnsi="Arial" w:eastAsia="Meiryo" w:cs="Arial"/>
                <w:b w:val="0"/>
                <w:bCs w:val="0"/>
                <w:color w:val="555555"/>
                <w:lang w:val="en-CA"/>
              </w:rPr>
              <w:t>2</w:t>
            </w:r>
          </w:p>
        </w:tc>
        <w:tc>
          <w:tcPr>
            <w:tcW w:w="3354" w:type="dxa"/>
            <w:shd w:val="clear" w:color="auto" w:fill="FFF8EF"/>
          </w:tcPr>
          <w:p w:rsidRPr="0056185C" w:rsidR="00E05977" w:rsidP="005D7FD7" w:rsidRDefault="00BB1842" w14:paraId="5534E606" w14:textId="561053E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w:t>
            </w:r>
            <w:r w:rsidRPr="0056185C" w:rsidR="00E05977">
              <w:rPr>
                <w:rFonts w:ascii="Arial" w:hAnsi="Arial" w:eastAsia="Meiryo" w:cs="Arial"/>
                <w:color w:val="555555"/>
                <w:sz w:val="20"/>
                <w:szCs w:val="20"/>
                <w:lang w:val="en-CA"/>
              </w:rPr>
              <w:t>-year guarantee</w:t>
            </w:r>
          </w:p>
        </w:tc>
        <w:tc>
          <w:tcPr>
            <w:tcW w:w="2610" w:type="dxa"/>
            <w:shd w:val="clear" w:color="auto" w:fill="FFF8EF"/>
          </w:tcPr>
          <w:p w:rsidRPr="0056185C" w:rsidR="00E05977" w:rsidP="005D7FD7" w:rsidRDefault="00E05977" w14:paraId="6969446D" w14:textId="6B1C267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BB1842">
              <w:rPr>
                <w:rFonts w:ascii="Arial" w:hAnsi="Arial" w:eastAsia="Meiryo" w:cs="Arial"/>
                <w:color w:val="555555"/>
                <w:sz w:val="20"/>
                <w:szCs w:val="20"/>
                <w:highlight w:val="cyan"/>
                <w:lang w:val="en-CA"/>
              </w:rPr>
              <w:t>LG5</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4383" w:type="dxa"/>
            <w:shd w:val="clear" w:color="auto" w:fill="FFF8EF"/>
          </w:tcPr>
          <w:p w:rsidRPr="0056185C" w:rsidR="00E05977" w:rsidP="005D7FD7" w:rsidRDefault="00E05977" w14:paraId="0672F80C" w14:textId="63FA3BC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sidR="00BB1842">
              <w:rPr>
                <w:rFonts w:ascii="Arial" w:hAnsi="Arial" w:eastAsia="Meiryo" w:cs="Arial"/>
                <w:color w:val="555555"/>
                <w:sz w:val="20"/>
                <w:szCs w:val="20"/>
                <w:highlight w:val="cyan"/>
                <w:lang w:val="en-CA"/>
              </w:rPr>
              <w:t>LG5</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w:t>
            </w:r>
            <w:r w:rsidRPr="0056185C" w:rsidR="00BB1842">
              <w:rPr>
                <w:rFonts w:ascii="Arial" w:hAnsi="Arial" w:eastAsia="Meiryo" w:cs="Arial"/>
                <w:color w:val="555555"/>
                <w:sz w:val="20"/>
                <w:szCs w:val="20"/>
                <w:highlight w:val="cyan"/>
                <w:lang w:val="en-CA"/>
              </w:rPr>
              <w:t>G5EndDate</w:t>
            </w:r>
            <w:r w:rsidRPr="0056185C">
              <w:rPr>
                <w:rFonts w:ascii="Arial" w:hAnsi="Arial" w:eastAsia="Meiryo" w:cs="Arial"/>
                <w:color w:val="555555"/>
                <w:sz w:val="20"/>
                <w:szCs w:val="20"/>
                <w:highlight w:val="cyan"/>
                <w:lang w:val="en-CA"/>
              </w:rPr>
              <w:t>]</w:t>
            </w:r>
          </w:p>
        </w:tc>
      </w:tr>
      <w:tr w:rsidRPr="0056185C" w:rsidR="4DC4E955" w:rsidTr="00B0034F" w14:paraId="52DD17A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Pr>
          <w:p w:rsidRPr="0056185C" w:rsidR="4DC4E955" w:rsidP="4DC4E955" w:rsidRDefault="4DC4E955" w14:paraId="4EF533FE" w14:textId="110EC047">
            <w:pPr>
              <w:rPr>
                <w:rFonts w:ascii="Arial" w:hAnsi="Arial" w:eastAsia="Meiryo" w:cs="Arial"/>
                <w:b w:val="0"/>
                <w:bCs w:val="0"/>
                <w:color w:val="555555"/>
                <w:lang w:val="en-CA"/>
              </w:rPr>
            </w:pPr>
            <w:r w:rsidRPr="0056185C">
              <w:rPr>
                <w:rFonts w:ascii="Arial" w:hAnsi="Arial" w:eastAsia="Meiryo" w:cs="Arial"/>
                <w:b w:val="0"/>
                <w:bCs w:val="0"/>
                <w:color w:val="555555"/>
                <w:lang w:val="en-CA"/>
              </w:rPr>
              <w:t>3</w:t>
            </w:r>
          </w:p>
        </w:tc>
        <w:tc>
          <w:tcPr>
            <w:tcW w:w="3354" w:type="dxa"/>
            <w:shd w:val="clear" w:color="auto" w:fill="auto"/>
          </w:tcPr>
          <w:p w:rsidRPr="0056185C" w:rsidR="4DC4E955" w:rsidP="4DC4E955" w:rsidRDefault="4DC4E955" w14:paraId="360F1970" w14:textId="00D1D54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w:t>
            </w:r>
            <w:r w:rsidRPr="0056185C" w:rsidR="7A7A117B">
              <w:rPr>
                <w:rFonts w:ascii="Arial" w:hAnsi="Arial" w:eastAsia="Meiryo" w:cs="Arial"/>
                <w:color w:val="555555"/>
                <w:sz w:val="20"/>
                <w:szCs w:val="20"/>
                <w:lang w:val="en-CA"/>
              </w:rPr>
              <w:t>0</w:t>
            </w:r>
            <w:r w:rsidRPr="0056185C">
              <w:rPr>
                <w:rFonts w:ascii="Arial" w:hAnsi="Arial" w:eastAsia="Meiryo" w:cs="Arial"/>
                <w:color w:val="555555"/>
                <w:sz w:val="20"/>
                <w:szCs w:val="20"/>
                <w:lang w:val="en-CA"/>
              </w:rPr>
              <w:t>-year guarantee</w:t>
            </w:r>
          </w:p>
        </w:tc>
        <w:tc>
          <w:tcPr>
            <w:tcW w:w="2610" w:type="dxa"/>
            <w:shd w:val="clear" w:color="auto" w:fill="auto"/>
          </w:tcPr>
          <w:p w:rsidRPr="0056185C" w:rsidR="4DC4E955" w:rsidP="4DC4E955" w:rsidRDefault="4DC4E955" w14:paraId="24BA3C3B" w14:textId="1D284E8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LG1</w:t>
            </w:r>
            <w:r w:rsidRPr="0056185C" w:rsidR="75D47BDE">
              <w:rPr>
                <w:rFonts w:ascii="Arial" w:hAnsi="Arial" w:eastAsia="Meiryo" w:cs="Arial"/>
                <w:color w:val="555555"/>
                <w:sz w:val="20"/>
                <w:szCs w:val="20"/>
                <w:highlight w:val="cyan"/>
                <w:lang w:val="en-CA"/>
              </w:rPr>
              <w:t>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w:t>
            </w:r>
          </w:p>
        </w:tc>
        <w:tc>
          <w:tcPr>
            <w:tcW w:w="4383" w:type="dxa"/>
            <w:shd w:val="clear" w:color="auto" w:fill="auto"/>
          </w:tcPr>
          <w:p w:rsidRPr="0056185C" w:rsidR="4DC4E955" w:rsidP="4DC4E955" w:rsidRDefault="4DC4E955" w14:paraId="5ABBBE89" w14:textId="25CDDC6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LG1</w:t>
            </w:r>
            <w:r w:rsidRPr="0056185C" w:rsidR="35DAC3D8">
              <w:rPr>
                <w:rFonts w:ascii="Arial" w:hAnsi="Arial" w:eastAsia="Meiryo" w:cs="Arial"/>
                <w:color w:val="555555"/>
                <w:sz w:val="20"/>
                <w:szCs w:val="20"/>
                <w:highlight w:val="cyan"/>
                <w:lang w:val="en-CA"/>
              </w:rPr>
              <w:t>0</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w:t>
            </w:r>
            <w:r w:rsidRPr="0056185C" w:rsidR="14B628AD">
              <w:rPr>
                <w:rFonts w:ascii="Arial" w:hAnsi="Arial" w:eastAsia="Meiryo" w:cs="Arial"/>
                <w:color w:val="555555"/>
                <w:sz w:val="20"/>
                <w:szCs w:val="20"/>
                <w:highlight w:val="cyan"/>
                <w:lang w:val="en-CA"/>
              </w:rPr>
              <w:t>0</w:t>
            </w:r>
            <w:r w:rsidRPr="0056185C">
              <w:rPr>
                <w:rFonts w:ascii="Arial" w:hAnsi="Arial" w:eastAsia="Meiryo" w:cs="Arial"/>
                <w:color w:val="555555"/>
                <w:sz w:val="20"/>
                <w:szCs w:val="20"/>
                <w:highlight w:val="cyan"/>
                <w:lang w:val="en-CA"/>
              </w:rPr>
              <w:t>EndDate]</w:t>
            </w:r>
          </w:p>
        </w:tc>
      </w:tr>
      <w:tr w:rsidRPr="0056185C" w:rsidR="00FC512E" w:rsidTr="007923FD" w14:paraId="6EC9039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FC512E" w:rsidP="00FC512E" w:rsidRDefault="0A4FBB9A" w14:paraId="0E3A3079" w14:textId="0FC0004C">
            <w:pPr>
              <w:rPr>
                <w:rFonts w:ascii="Arial" w:hAnsi="Arial" w:eastAsia="Meiryo" w:cs="Arial"/>
                <w:b w:val="0"/>
                <w:bCs w:val="0"/>
                <w:color w:val="555555"/>
                <w:lang w:val="en-CA"/>
              </w:rPr>
            </w:pPr>
            <w:r w:rsidRPr="0056185C">
              <w:rPr>
                <w:rFonts w:ascii="Arial" w:hAnsi="Arial" w:eastAsia="Meiryo" w:cs="Arial"/>
                <w:b w:val="0"/>
                <w:bCs w:val="0"/>
                <w:color w:val="555555"/>
                <w:lang w:val="en-CA"/>
              </w:rPr>
              <w:t>4</w:t>
            </w:r>
          </w:p>
        </w:tc>
        <w:tc>
          <w:tcPr>
            <w:tcW w:w="3354" w:type="dxa"/>
            <w:shd w:val="clear" w:color="auto" w:fill="FFF8EF"/>
          </w:tcPr>
          <w:p w:rsidRPr="0056185C" w:rsidR="00FC512E" w:rsidP="00FC512E" w:rsidRDefault="00FC512E" w14:paraId="696252FE" w14:textId="068B8D1A">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2610" w:type="dxa"/>
            <w:shd w:val="clear" w:color="auto" w:fill="FFF8EF"/>
          </w:tcPr>
          <w:p w:rsidRPr="0056185C" w:rsidR="00FC512E" w:rsidP="00FC512E" w:rsidRDefault="00FC512E" w14:paraId="7C16CD96" w14:textId="1993F44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LG15]</w:t>
            </w:r>
            <w:r w:rsidRPr="0056185C">
              <w:rPr>
                <w:rFonts w:ascii="Arial" w:hAnsi="Arial" w:eastAsia="Meiryo" w:cs="Arial"/>
                <w:color w:val="555555"/>
                <w:sz w:val="20"/>
                <w:szCs w:val="20"/>
                <w:lang w:val="en-CA"/>
              </w:rPr>
              <w:t xml:space="preserve"> </w:t>
            </w:r>
          </w:p>
        </w:tc>
        <w:tc>
          <w:tcPr>
            <w:tcW w:w="4383" w:type="dxa"/>
            <w:shd w:val="clear" w:color="auto" w:fill="FFF8EF"/>
          </w:tcPr>
          <w:p w:rsidRPr="0056185C" w:rsidR="00FC512E" w:rsidP="00FC512E" w:rsidRDefault="00FC512E" w14:paraId="11D9E23D" w14:textId="4E4A55D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t>
            </w:r>
            <w:r w:rsidRPr="0056185C" w:rsidR="006A269A">
              <w:rPr>
                <w:rFonts w:ascii="Arial" w:hAnsi="Arial" w:eastAsia="Meiryo" w:cs="Arial"/>
                <w:color w:val="555555"/>
                <w:sz w:val="20"/>
                <w:szCs w:val="20"/>
                <w:highlight w:val="cyan"/>
                <w:lang w:val="en-CA"/>
              </w:rPr>
              <w:t>WLU</w:t>
            </w:r>
            <w:r w:rsidRPr="0056185C">
              <w:rPr>
                <w:rFonts w:ascii="Arial" w:hAnsi="Arial" w:eastAsia="Meiryo" w:cs="Arial"/>
                <w:color w:val="555555"/>
                <w:sz w:val="20"/>
                <w:szCs w:val="20"/>
                <w:highlight w:val="cyan"/>
                <w:lang w:val="en-CA"/>
              </w:rPr>
              <w:t>LG15]</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bl>
    <w:p w:rsidRPr="0056185C" w:rsidR="007923FD" w:rsidP="007923FD" w:rsidRDefault="007923FD" w14:paraId="03DD1F26" w14:textId="77777777">
      <w:pPr>
        <w:spacing w:before="0" w:after="240"/>
        <w:rPr>
          <w:rFonts w:ascii="Arial" w:hAnsi="Arial" w:cs="Arial"/>
          <w:b/>
          <w:bCs/>
          <w:color w:val="555555"/>
          <w:sz w:val="20"/>
          <w:szCs w:val="20"/>
          <w:highlight w:val="yellow"/>
          <w:lang w:val="en-CA"/>
        </w:rPr>
      </w:pPr>
    </w:p>
    <w:p w:rsidRPr="0056185C" w:rsidR="00707E9F" w:rsidP="00707E9F" w:rsidRDefault="00707E9F" w14:paraId="3F94A9F7" w14:textId="77777777">
      <w:pPr>
        <w:pStyle w:val="Heading2"/>
        <w:rPr>
          <w:rFonts w:ascii="Arial" w:hAnsi="Arial" w:cs="Arial"/>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AVC = Y</w:t>
      </w:r>
      <w:r w:rsidRPr="0056185C">
        <w:rPr>
          <w:rFonts w:ascii="Arial" w:hAnsi="Arial" w:cs="Arial"/>
          <w:color w:val="545454" w:themeColor="text1"/>
          <w:sz w:val="20"/>
          <w:szCs w:val="20"/>
          <w:highlight w:val="yellow"/>
        </w:rPr>
        <w:t>, SVC (unlocked and locked-in) = N&gt;&gt;</w:t>
      </w: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spousal options waived"/>
      </w:tblPr>
      <w:tblGrid>
        <w:gridCol w:w="426"/>
        <w:gridCol w:w="2409"/>
        <w:gridCol w:w="1843"/>
        <w:gridCol w:w="1843"/>
        <w:gridCol w:w="769"/>
        <w:gridCol w:w="13"/>
        <w:gridCol w:w="977"/>
        <w:gridCol w:w="2376"/>
      </w:tblGrid>
      <w:tr w:rsidRPr="0056185C" w:rsidR="00423145" w:rsidTr="00707E9F" w14:paraId="3E27798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56" w:type="dxa"/>
            <w:gridSpan w:val="8"/>
            <w:tcBorders>
              <w:bottom w:val="nil"/>
            </w:tcBorders>
          </w:tcPr>
          <w:p w:rsidRPr="0056185C" w:rsidR="00423145" w:rsidRDefault="00423145" w14:paraId="5AA3F833" w14:textId="2F703E2C">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t>
            </w:r>
            <w:r w:rsidRPr="0056185C" w:rsidR="003566B4">
              <w:rPr>
                <w:rFonts w:ascii="Arial" w:hAnsi="Arial" w:eastAsia="Times New Roman" w:cs="Arial"/>
                <w:color w:val="12314A"/>
                <w:sz w:val="20"/>
                <w:szCs w:val="20"/>
                <w:lang w:val="en-CA"/>
              </w:rPr>
              <w:t>with a guaranteed minimum number of payments</w:t>
            </w:r>
          </w:p>
          <w:p w:rsidRPr="0056185C" w:rsidR="00423145" w:rsidRDefault="00423145" w14:paraId="5F759D7C" w14:textId="77777777">
            <w:pPr>
              <w:rPr>
                <w:rFonts w:ascii="Arial" w:hAnsi="Arial" w:eastAsia="Meiryo" w:cs="Arial"/>
                <w:b w:val="0"/>
                <w:bCs w:val="0"/>
                <w:color w:val="12314A"/>
                <w:sz w:val="20"/>
                <w:szCs w:val="20"/>
                <w:lang w:val="en-CA"/>
              </w:rPr>
            </w:pPr>
            <w:r w:rsidRPr="0056185C">
              <w:rPr>
                <w:rFonts w:ascii="Arial" w:hAnsi="Arial" w:eastAsia="Times New Roman" w:cs="Arial"/>
                <w:b w:val="0"/>
                <w:bCs w:val="0"/>
                <w:color w:val="12314A"/>
                <w:sz w:val="20"/>
                <w:szCs w:val="20"/>
                <w:lang w:val="en-CA"/>
              </w:rPr>
              <w:t>Your base pension, plus a pension based on your additional voluntary contributions (AVC).</w:t>
            </w:r>
          </w:p>
        </w:tc>
      </w:tr>
      <w:tr w:rsidRPr="0056185C" w:rsidR="00423145" w:rsidTr="00406BD1" w14:paraId="077C0625"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835" w:type="dxa"/>
            <w:gridSpan w:val="2"/>
            <w:vMerge w:val="restart"/>
            <w:tcBorders>
              <w:top w:val="nil"/>
            </w:tcBorders>
            <w:shd w:val="clear" w:color="auto" w:fill="0B4A72" w:themeFill="text2"/>
          </w:tcPr>
          <w:p w:rsidRPr="0056185C" w:rsidR="00423145" w:rsidRDefault="00423145" w14:paraId="0B6E4E4C" w14:textId="77777777">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5445" w:type="dxa"/>
            <w:gridSpan w:val="5"/>
            <w:tcBorders>
              <w:top w:val="nil"/>
              <w:bottom w:val="single" w:color="D0CECE" w:sz="4" w:space="0"/>
            </w:tcBorders>
            <w:shd w:val="clear" w:color="auto" w:fill="0B4A72" w:themeFill="text2"/>
          </w:tcPr>
          <w:p w:rsidRPr="0056185C" w:rsidR="00423145" w:rsidRDefault="00423145" w14:paraId="21BE5EB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2376" w:type="dxa"/>
            <w:vMerge w:val="restart"/>
            <w:tcBorders>
              <w:top w:val="nil"/>
            </w:tcBorders>
            <w:shd w:val="clear" w:color="auto" w:fill="0B4A72" w:themeFill="text2"/>
          </w:tcPr>
          <w:p w:rsidRPr="0056185C" w:rsidR="00423145" w:rsidRDefault="00423145" w14:paraId="1F43CF7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423145" w:rsidTr="00406BD1" w14:paraId="23D19614"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835" w:type="dxa"/>
            <w:gridSpan w:val="2"/>
            <w:vMerge/>
            <w:tcBorders>
              <w:bottom w:val="nil"/>
            </w:tcBorders>
            <w:shd w:val="clear" w:color="auto" w:fill="0B4A72" w:themeFill="text2"/>
          </w:tcPr>
          <w:p w:rsidRPr="0056185C" w:rsidR="00423145" w:rsidRDefault="00423145" w14:paraId="3C046619" w14:textId="77777777">
            <w:pPr>
              <w:jc w:val="center"/>
              <w:rPr>
                <w:rFonts w:ascii="Arial" w:hAnsi="Arial" w:cs="Arial"/>
                <w:color w:val="FFFFFF" w:themeColor="background1"/>
                <w:sz w:val="20"/>
                <w:szCs w:val="20"/>
                <w:lang w:val="en-CA"/>
              </w:rPr>
            </w:pPr>
          </w:p>
        </w:tc>
        <w:tc>
          <w:tcPr>
            <w:tcW w:w="1843" w:type="dxa"/>
            <w:tcBorders>
              <w:top w:val="single" w:color="D0CECE" w:sz="4" w:space="0"/>
              <w:bottom w:val="nil"/>
            </w:tcBorders>
            <w:shd w:val="clear" w:color="auto" w:fill="0B4A72" w:themeFill="text2"/>
          </w:tcPr>
          <w:p w:rsidRPr="0056185C" w:rsidR="00423145" w:rsidRDefault="00423145" w14:paraId="0FCDB0D1"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843" w:type="dxa"/>
            <w:tcBorders>
              <w:top w:val="single" w:color="D0CECE" w:sz="4" w:space="0"/>
              <w:bottom w:val="nil"/>
            </w:tcBorders>
            <w:shd w:val="clear" w:color="auto" w:fill="0B4A72" w:themeFill="text2"/>
          </w:tcPr>
          <w:p w:rsidRPr="0056185C" w:rsidR="00423145" w:rsidRDefault="00423145" w14:paraId="6104EC5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AVC</w:t>
            </w:r>
          </w:p>
        </w:tc>
        <w:tc>
          <w:tcPr>
            <w:tcW w:w="1759" w:type="dxa"/>
            <w:gridSpan w:val="3"/>
            <w:tcBorders>
              <w:top w:val="single" w:color="D0CECE" w:sz="4" w:space="0"/>
              <w:bottom w:val="nil"/>
            </w:tcBorders>
            <w:shd w:val="clear" w:color="auto" w:fill="0B4A72" w:themeFill="text2"/>
          </w:tcPr>
          <w:p w:rsidRPr="0056185C" w:rsidR="00423145" w:rsidRDefault="00423145" w14:paraId="14EB71B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376" w:type="dxa"/>
            <w:vMerge/>
            <w:tcBorders>
              <w:bottom w:val="nil"/>
            </w:tcBorders>
            <w:shd w:val="clear" w:color="auto" w:fill="0B4A72" w:themeFill="text2"/>
          </w:tcPr>
          <w:p w:rsidRPr="0056185C" w:rsidR="00423145" w:rsidRDefault="00423145" w14:paraId="277738FA"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3566B4" w:rsidTr="00406BD1" w14:paraId="2B7FA557" w14:textId="7777777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26" w:type="dxa"/>
            <w:tcBorders>
              <w:top w:val="nil"/>
            </w:tcBorders>
            <w:shd w:val="clear" w:color="auto" w:fill="auto"/>
          </w:tcPr>
          <w:p w:rsidRPr="0056185C" w:rsidR="003566B4" w:rsidP="003566B4" w:rsidRDefault="003566B4" w14:paraId="3A774D24" w14:textId="71330316">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1</w:t>
            </w:r>
          </w:p>
        </w:tc>
        <w:tc>
          <w:tcPr>
            <w:tcW w:w="2409" w:type="dxa"/>
            <w:tcBorders>
              <w:top w:val="nil"/>
            </w:tcBorders>
            <w:shd w:val="clear" w:color="auto" w:fill="auto"/>
          </w:tcPr>
          <w:p w:rsidRPr="0056185C" w:rsidR="003566B4" w:rsidP="003566B4" w:rsidRDefault="003566B4" w14:paraId="0DD729AF"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843" w:type="dxa"/>
            <w:tcBorders>
              <w:top w:val="nil"/>
            </w:tcBorders>
            <w:shd w:val="clear" w:color="auto" w:fill="auto"/>
          </w:tcPr>
          <w:p w:rsidRPr="0056185C" w:rsidR="003566B4" w:rsidP="003566B4" w:rsidRDefault="003566B4" w14:paraId="1266DC9E"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[WLULG0]</w:t>
            </w:r>
            <w:r w:rsidRPr="0056185C">
              <w:rPr>
                <w:rFonts w:ascii="Arial" w:hAnsi="Arial" w:eastAsia="Meiryo" w:cs="Arial"/>
                <w:color w:val="555555"/>
                <w:sz w:val="20"/>
                <w:szCs w:val="20"/>
                <w:lang w:val="en-CA"/>
              </w:rPr>
              <w:t xml:space="preserve"> </w:t>
            </w:r>
          </w:p>
        </w:tc>
        <w:tc>
          <w:tcPr>
            <w:tcW w:w="1843" w:type="dxa"/>
            <w:tcBorders>
              <w:top w:val="nil"/>
            </w:tcBorders>
            <w:shd w:val="clear" w:color="auto" w:fill="auto"/>
          </w:tcPr>
          <w:p w:rsidRPr="0056185C" w:rsidR="003566B4" w:rsidP="003566B4" w:rsidRDefault="003566B4" w14:paraId="0F2A5C2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[WLULG0AVC]</w:t>
            </w:r>
            <w:r w:rsidRPr="0056185C">
              <w:rPr>
                <w:rFonts w:ascii="Arial" w:hAnsi="Arial" w:eastAsia="Meiryo" w:cs="Arial"/>
                <w:color w:val="555555"/>
                <w:sz w:val="20"/>
                <w:szCs w:val="20"/>
              </w:rPr>
              <w:t xml:space="preserve"> </w:t>
            </w:r>
          </w:p>
        </w:tc>
        <w:tc>
          <w:tcPr>
            <w:tcW w:w="1759" w:type="dxa"/>
            <w:gridSpan w:val="3"/>
            <w:tcBorders>
              <w:top w:val="nil"/>
            </w:tcBorders>
            <w:shd w:val="clear" w:color="auto" w:fill="auto"/>
          </w:tcPr>
          <w:p w:rsidRPr="0056185C" w:rsidR="003566B4" w:rsidP="003566B4" w:rsidRDefault="003566B4" w14:paraId="671E64AA"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[WLULG0Total]</w:t>
            </w:r>
            <w:r w:rsidRPr="0056185C">
              <w:rPr>
                <w:rFonts w:ascii="Arial" w:hAnsi="Arial" w:eastAsia="Meiryo" w:cs="Arial"/>
                <w:color w:val="555555"/>
                <w:sz w:val="20"/>
                <w:szCs w:val="20"/>
              </w:rPr>
              <w:t xml:space="preserve"> </w:t>
            </w:r>
          </w:p>
        </w:tc>
        <w:tc>
          <w:tcPr>
            <w:tcW w:w="2376" w:type="dxa"/>
            <w:tcBorders>
              <w:top w:val="nil"/>
            </w:tcBorders>
            <w:shd w:val="clear" w:color="auto" w:fill="auto"/>
          </w:tcPr>
          <w:p w:rsidRPr="0056185C" w:rsidR="003566B4" w:rsidP="003566B4" w:rsidRDefault="003566B4" w14:paraId="1408AA72"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lang w:val="en-CA"/>
              </w:rPr>
            </w:pPr>
            <w:r w:rsidRPr="0056185C">
              <w:rPr>
                <w:rFonts w:ascii="Arial" w:hAnsi="Arial" w:eastAsia="Meiryo" w:cs="Arial"/>
                <w:color w:val="555555"/>
                <w:sz w:val="20"/>
                <w:szCs w:val="20"/>
                <w:lang w:val="en-CA"/>
              </w:rPr>
              <w:t>N/A</w:t>
            </w:r>
          </w:p>
        </w:tc>
      </w:tr>
      <w:tr w:rsidRPr="0056185C" w:rsidR="003566B4" w:rsidTr="00406BD1" w14:paraId="3DE0601D"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3566B4" w:rsidP="003566B4" w:rsidRDefault="003566B4" w14:paraId="5AF6D0D9" w14:textId="1FAC6805">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2</w:t>
            </w:r>
          </w:p>
        </w:tc>
        <w:tc>
          <w:tcPr>
            <w:tcW w:w="2409" w:type="dxa"/>
            <w:shd w:val="clear" w:color="auto" w:fill="FFF8EF"/>
          </w:tcPr>
          <w:p w:rsidRPr="0056185C" w:rsidR="003566B4" w:rsidP="003566B4" w:rsidRDefault="003566B4" w14:paraId="49B6F14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843" w:type="dxa"/>
            <w:shd w:val="clear" w:color="auto" w:fill="FFF8EF"/>
          </w:tcPr>
          <w:p w:rsidRPr="0056185C" w:rsidR="003566B4" w:rsidP="003566B4" w:rsidRDefault="003566B4" w14:paraId="0A53A9A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Pr="0056185C">
              <w:rPr>
                <w:rFonts w:ascii="Arial" w:hAnsi="Arial" w:eastAsia="Meiryo" w:cs="Arial"/>
                <w:color w:val="555555"/>
                <w:sz w:val="20"/>
                <w:szCs w:val="20"/>
                <w:lang w:val="en-CA"/>
              </w:rPr>
              <w:t xml:space="preserve"> </w:t>
            </w:r>
          </w:p>
        </w:tc>
        <w:tc>
          <w:tcPr>
            <w:tcW w:w="1843" w:type="dxa"/>
            <w:shd w:val="clear" w:color="auto" w:fill="FFF8EF"/>
          </w:tcPr>
          <w:p w:rsidRPr="0056185C" w:rsidR="003566B4" w:rsidP="003566B4" w:rsidRDefault="003566B4" w14:paraId="469F6818"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[WLULG5AVC]</w:t>
            </w:r>
            <w:r w:rsidRPr="0056185C">
              <w:rPr>
                <w:rFonts w:ascii="Arial" w:hAnsi="Arial" w:eastAsia="Meiryo" w:cs="Arial"/>
                <w:color w:val="555555"/>
                <w:sz w:val="20"/>
                <w:szCs w:val="20"/>
              </w:rPr>
              <w:t xml:space="preserve"> </w:t>
            </w:r>
          </w:p>
        </w:tc>
        <w:tc>
          <w:tcPr>
            <w:tcW w:w="1759" w:type="dxa"/>
            <w:gridSpan w:val="3"/>
            <w:shd w:val="clear" w:color="auto" w:fill="FFF8EF"/>
          </w:tcPr>
          <w:p w:rsidRPr="0056185C" w:rsidR="003566B4" w:rsidP="003566B4" w:rsidRDefault="003566B4" w14:paraId="6C693C0E"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[WLULG5Total]</w:t>
            </w:r>
            <w:r w:rsidRPr="0056185C">
              <w:rPr>
                <w:rFonts w:ascii="Arial" w:hAnsi="Arial" w:eastAsia="Meiryo" w:cs="Arial"/>
                <w:color w:val="555555"/>
                <w:sz w:val="20"/>
                <w:szCs w:val="20"/>
              </w:rPr>
              <w:t xml:space="preserve"> </w:t>
            </w:r>
          </w:p>
        </w:tc>
        <w:tc>
          <w:tcPr>
            <w:tcW w:w="2376" w:type="dxa"/>
            <w:shd w:val="clear" w:color="auto" w:fill="FFF8EF"/>
          </w:tcPr>
          <w:p w:rsidRPr="0056185C" w:rsidR="003566B4" w:rsidP="003566B4" w:rsidRDefault="003566B4" w14:paraId="1C31CF09" w14:textId="60EC703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[WLULG5</w:t>
            </w:r>
            <w:r w:rsidR="001C3EC6">
              <w:rPr>
                <w:rFonts w:ascii="Arial" w:hAnsi="Arial" w:eastAsia="Meiryo" w:cs="Arial"/>
                <w:color w:val="555555"/>
                <w:sz w:val="20"/>
                <w:szCs w:val="20"/>
                <w:highlight w:val="cyan"/>
                <w:lang w:val="en-CA"/>
              </w:rPr>
              <w:t>Total</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[G5EndDate]</w:t>
            </w:r>
          </w:p>
        </w:tc>
      </w:tr>
      <w:tr w:rsidRPr="0056185C" w:rsidR="003566B4" w:rsidTr="00406BD1" w14:paraId="41F527DB"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6" w:type="dxa"/>
            <w:tcBorders>
              <w:bottom w:val="nil"/>
            </w:tcBorders>
            <w:shd w:val="clear" w:color="auto" w:fill="auto"/>
          </w:tcPr>
          <w:p w:rsidRPr="0056185C" w:rsidR="003566B4" w:rsidP="003566B4" w:rsidRDefault="003566B4" w14:paraId="63D41C30" w14:textId="310C718F">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3</w:t>
            </w:r>
          </w:p>
        </w:tc>
        <w:tc>
          <w:tcPr>
            <w:tcW w:w="2409" w:type="dxa"/>
            <w:tcBorders>
              <w:bottom w:val="nil"/>
            </w:tcBorders>
            <w:shd w:val="clear" w:color="auto" w:fill="auto"/>
          </w:tcPr>
          <w:p w:rsidRPr="0056185C" w:rsidR="003566B4" w:rsidP="003566B4" w:rsidRDefault="003566B4" w14:paraId="5B4A4D9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843" w:type="dxa"/>
            <w:tcBorders>
              <w:bottom w:val="nil"/>
            </w:tcBorders>
            <w:shd w:val="clear" w:color="auto" w:fill="auto"/>
          </w:tcPr>
          <w:p w:rsidRPr="0056185C" w:rsidR="003566B4" w:rsidP="003566B4" w:rsidRDefault="003566B4" w14:paraId="4C9009ED"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r w:rsidRPr="0056185C">
              <w:rPr>
                <w:rFonts w:ascii="Arial" w:hAnsi="Arial" w:eastAsia="Meiryo" w:cs="Arial"/>
                <w:color w:val="555555"/>
                <w:sz w:val="20"/>
                <w:szCs w:val="20"/>
                <w:lang w:val="en-CA"/>
              </w:rPr>
              <w:t xml:space="preserve"> </w:t>
            </w:r>
          </w:p>
        </w:tc>
        <w:tc>
          <w:tcPr>
            <w:tcW w:w="1843" w:type="dxa"/>
            <w:tcBorders>
              <w:bottom w:val="nil"/>
            </w:tcBorders>
            <w:shd w:val="clear" w:color="auto" w:fill="auto"/>
          </w:tcPr>
          <w:p w:rsidRPr="0056185C" w:rsidR="003566B4" w:rsidP="003566B4" w:rsidRDefault="003566B4" w14:paraId="4CD9A20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[WLULG10AVC]</w:t>
            </w:r>
            <w:r w:rsidRPr="0056185C">
              <w:rPr>
                <w:rFonts w:ascii="Arial" w:hAnsi="Arial" w:eastAsia="Meiryo" w:cs="Arial"/>
                <w:color w:val="555555"/>
                <w:sz w:val="20"/>
                <w:szCs w:val="20"/>
              </w:rPr>
              <w:t xml:space="preserve"> </w:t>
            </w:r>
          </w:p>
        </w:tc>
        <w:tc>
          <w:tcPr>
            <w:tcW w:w="1759" w:type="dxa"/>
            <w:gridSpan w:val="3"/>
            <w:tcBorders>
              <w:bottom w:val="nil"/>
            </w:tcBorders>
            <w:shd w:val="clear" w:color="auto" w:fill="auto"/>
          </w:tcPr>
          <w:p w:rsidRPr="0056185C" w:rsidR="003566B4" w:rsidP="003566B4" w:rsidRDefault="003566B4" w14:paraId="542A2469"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[WLULG10Total]</w:t>
            </w:r>
            <w:r w:rsidRPr="0056185C">
              <w:rPr>
                <w:rFonts w:ascii="Arial" w:hAnsi="Arial" w:eastAsia="Meiryo" w:cs="Arial"/>
                <w:color w:val="555555"/>
                <w:sz w:val="20"/>
                <w:szCs w:val="20"/>
              </w:rPr>
              <w:t xml:space="preserve"> </w:t>
            </w:r>
          </w:p>
        </w:tc>
        <w:tc>
          <w:tcPr>
            <w:tcW w:w="2376" w:type="dxa"/>
            <w:tcBorders>
              <w:bottom w:val="nil"/>
            </w:tcBorders>
            <w:shd w:val="clear" w:color="auto" w:fill="auto"/>
          </w:tcPr>
          <w:p w:rsidRPr="0056185C" w:rsidR="003566B4" w:rsidP="003566B4" w:rsidRDefault="003566B4" w14:paraId="6FC3B49F" w14:textId="738ED27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[WLULG10</w:t>
            </w:r>
            <w:r w:rsidR="001C3EC6">
              <w:rPr>
                <w:rFonts w:ascii="Arial" w:hAnsi="Arial" w:eastAsia="Meiryo" w:cs="Arial"/>
                <w:color w:val="555555"/>
                <w:sz w:val="20"/>
                <w:szCs w:val="20"/>
                <w:highlight w:val="cyan"/>
                <w:lang w:val="en-CA"/>
              </w:rPr>
              <w:t>Total</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[G10EndDate]</w:t>
            </w:r>
          </w:p>
        </w:tc>
      </w:tr>
      <w:tr w:rsidRPr="0056185C" w:rsidR="003566B4" w:rsidTr="00406BD1" w14:paraId="7CEA71EF"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tcBorders>
              <w:bottom w:val="single" w:color="D0CECE" w:sz="4" w:space="0"/>
            </w:tcBorders>
            <w:shd w:val="clear" w:color="auto" w:fill="FFF8EF"/>
          </w:tcPr>
          <w:p w:rsidRPr="0056185C" w:rsidR="003566B4" w:rsidDel="007630A9" w:rsidP="003566B4" w:rsidRDefault="003566B4" w14:paraId="7506CC34" w14:textId="0F2C719E">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4</w:t>
            </w:r>
          </w:p>
        </w:tc>
        <w:tc>
          <w:tcPr>
            <w:tcW w:w="2409" w:type="dxa"/>
            <w:tcBorders>
              <w:bottom w:val="single" w:color="D0CECE" w:sz="4" w:space="0"/>
            </w:tcBorders>
            <w:shd w:val="clear" w:color="auto" w:fill="FFF8EF"/>
          </w:tcPr>
          <w:p w:rsidRPr="0056185C" w:rsidR="003566B4" w:rsidP="003566B4" w:rsidRDefault="003566B4" w14:paraId="20D4EA5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843" w:type="dxa"/>
            <w:tcBorders>
              <w:bottom w:val="single" w:color="D0CECE" w:sz="4" w:space="0"/>
            </w:tcBorders>
            <w:shd w:val="clear" w:color="auto" w:fill="FFF8EF"/>
          </w:tcPr>
          <w:p w:rsidRPr="0056185C" w:rsidR="003566B4" w:rsidP="003566B4" w:rsidRDefault="003566B4" w14:paraId="232DEFFB"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r w:rsidRPr="0056185C">
              <w:rPr>
                <w:rFonts w:ascii="Arial" w:hAnsi="Arial" w:eastAsia="Meiryo" w:cs="Arial"/>
                <w:color w:val="555555"/>
                <w:sz w:val="20"/>
                <w:szCs w:val="20"/>
                <w:lang w:val="en-CA"/>
              </w:rPr>
              <w:t xml:space="preserve"> </w:t>
            </w:r>
          </w:p>
        </w:tc>
        <w:tc>
          <w:tcPr>
            <w:tcW w:w="1843" w:type="dxa"/>
            <w:tcBorders>
              <w:bottom w:val="single" w:color="D0CECE" w:sz="4" w:space="0"/>
            </w:tcBorders>
            <w:shd w:val="clear" w:color="auto" w:fill="FFF8EF"/>
          </w:tcPr>
          <w:p w:rsidRPr="0056185C" w:rsidR="003566B4" w:rsidP="003566B4" w:rsidRDefault="003566B4" w14:paraId="345C3FC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[WLULG15AVC]</w:t>
            </w:r>
            <w:r w:rsidRPr="0056185C">
              <w:rPr>
                <w:rFonts w:ascii="Arial" w:hAnsi="Arial" w:eastAsia="Meiryo" w:cs="Arial"/>
                <w:color w:val="555555"/>
                <w:sz w:val="20"/>
                <w:szCs w:val="20"/>
              </w:rPr>
              <w:t xml:space="preserve"> </w:t>
            </w:r>
          </w:p>
        </w:tc>
        <w:tc>
          <w:tcPr>
            <w:tcW w:w="1759" w:type="dxa"/>
            <w:gridSpan w:val="3"/>
            <w:tcBorders>
              <w:bottom w:val="single" w:color="D0CECE" w:sz="4" w:space="0"/>
            </w:tcBorders>
            <w:shd w:val="clear" w:color="auto" w:fill="FFF8EF"/>
          </w:tcPr>
          <w:p w:rsidRPr="0056185C" w:rsidR="003566B4" w:rsidP="003566B4" w:rsidRDefault="003566B4" w14:paraId="5206CB92"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rPr>
              <w:t>$</w:t>
            </w:r>
            <w:r w:rsidRPr="0056185C">
              <w:rPr>
                <w:rFonts w:ascii="Arial" w:hAnsi="Arial" w:eastAsia="Meiryo" w:cs="Arial"/>
                <w:color w:val="555555"/>
                <w:sz w:val="20"/>
                <w:szCs w:val="20"/>
                <w:highlight w:val="cyan"/>
              </w:rPr>
              <w:t>[WLULG15Total]</w:t>
            </w:r>
            <w:r w:rsidRPr="0056185C">
              <w:rPr>
                <w:rFonts w:ascii="Arial" w:hAnsi="Arial" w:eastAsia="Meiryo" w:cs="Arial"/>
                <w:color w:val="555555"/>
                <w:sz w:val="20"/>
                <w:szCs w:val="20"/>
              </w:rPr>
              <w:t xml:space="preserve"> </w:t>
            </w:r>
          </w:p>
        </w:tc>
        <w:tc>
          <w:tcPr>
            <w:tcW w:w="2376" w:type="dxa"/>
            <w:tcBorders>
              <w:bottom w:val="single" w:color="D0CECE" w:sz="4" w:space="0"/>
            </w:tcBorders>
            <w:shd w:val="clear" w:color="auto" w:fill="FFF8EF"/>
          </w:tcPr>
          <w:p w:rsidRPr="0056185C" w:rsidR="003566B4" w:rsidP="003566B4" w:rsidRDefault="003566B4" w14:paraId="69BC6E90" w14:textId="01F1AE5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w:t>
            </w:r>
            <w:r w:rsidRPr="0056185C">
              <w:rPr>
                <w:rFonts w:ascii="Arial" w:hAnsi="Arial" w:eastAsia="Meiryo" w:cs="Arial"/>
                <w:color w:val="555555"/>
                <w:sz w:val="20"/>
                <w:szCs w:val="20"/>
                <w:highlight w:val="cyan"/>
                <w:lang w:val="en-CA"/>
              </w:rPr>
              <w:t>[WLULG15</w:t>
            </w:r>
            <w:r w:rsidR="001C3EC6">
              <w:rPr>
                <w:rFonts w:ascii="Arial" w:hAnsi="Arial" w:eastAsia="Meiryo" w:cs="Arial"/>
                <w:color w:val="555555"/>
                <w:sz w:val="20"/>
                <w:szCs w:val="20"/>
                <w:highlight w:val="cyan"/>
                <w:lang w:val="en-CA"/>
              </w:rPr>
              <w:t>Total</w:t>
            </w:r>
            <w:r w:rsidRPr="0056185C">
              <w:rPr>
                <w:rFonts w:ascii="Arial" w:hAnsi="Arial" w:eastAsia="Meiryo" w:cs="Arial"/>
                <w:color w:val="555555"/>
                <w:sz w:val="20"/>
                <w:szCs w:val="20"/>
                <w:highlight w:val="cyan"/>
                <w:lang w:val="en-CA"/>
              </w:rPr>
              <w:t>]</w:t>
            </w:r>
            <w:r w:rsidRPr="0056185C">
              <w:rPr>
                <w:rFonts w:ascii="Arial" w:hAnsi="Arial" w:eastAsia="Meiryo" w:cs="Arial"/>
                <w:color w:val="555555"/>
                <w:sz w:val="20"/>
                <w:szCs w:val="20"/>
                <w:lang w:val="en-CA"/>
              </w:rPr>
              <w:t xml:space="preserve"> payable until </w:t>
            </w:r>
            <w:r w:rsidRPr="0056185C">
              <w:rPr>
                <w:rFonts w:ascii="Arial" w:hAnsi="Arial" w:eastAsia="Meiryo" w:cs="Arial"/>
                <w:color w:val="555555"/>
                <w:sz w:val="20"/>
                <w:szCs w:val="20"/>
                <w:highlight w:val="cyan"/>
                <w:lang w:val="en-CA"/>
              </w:rPr>
              <w:t>[G15EndDate]</w:t>
            </w:r>
          </w:p>
        </w:tc>
      </w:tr>
      <w:tr w:rsidRPr="0056185C" w:rsidR="00A00761" w:rsidTr="00DE45AA" w14:paraId="45C713A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56" w:type="dxa"/>
            <w:gridSpan w:val="8"/>
            <w:tcBorders>
              <w:top w:val="single" w:color="D0CECE" w:sz="4" w:space="0"/>
            </w:tcBorders>
            <w:shd w:val="clear" w:color="auto" w:fill="auto"/>
          </w:tcPr>
          <w:p w:rsidRPr="0056185C" w:rsidR="00A00761" w:rsidP="003566B4" w:rsidRDefault="00BB1F9C" w14:paraId="0C737E75" w14:textId="5BA04690">
            <w:pPr>
              <w:rPr>
                <w:rFonts w:ascii="Arial" w:hAnsi="Arial" w:eastAsia="Meiryo" w:cs="Arial"/>
                <w:color w:val="555555"/>
                <w:sz w:val="20"/>
                <w:szCs w:val="20"/>
                <w:lang w:val="en-CA"/>
              </w:rPr>
            </w:pPr>
            <w:r w:rsidRPr="0056185C">
              <w:rPr>
                <w:rFonts w:ascii="Arial" w:hAnsi="Arial" w:eastAsia="Meiryo" w:cs="Arial"/>
                <w:b w:val="0"/>
                <w:bCs w:val="0"/>
                <w:color w:val="575757"/>
                <w:sz w:val="20"/>
                <w:szCs w:val="20"/>
              </w:rPr>
              <w:t>Alternatively, you may elect to receive your AVC pension as a single lump sum in lieu of a portion of your monthly pension.</w:t>
            </w:r>
          </w:p>
        </w:tc>
      </w:tr>
      <w:tr w:rsidRPr="0056185C" w:rsidR="009B26F7" w:rsidTr="00406BD1" w14:paraId="5AD32B84" w14:textId="77777777">
        <w:trPr>
          <w:jc w:val="center"/>
        </w:trPr>
        <w:tc>
          <w:tcPr>
            <w:cnfStyle w:val="001000000000" w:firstRow="0" w:lastRow="0" w:firstColumn="1" w:lastColumn="0" w:oddVBand="0" w:evenVBand="0" w:oddHBand="0" w:evenHBand="0" w:firstRowFirstColumn="0" w:firstRowLastColumn="0" w:lastRowFirstColumn="0" w:lastRowLastColumn="0"/>
            <w:tcW w:w="2835" w:type="dxa"/>
            <w:gridSpan w:val="2"/>
            <w:shd w:val="clear" w:color="auto" w:fill="0B4A72"/>
          </w:tcPr>
          <w:p w:rsidRPr="0056185C" w:rsidR="009B26F7" w:rsidP="009B26F7" w:rsidRDefault="009B26F7" w14:paraId="01441281" w14:textId="433F73B0">
            <w:pPr>
              <w:jc w:val="center"/>
              <w:rPr>
                <w:rFonts w:ascii="Arial" w:hAnsi="Arial" w:eastAsia="Meiryo" w:cs="Arial"/>
                <w:b w:val="0"/>
                <w:bCs w:val="0"/>
                <w:color w:val="555555"/>
                <w:sz w:val="20"/>
                <w:szCs w:val="20"/>
                <w:lang w:val="en-CA"/>
              </w:rPr>
            </w:pPr>
            <w:r w:rsidRPr="0056185C">
              <w:rPr>
                <w:rFonts w:ascii="Arial" w:hAnsi="Arial" w:cs="Arial"/>
                <w:color w:val="FFFFFF" w:themeColor="background1"/>
                <w:sz w:val="20"/>
                <w:szCs w:val="20"/>
              </w:rPr>
              <w:t>Lifetime pension with a</w:t>
            </w:r>
          </w:p>
        </w:tc>
        <w:tc>
          <w:tcPr>
            <w:tcW w:w="4455" w:type="dxa"/>
            <w:gridSpan w:val="3"/>
            <w:shd w:val="clear" w:color="auto" w:fill="0B4A72"/>
          </w:tcPr>
          <w:p w:rsidRPr="0056185C" w:rsidR="009B26F7" w:rsidP="009B26F7" w:rsidRDefault="009B26F7" w14:paraId="2B86847B" w14:textId="74460412">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55555"/>
                <w:sz w:val="20"/>
                <w:szCs w:val="20"/>
                <w:lang w:val="en-CA"/>
              </w:rPr>
            </w:pPr>
            <w:r w:rsidRPr="0056185C">
              <w:rPr>
                <w:rFonts w:ascii="Arial" w:hAnsi="Arial" w:eastAsia="Meiryo" w:cs="Arial"/>
                <w:b/>
                <w:bCs/>
                <w:color w:val="FFFFFF" w:themeColor="background1"/>
                <w:sz w:val="20"/>
                <w:szCs w:val="20"/>
              </w:rPr>
              <w:t>Payable to you</w:t>
            </w:r>
          </w:p>
        </w:tc>
        <w:tc>
          <w:tcPr>
            <w:tcW w:w="3366" w:type="dxa"/>
            <w:gridSpan w:val="3"/>
            <w:shd w:val="clear" w:color="auto" w:fill="0B4A72"/>
          </w:tcPr>
          <w:p w:rsidRPr="0056185C" w:rsidR="009B26F7" w:rsidP="009B26F7" w:rsidRDefault="009B26F7" w14:paraId="510F80F6" w14:textId="3D171E46">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b/>
                <w:bCs/>
                <w:color w:val="FFFFFF" w:themeColor="background1"/>
                <w:sz w:val="20"/>
                <w:szCs w:val="20"/>
              </w:rPr>
              <w:t>Payable upon your passing</w:t>
            </w:r>
          </w:p>
        </w:tc>
      </w:tr>
      <w:tr w:rsidRPr="0056185C" w:rsidR="00246C90" w:rsidTr="00406BD1" w14:paraId="18A7CFD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Pr>
          <w:p w:rsidRPr="0056185C" w:rsidR="00246C90" w:rsidP="00246C90" w:rsidRDefault="00246C90" w14:paraId="2CFFB0D8" w14:textId="14969E5F">
            <w:pPr>
              <w:rPr>
                <w:rFonts w:ascii="Arial" w:hAnsi="Arial" w:eastAsia="Meiryo" w:cs="Arial"/>
                <w:b w:val="0"/>
                <w:bCs w:val="0"/>
                <w:color w:val="555555"/>
                <w:lang w:val="en-CA"/>
              </w:rPr>
            </w:pPr>
            <w:r w:rsidRPr="0056185C">
              <w:rPr>
                <w:rFonts w:ascii="Arial" w:hAnsi="Arial" w:eastAsia="Meiryo" w:cs="Arial"/>
                <w:b w:val="0"/>
                <w:bCs w:val="0"/>
                <w:color w:val="555555"/>
                <w:lang w:val="en-CA"/>
              </w:rPr>
              <w:t>5</w:t>
            </w:r>
          </w:p>
        </w:tc>
        <w:tc>
          <w:tcPr>
            <w:tcW w:w="2409" w:type="dxa"/>
            <w:shd w:val="clear" w:color="auto" w:fill="auto"/>
          </w:tcPr>
          <w:p w:rsidRPr="0056185C" w:rsidR="00246C90" w:rsidP="00246C90" w:rsidRDefault="00246C90" w14:paraId="0A5EF491" w14:textId="3921001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4468" w:type="dxa"/>
            <w:gridSpan w:val="4"/>
            <w:shd w:val="clear" w:color="auto" w:fill="auto"/>
          </w:tcPr>
          <w:p w:rsidRPr="0056185C" w:rsidR="00246C90" w:rsidP="00246C90" w:rsidRDefault="00246C90" w14:paraId="77D9099B" w14:textId="420CD32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353" w:type="dxa"/>
            <w:gridSpan w:val="2"/>
            <w:shd w:val="clear" w:color="auto" w:fill="auto"/>
          </w:tcPr>
          <w:p w:rsidRPr="0056185C" w:rsidR="00246C90" w:rsidP="00246C90" w:rsidRDefault="00246C90" w14:paraId="6D956DF2" w14:textId="010E9CB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N/A</w:t>
            </w:r>
          </w:p>
        </w:tc>
      </w:tr>
      <w:tr w:rsidRPr="0056185C" w:rsidR="00246C90" w:rsidTr="00406BD1" w14:paraId="68D8A540"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246C90" w:rsidP="00246C90" w:rsidRDefault="00246C90" w14:paraId="638DED83" w14:textId="714662B9">
            <w:pPr>
              <w:rPr>
                <w:rFonts w:ascii="Arial" w:hAnsi="Arial" w:eastAsia="Meiryo" w:cs="Arial"/>
                <w:b w:val="0"/>
                <w:bCs w:val="0"/>
                <w:color w:val="555555"/>
                <w:lang w:val="en-CA"/>
              </w:rPr>
            </w:pPr>
            <w:r w:rsidRPr="0056185C">
              <w:rPr>
                <w:rFonts w:ascii="Arial" w:hAnsi="Arial" w:eastAsia="Meiryo" w:cs="Arial"/>
                <w:b w:val="0"/>
                <w:bCs w:val="0"/>
                <w:color w:val="555555"/>
                <w:lang w:val="en-CA"/>
              </w:rPr>
              <w:t>6</w:t>
            </w:r>
          </w:p>
        </w:tc>
        <w:tc>
          <w:tcPr>
            <w:tcW w:w="2409" w:type="dxa"/>
            <w:shd w:val="clear" w:color="auto" w:fill="FFF8EF"/>
          </w:tcPr>
          <w:p w:rsidRPr="0056185C" w:rsidR="00246C90" w:rsidP="00246C90" w:rsidRDefault="00246C90" w14:paraId="56DDA776" w14:textId="289E44B6">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4468" w:type="dxa"/>
            <w:gridSpan w:val="4"/>
            <w:shd w:val="clear" w:color="auto" w:fill="FFF8EF"/>
          </w:tcPr>
          <w:p w:rsidRPr="0056185C" w:rsidR="00246C90" w:rsidP="00246C90" w:rsidRDefault="00246C90" w14:paraId="106E30CA" w14:textId="5ABED11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353" w:type="dxa"/>
            <w:gridSpan w:val="2"/>
            <w:shd w:val="clear" w:color="auto" w:fill="FFF8EF"/>
          </w:tcPr>
          <w:p w:rsidRPr="0056185C" w:rsidR="00246C90" w:rsidP="00246C90" w:rsidRDefault="00246C90" w14:paraId="6E525D78" w14:textId="582754F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246C90" w:rsidTr="00406BD1" w14:paraId="0C37DC9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Pr>
          <w:p w:rsidRPr="0056185C" w:rsidR="00246C90" w:rsidP="00246C90" w:rsidRDefault="00246C90" w14:paraId="317219E8" w14:textId="34464699">
            <w:pPr>
              <w:rPr>
                <w:rFonts w:ascii="Arial" w:hAnsi="Arial" w:eastAsia="Meiryo" w:cs="Arial"/>
                <w:b w:val="0"/>
                <w:bCs w:val="0"/>
                <w:color w:val="555555"/>
                <w:lang w:val="en-CA"/>
              </w:rPr>
            </w:pPr>
            <w:r w:rsidRPr="0056185C">
              <w:rPr>
                <w:rFonts w:ascii="Arial" w:hAnsi="Arial" w:eastAsia="Meiryo" w:cs="Arial"/>
                <w:b w:val="0"/>
                <w:bCs w:val="0"/>
                <w:color w:val="555555"/>
                <w:lang w:val="en-CA"/>
              </w:rPr>
              <w:t>7</w:t>
            </w:r>
          </w:p>
        </w:tc>
        <w:tc>
          <w:tcPr>
            <w:tcW w:w="2409" w:type="dxa"/>
            <w:shd w:val="clear" w:color="auto" w:fill="auto"/>
          </w:tcPr>
          <w:p w:rsidRPr="0056185C" w:rsidR="00246C90" w:rsidP="00246C90" w:rsidRDefault="00246C90" w14:paraId="01589AB3" w14:textId="08355D8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4468" w:type="dxa"/>
            <w:gridSpan w:val="4"/>
            <w:shd w:val="clear" w:color="auto" w:fill="auto"/>
          </w:tcPr>
          <w:p w:rsidRPr="0056185C" w:rsidR="00246C90" w:rsidP="00246C90" w:rsidRDefault="00246C90" w14:paraId="3F336818" w14:textId="0250EDF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353" w:type="dxa"/>
            <w:gridSpan w:val="2"/>
            <w:shd w:val="clear" w:color="auto" w:fill="auto"/>
          </w:tcPr>
          <w:p w:rsidRPr="0056185C" w:rsidR="00246C90" w:rsidP="00246C90" w:rsidRDefault="00246C90" w14:paraId="322D3ADC" w14:textId="77F28CF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246C90" w:rsidTr="00406BD1" w14:paraId="0271A31D"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246C90" w:rsidP="00246C90" w:rsidRDefault="00246C90" w14:paraId="044DD75C" w14:textId="070F2AEF">
            <w:pPr>
              <w:rPr>
                <w:rFonts w:ascii="Arial" w:hAnsi="Arial" w:eastAsia="Meiryo" w:cs="Arial"/>
                <w:b w:val="0"/>
                <w:bCs w:val="0"/>
                <w:color w:val="555555"/>
                <w:lang w:val="en-CA"/>
              </w:rPr>
            </w:pPr>
            <w:r w:rsidRPr="0056185C">
              <w:rPr>
                <w:rFonts w:ascii="Arial" w:hAnsi="Arial" w:eastAsia="Meiryo" w:cs="Arial"/>
                <w:b w:val="0"/>
                <w:bCs w:val="0"/>
                <w:color w:val="555555"/>
                <w:lang w:val="en-CA"/>
              </w:rPr>
              <w:t>8</w:t>
            </w:r>
          </w:p>
        </w:tc>
        <w:tc>
          <w:tcPr>
            <w:tcW w:w="2409" w:type="dxa"/>
            <w:shd w:val="clear" w:color="auto" w:fill="FFF8EF"/>
          </w:tcPr>
          <w:p w:rsidRPr="0056185C" w:rsidR="00246C90" w:rsidP="00246C90" w:rsidRDefault="00246C90" w14:paraId="394B9DD1" w14:textId="41D1276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AVC lump sum</w:t>
            </w:r>
          </w:p>
        </w:tc>
        <w:tc>
          <w:tcPr>
            <w:tcW w:w="4468" w:type="dxa"/>
            <w:gridSpan w:val="4"/>
            <w:shd w:val="clear" w:color="auto" w:fill="FFF8EF"/>
          </w:tcPr>
          <w:p w:rsidRPr="0056185C" w:rsidR="00246C90" w:rsidP="00246C90" w:rsidRDefault="00246C90" w14:paraId="24F23A03" w14:textId="0FE20EC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w:t>
            </w:r>
            <w:r w:rsidRPr="0056185C">
              <w:rPr>
                <w:rFonts w:ascii="Arial" w:hAnsi="Arial" w:eastAsia="Meiryo" w:cs="Arial"/>
                <w:color w:val="575757"/>
                <w:sz w:val="20"/>
                <w:szCs w:val="20"/>
                <w:highlight w:val="cyan"/>
              </w:rPr>
              <w:t>[AVCLS]</w:t>
            </w:r>
            <w:r w:rsidRPr="0056185C">
              <w:rPr>
                <w:rFonts w:ascii="Arial" w:hAnsi="Arial" w:eastAsia="Meiryo" w:cs="Arial"/>
                <w:color w:val="575757"/>
                <w:sz w:val="20"/>
                <w:szCs w:val="20"/>
              </w:rPr>
              <w:t xml:space="preserve"> lump sum</w:t>
            </w:r>
          </w:p>
        </w:tc>
        <w:tc>
          <w:tcPr>
            <w:tcW w:w="3353" w:type="dxa"/>
            <w:gridSpan w:val="2"/>
            <w:shd w:val="clear" w:color="auto" w:fill="FFF8EF"/>
          </w:tcPr>
          <w:p w:rsidRPr="0056185C" w:rsidR="00246C90" w:rsidP="00246C90" w:rsidRDefault="00246C90" w14:paraId="7BA84BD2" w14:textId="2F17FE9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423145" w:rsidP="007923FD" w:rsidRDefault="00423145" w14:paraId="06EEC1E8" w14:textId="77777777">
      <w:pPr>
        <w:spacing w:before="0" w:after="240"/>
        <w:rPr>
          <w:rFonts w:ascii="Arial" w:hAnsi="Arial" w:eastAsia="Meiryo" w:cs="Arial"/>
          <w:b/>
          <w:bCs/>
          <w:color w:val="555555"/>
          <w:sz w:val="20"/>
          <w:szCs w:val="20"/>
        </w:rPr>
      </w:pPr>
    </w:p>
    <w:p w:rsidRPr="0056185C" w:rsidR="00FE12E3" w:rsidP="00FE12E3" w:rsidRDefault="00FE12E3" w14:paraId="61FC2CDE"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Unlocked SVC = Y</w:t>
      </w:r>
      <w:r w:rsidRPr="0056185C">
        <w:rPr>
          <w:rFonts w:ascii="Arial" w:hAnsi="Arial" w:cs="Arial"/>
          <w:color w:val="545454" w:themeColor="text1"/>
          <w:sz w:val="20"/>
          <w:szCs w:val="20"/>
          <w:highlight w:val="yellow"/>
        </w:rPr>
        <w:t>, AVC = N, Locked-in SVC = N&gt;&gt;</w:t>
      </w: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spousal options waived"/>
      </w:tblPr>
      <w:tblGrid>
        <w:gridCol w:w="426"/>
        <w:gridCol w:w="2364"/>
        <w:gridCol w:w="720"/>
        <w:gridCol w:w="1080"/>
        <w:gridCol w:w="1789"/>
        <w:gridCol w:w="821"/>
        <w:gridCol w:w="810"/>
        <w:gridCol w:w="2376"/>
      </w:tblGrid>
      <w:tr w:rsidRPr="0056185C" w:rsidR="003566B4" w14:paraId="7BE18B1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8"/>
            <w:tcBorders>
              <w:bottom w:val="nil"/>
            </w:tcBorders>
          </w:tcPr>
          <w:p w:rsidRPr="0056185C" w:rsidR="003566B4" w:rsidRDefault="003566B4" w14:paraId="0007BEBA" w14:textId="77C575AD">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guaranteed minimum number of payments</w:t>
            </w:r>
          </w:p>
          <w:p w:rsidRPr="0056185C" w:rsidR="003566B4" w:rsidRDefault="003566B4" w14:paraId="442C8B1C" w14:textId="419DF87E">
            <w:pPr>
              <w:rPr>
                <w:rFonts w:ascii="Arial" w:hAnsi="Arial" w:eastAsia="Meiryo" w:cs="Arial"/>
                <w:b w:val="0"/>
                <w:bCs w:val="0"/>
                <w:color w:val="12314A"/>
                <w:sz w:val="20"/>
                <w:szCs w:val="20"/>
                <w:lang w:val="en-CA"/>
              </w:rPr>
            </w:pPr>
            <w:r w:rsidRPr="0056185C">
              <w:rPr>
                <w:rFonts w:ascii="Arial" w:hAnsi="Arial" w:eastAsia="Times New Roman" w:cs="Arial"/>
                <w:b w:val="0"/>
                <w:bCs w:val="0"/>
                <w:color w:val="12314A"/>
                <w:sz w:val="20"/>
                <w:szCs w:val="20"/>
                <w:lang w:val="en-CA"/>
              </w:rPr>
              <w:t>Your base pension, plus a pension based on your</w:t>
            </w:r>
            <w:r w:rsidRPr="0056185C" w:rsidR="00670824">
              <w:rPr>
                <w:rFonts w:ascii="Arial" w:hAnsi="Arial" w:eastAsia="Times New Roman" w:cs="Arial"/>
                <w:b w:val="0"/>
                <w:bCs w:val="0"/>
                <w:color w:val="12314A"/>
                <w:sz w:val="20"/>
                <w:szCs w:val="20"/>
                <w:lang w:val="en-CA"/>
              </w:rPr>
              <w:t xml:space="preserve"> non-locked</w:t>
            </w:r>
            <w:r w:rsidRPr="0056185C" w:rsidR="00097DF8">
              <w:rPr>
                <w:rFonts w:ascii="Arial" w:hAnsi="Arial" w:eastAsia="Times New Roman" w:cs="Arial"/>
                <w:b w:val="0"/>
                <w:bCs w:val="0"/>
                <w:color w:val="12314A"/>
                <w:sz w:val="20"/>
                <w:szCs w:val="20"/>
                <w:lang w:val="en-CA"/>
              </w:rPr>
              <w:t>-</w:t>
            </w:r>
            <w:r w:rsidRPr="0056185C" w:rsidR="00670824">
              <w:rPr>
                <w:rFonts w:ascii="Arial" w:hAnsi="Arial" w:eastAsia="Times New Roman" w:cs="Arial"/>
                <w:b w:val="0"/>
                <w:bCs w:val="0"/>
                <w:color w:val="12314A"/>
                <w:sz w:val="20"/>
                <w:szCs w:val="20"/>
                <w:lang w:val="en-CA"/>
              </w:rPr>
              <w:t>in</w:t>
            </w:r>
            <w:r w:rsidRPr="0056185C">
              <w:rPr>
                <w:rFonts w:ascii="Arial" w:hAnsi="Arial" w:eastAsia="Times New Roman" w:cs="Arial"/>
                <w:b w:val="0"/>
                <w:bCs w:val="0"/>
                <w:color w:val="12314A"/>
                <w:sz w:val="20"/>
                <w:szCs w:val="20"/>
                <w:lang w:val="en-CA"/>
              </w:rPr>
              <w:t xml:space="preserve"> special voluntary contributions (SVC).</w:t>
            </w:r>
          </w:p>
        </w:tc>
      </w:tr>
      <w:tr w:rsidRPr="0056185C" w:rsidR="003566B4" w14:paraId="796D474F"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hemeFill="text2"/>
          </w:tcPr>
          <w:p w:rsidRPr="0056185C" w:rsidR="003566B4" w:rsidRDefault="003566B4" w14:paraId="16A1B146" w14:textId="77777777">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5220" w:type="dxa"/>
            <w:gridSpan w:val="5"/>
            <w:tcBorders>
              <w:top w:val="nil"/>
              <w:bottom w:val="single" w:color="D0CECE" w:sz="4" w:space="0"/>
            </w:tcBorders>
            <w:shd w:val="clear" w:color="auto" w:fill="0B4A72" w:themeFill="text2"/>
          </w:tcPr>
          <w:p w:rsidRPr="0056185C" w:rsidR="003566B4" w:rsidRDefault="003566B4" w14:paraId="541A7BA8"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2376" w:type="dxa"/>
            <w:vMerge w:val="restart"/>
            <w:tcBorders>
              <w:top w:val="nil"/>
            </w:tcBorders>
            <w:shd w:val="clear" w:color="auto" w:fill="0B4A72" w:themeFill="text2"/>
          </w:tcPr>
          <w:p w:rsidRPr="0056185C" w:rsidR="003566B4" w:rsidRDefault="003566B4" w14:paraId="1706C2D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3566B4" w:rsidTr="003E5DA0" w14:paraId="4042C456"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hemeFill="text2"/>
          </w:tcPr>
          <w:p w:rsidRPr="0056185C" w:rsidR="003566B4" w:rsidRDefault="003566B4" w14:paraId="70558B0C" w14:textId="77777777">
            <w:pPr>
              <w:jc w:val="center"/>
              <w:rPr>
                <w:rFonts w:ascii="Arial" w:hAnsi="Arial" w:cs="Arial"/>
                <w:color w:val="FFFFFF" w:themeColor="background1"/>
                <w:sz w:val="20"/>
                <w:szCs w:val="20"/>
                <w:lang w:val="en-CA"/>
              </w:rPr>
            </w:pPr>
          </w:p>
        </w:tc>
        <w:tc>
          <w:tcPr>
            <w:tcW w:w="1800" w:type="dxa"/>
            <w:gridSpan w:val="2"/>
            <w:tcBorders>
              <w:top w:val="single" w:color="D0CECE" w:sz="4" w:space="0"/>
              <w:bottom w:val="nil"/>
            </w:tcBorders>
            <w:shd w:val="clear" w:color="auto" w:fill="0B4A72" w:themeFill="text2"/>
          </w:tcPr>
          <w:p w:rsidRPr="0056185C" w:rsidR="003566B4" w:rsidRDefault="003566B4" w14:paraId="1CC43430"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789" w:type="dxa"/>
            <w:tcBorders>
              <w:top w:val="single" w:color="D0CECE" w:sz="4" w:space="0"/>
              <w:bottom w:val="nil"/>
            </w:tcBorders>
            <w:shd w:val="clear" w:color="auto" w:fill="0B4A72" w:themeFill="text2"/>
          </w:tcPr>
          <w:p w:rsidRPr="0056185C" w:rsidR="003566B4" w:rsidRDefault="003566B4" w14:paraId="2E12CD6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631" w:type="dxa"/>
            <w:gridSpan w:val="2"/>
            <w:tcBorders>
              <w:top w:val="single" w:color="D0CECE" w:sz="4" w:space="0"/>
              <w:bottom w:val="nil"/>
            </w:tcBorders>
            <w:shd w:val="clear" w:color="auto" w:fill="0B4A72" w:themeFill="text2"/>
          </w:tcPr>
          <w:p w:rsidRPr="0056185C" w:rsidR="003566B4" w:rsidRDefault="003566B4" w14:paraId="225F02E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376" w:type="dxa"/>
            <w:vMerge/>
            <w:tcBorders>
              <w:bottom w:val="nil"/>
            </w:tcBorders>
            <w:shd w:val="clear" w:color="auto" w:fill="0B4A72" w:themeFill="text2"/>
          </w:tcPr>
          <w:p w:rsidRPr="0056185C" w:rsidR="003566B4" w:rsidRDefault="003566B4" w14:paraId="31FFE00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670824" w:rsidTr="003E5DA0" w14:paraId="58098D0D" w14:textId="7777777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26" w:type="dxa"/>
            <w:tcBorders>
              <w:top w:val="nil"/>
            </w:tcBorders>
            <w:shd w:val="clear" w:color="auto" w:fill="auto"/>
          </w:tcPr>
          <w:p w:rsidRPr="0056185C" w:rsidR="00670824" w:rsidP="00670824" w:rsidRDefault="00670824" w14:paraId="5C72F5E0" w14:textId="0AB1DEF2">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1</w:t>
            </w:r>
          </w:p>
        </w:tc>
        <w:tc>
          <w:tcPr>
            <w:tcW w:w="2364" w:type="dxa"/>
            <w:tcBorders>
              <w:top w:val="nil"/>
            </w:tcBorders>
            <w:shd w:val="clear" w:color="auto" w:fill="auto"/>
          </w:tcPr>
          <w:p w:rsidRPr="0056185C" w:rsidR="00670824" w:rsidP="00670824" w:rsidRDefault="00670824" w14:paraId="414F7C06"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800" w:type="dxa"/>
            <w:gridSpan w:val="2"/>
            <w:tcBorders>
              <w:top w:val="nil"/>
            </w:tcBorders>
            <w:shd w:val="clear" w:color="auto" w:fill="auto"/>
          </w:tcPr>
          <w:p w:rsidRPr="0056185C" w:rsidR="00670824" w:rsidP="00670824" w:rsidRDefault="00670824" w14:paraId="2155D05E" w14:textId="2998DD2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789" w:type="dxa"/>
            <w:tcBorders>
              <w:top w:val="nil"/>
            </w:tcBorders>
            <w:shd w:val="clear" w:color="auto" w:fill="auto"/>
          </w:tcPr>
          <w:p w:rsidRPr="0056185C" w:rsidR="00670824" w:rsidP="00670824" w:rsidRDefault="00670824" w14:paraId="742765FC" w14:textId="268AD02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[WLULG0SVCUL]</w:t>
            </w:r>
            <w:r w:rsidRPr="0056185C">
              <w:rPr>
                <w:rFonts w:ascii="Arial" w:hAnsi="Arial" w:eastAsia="Meiryo" w:cs="Arial"/>
                <w:color w:val="575757"/>
                <w:sz w:val="20"/>
                <w:szCs w:val="20"/>
              </w:rPr>
              <w:t xml:space="preserve"> </w:t>
            </w:r>
          </w:p>
        </w:tc>
        <w:tc>
          <w:tcPr>
            <w:tcW w:w="1631" w:type="dxa"/>
            <w:gridSpan w:val="2"/>
            <w:tcBorders>
              <w:top w:val="nil"/>
            </w:tcBorders>
            <w:shd w:val="clear" w:color="auto" w:fill="auto"/>
          </w:tcPr>
          <w:p w:rsidRPr="0056185C" w:rsidR="00670824" w:rsidP="00670824" w:rsidRDefault="00670824" w14:paraId="26806B76" w14:textId="28E794D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2376" w:type="dxa"/>
            <w:tcBorders>
              <w:top w:val="nil"/>
            </w:tcBorders>
            <w:shd w:val="clear" w:color="auto" w:fill="auto"/>
          </w:tcPr>
          <w:p w:rsidRPr="0056185C" w:rsidR="00670824" w:rsidP="00670824" w:rsidRDefault="00670824" w14:paraId="27A74B89" w14:textId="24403D6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lang w:val="en-CA"/>
              </w:rPr>
            </w:pPr>
            <w:r w:rsidRPr="0056185C">
              <w:rPr>
                <w:rFonts w:ascii="Arial" w:hAnsi="Arial" w:eastAsia="Meiryo" w:cs="Arial"/>
                <w:color w:val="575757"/>
                <w:sz w:val="20"/>
                <w:szCs w:val="20"/>
              </w:rPr>
              <w:t>N/A</w:t>
            </w:r>
          </w:p>
        </w:tc>
      </w:tr>
      <w:tr w:rsidRPr="0056185C" w:rsidR="00670824" w:rsidTr="003E5DA0" w14:paraId="42D2847A"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670824" w:rsidP="00670824" w:rsidRDefault="00670824" w14:paraId="0175141A" w14:textId="1C1694BB">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2</w:t>
            </w:r>
          </w:p>
        </w:tc>
        <w:tc>
          <w:tcPr>
            <w:tcW w:w="2364" w:type="dxa"/>
            <w:shd w:val="clear" w:color="auto" w:fill="FFF8EF"/>
          </w:tcPr>
          <w:p w:rsidRPr="0056185C" w:rsidR="00670824" w:rsidP="00670824" w:rsidRDefault="00670824" w14:paraId="0390DDE6"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800" w:type="dxa"/>
            <w:gridSpan w:val="2"/>
            <w:shd w:val="clear" w:color="auto" w:fill="FFF8EF"/>
          </w:tcPr>
          <w:p w:rsidRPr="0056185C" w:rsidR="00670824" w:rsidP="00670824" w:rsidRDefault="00670824" w14:paraId="679D79B9" w14:textId="0A28682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789" w:type="dxa"/>
            <w:shd w:val="clear" w:color="auto" w:fill="FFF8EF"/>
          </w:tcPr>
          <w:p w:rsidRPr="0056185C" w:rsidR="00670824" w:rsidP="00670824" w:rsidRDefault="00670824" w14:paraId="1F53AA40" w14:textId="790AF76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[WLULG5SVCUL]</w:t>
            </w:r>
            <w:r w:rsidRPr="0056185C">
              <w:rPr>
                <w:rFonts w:ascii="Arial" w:hAnsi="Arial" w:eastAsia="Meiryo" w:cs="Arial"/>
                <w:color w:val="575757"/>
                <w:sz w:val="20"/>
                <w:szCs w:val="20"/>
              </w:rPr>
              <w:t xml:space="preserve"> </w:t>
            </w:r>
          </w:p>
        </w:tc>
        <w:tc>
          <w:tcPr>
            <w:tcW w:w="1631" w:type="dxa"/>
            <w:gridSpan w:val="2"/>
            <w:shd w:val="clear" w:color="auto" w:fill="FFF8EF"/>
          </w:tcPr>
          <w:p w:rsidRPr="0056185C" w:rsidR="00670824" w:rsidP="00670824" w:rsidRDefault="00670824" w14:paraId="67B70D06" w14:textId="3102668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2376" w:type="dxa"/>
            <w:shd w:val="clear" w:color="auto" w:fill="FFF8EF"/>
          </w:tcPr>
          <w:p w:rsidRPr="0056185C" w:rsidR="00670824" w:rsidP="00670824" w:rsidRDefault="00670824" w14:paraId="747B8CB9" w14:textId="4C1E51A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670824" w:rsidTr="003E5DA0" w14:paraId="115C3DC2"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6" w:type="dxa"/>
            <w:tcBorders>
              <w:bottom w:val="nil"/>
            </w:tcBorders>
            <w:shd w:val="clear" w:color="auto" w:fill="auto"/>
          </w:tcPr>
          <w:p w:rsidRPr="0056185C" w:rsidR="00670824" w:rsidP="00670824" w:rsidRDefault="00670824" w14:paraId="21310C1F" w14:textId="2C5B744A">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3</w:t>
            </w:r>
          </w:p>
        </w:tc>
        <w:tc>
          <w:tcPr>
            <w:tcW w:w="2364" w:type="dxa"/>
            <w:tcBorders>
              <w:bottom w:val="nil"/>
            </w:tcBorders>
            <w:shd w:val="clear" w:color="auto" w:fill="auto"/>
          </w:tcPr>
          <w:p w:rsidRPr="0056185C" w:rsidR="00670824" w:rsidP="00670824" w:rsidRDefault="00670824" w14:paraId="71AAC5E5"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800" w:type="dxa"/>
            <w:gridSpan w:val="2"/>
            <w:tcBorders>
              <w:bottom w:val="nil"/>
            </w:tcBorders>
            <w:shd w:val="clear" w:color="auto" w:fill="auto"/>
          </w:tcPr>
          <w:p w:rsidRPr="0056185C" w:rsidR="00670824" w:rsidP="00670824" w:rsidRDefault="00670824" w14:paraId="3F76CAB7" w14:textId="4587FCD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789" w:type="dxa"/>
            <w:tcBorders>
              <w:bottom w:val="nil"/>
            </w:tcBorders>
            <w:shd w:val="clear" w:color="auto" w:fill="auto"/>
          </w:tcPr>
          <w:p w:rsidRPr="0056185C" w:rsidR="00670824" w:rsidP="00670824" w:rsidRDefault="00670824" w14:paraId="4B4BB74E" w14:textId="2788F0E5">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[WLULG10SVCUL]</w:t>
            </w:r>
            <w:r w:rsidRPr="0056185C">
              <w:rPr>
                <w:rFonts w:ascii="Arial" w:hAnsi="Arial" w:eastAsia="Meiryo" w:cs="Arial"/>
                <w:color w:val="575757"/>
                <w:sz w:val="20"/>
                <w:szCs w:val="20"/>
              </w:rPr>
              <w:t xml:space="preserve"> </w:t>
            </w:r>
          </w:p>
        </w:tc>
        <w:tc>
          <w:tcPr>
            <w:tcW w:w="1631" w:type="dxa"/>
            <w:gridSpan w:val="2"/>
            <w:tcBorders>
              <w:bottom w:val="nil"/>
            </w:tcBorders>
            <w:shd w:val="clear" w:color="auto" w:fill="auto"/>
          </w:tcPr>
          <w:p w:rsidRPr="0056185C" w:rsidR="00670824" w:rsidP="00670824" w:rsidRDefault="00670824" w14:paraId="32C40999" w14:textId="2DFC8274">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2376" w:type="dxa"/>
            <w:tcBorders>
              <w:bottom w:val="nil"/>
            </w:tcBorders>
            <w:shd w:val="clear" w:color="auto" w:fill="auto"/>
          </w:tcPr>
          <w:p w:rsidRPr="0056185C" w:rsidR="00670824" w:rsidP="00670824" w:rsidRDefault="00670824" w14:paraId="25B0F964" w14:textId="73633B6F">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670824" w:rsidTr="003E5DA0" w14:paraId="2FD16DCB"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tcBorders>
              <w:bottom w:val="single" w:color="D0CECE" w:sz="4" w:space="0"/>
            </w:tcBorders>
            <w:shd w:val="clear" w:color="auto" w:fill="FFF8EF"/>
          </w:tcPr>
          <w:p w:rsidRPr="0056185C" w:rsidR="00670824" w:rsidDel="007630A9" w:rsidP="00670824" w:rsidRDefault="00670824" w14:paraId="1AB9F972" w14:textId="60F05CCA">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4</w:t>
            </w:r>
          </w:p>
        </w:tc>
        <w:tc>
          <w:tcPr>
            <w:tcW w:w="2364" w:type="dxa"/>
            <w:tcBorders>
              <w:bottom w:val="single" w:color="D0CECE" w:sz="4" w:space="0"/>
            </w:tcBorders>
            <w:shd w:val="clear" w:color="auto" w:fill="FFF8EF"/>
          </w:tcPr>
          <w:p w:rsidRPr="0056185C" w:rsidR="00670824" w:rsidP="00670824" w:rsidRDefault="00670824" w14:paraId="6BA34634"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800" w:type="dxa"/>
            <w:gridSpan w:val="2"/>
            <w:tcBorders>
              <w:bottom w:val="single" w:color="D0CECE" w:sz="4" w:space="0"/>
            </w:tcBorders>
            <w:shd w:val="clear" w:color="auto" w:fill="FFF8EF"/>
          </w:tcPr>
          <w:p w:rsidRPr="0056185C" w:rsidR="00670824" w:rsidP="00670824" w:rsidRDefault="00670824" w14:paraId="71C93724" w14:textId="3C800D2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789" w:type="dxa"/>
            <w:tcBorders>
              <w:bottom w:val="single" w:color="D0CECE" w:sz="4" w:space="0"/>
            </w:tcBorders>
            <w:shd w:val="clear" w:color="auto" w:fill="FFF8EF"/>
          </w:tcPr>
          <w:p w:rsidRPr="0056185C" w:rsidR="00670824" w:rsidP="00670824" w:rsidRDefault="00670824" w14:paraId="4F5562D4" w14:textId="0EAA6EE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[WLULG15SVCUL]</w:t>
            </w:r>
            <w:r w:rsidRPr="0056185C">
              <w:rPr>
                <w:rFonts w:ascii="Arial" w:hAnsi="Arial" w:eastAsia="Meiryo" w:cs="Arial"/>
                <w:color w:val="575757"/>
                <w:sz w:val="20"/>
                <w:szCs w:val="20"/>
              </w:rPr>
              <w:t xml:space="preserve"> </w:t>
            </w:r>
          </w:p>
        </w:tc>
        <w:tc>
          <w:tcPr>
            <w:tcW w:w="1631" w:type="dxa"/>
            <w:gridSpan w:val="2"/>
            <w:tcBorders>
              <w:bottom w:val="single" w:color="D0CECE" w:sz="4" w:space="0"/>
            </w:tcBorders>
            <w:shd w:val="clear" w:color="auto" w:fill="FFF8EF"/>
          </w:tcPr>
          <w:p w:rsidRPr="0056185C" w:rsidR="00670824" w:rsidP="00670824" w:rsidRDefault="00670824" w14:paraId="19BD3782" w14:textId="7448ACE8">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2376" w:type="dxa"/>
            <w:tcBorders>
              <w:bottom w:val="single" w:color="D0CECE" w:sz="4" w:space="0"/>
            </w:tcBorders>
            <w:shd w:val="clear" w:color="auto" w:fill="FFF8EF"/>
          </w:tcPr>
          <w:p w:rsidRPr="0056185C" w:rsidR="00670824" w:rsidP="00670824" w:rsidRDefault="00670824" w14:paraId="0B073D90" w14:textId="5A26CC2B">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r w:rsidRPr="0056185C" w:rsidR="008B4BBE" w:rsidTr="00DE45AA" w14:paraId="6FC53D5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8"/>
            <w:tcBorders>
              <w:top w:val="single" w:color="D0CECE" w:sz="4" w:space="0"/>
            </w:tcBorders>
            <w:shd w:val="clear" w:color="auto" w:fill="auto"/>
          </w:tcPr>
          <w:p w:rsidRPr="0056185C" w:rsidR="008B4BBE" w:rsidP="00670824" w:rsidRDefault="005764A0" w14:paraId="333E1555" w14:textId="2CB1A8FD">
            <w:pPr>
              <w:rPr>
                <w:rFonts w:ascii="Arial" w:hAnsi="Arial" w:eastAsia="Meiryo" w:cs="Arial"/>
                <w:color w:val="575757"/>
                <w:sz w:val="20"/>
                <w:szCs w:val="20"/>
              </w:rPr>
            </w:pPr>
            <w:r w:rsidRPr="0056185C">
              <w:rPr>
                <w:rFonts w:ascii="Arial" w:hAnsi="Arial" w:eastAsia="Meiryo" w:cs="Arial"/>
                <w:b w:val="0"/>
                <w:bCs w:val="0"/>
                <w:color w:val="575757"/>
                <w:sz w:val="20"/>
                <w:szCs w:val="20"/>
              </w:rPr>
              <w:t>Alternatively, you may elect to receive your SVC pension as a single lump sum in lieu of a portion of your monthly pension.</w:t>
            </w:r>
          </w:p>
        </w:tc>
      </w:tr>
      <w:tr w:rsidRPr="0056185C" w:rsidR="00120240" w:rsidTr="008B4BBE" w14:paraId="0C8C39F0" w14:textId="77777777">
        <w:trPr>
          <w:jc w:val="center"/>
        </w:trPr>
        <w:tc>
          <w:tcPr>
            <w:cnfStyle w:val="001000000000" w:firstRow="0" w:lastRow="0" w:firstColumn="1" w:lastColumn="0" w:oddVBand="0" w:evenVBand="0" w:oddHBand="0" w:evenHBand="0" w:firstRowFirstColumn="0" w:firstRowLastColumn="0" w:lastRowFirstColumn="0" w:lastRowLastColumn="0"/>
            <w:tcW w:w="3510" w:type="dxa"/>
            <w:gridSpan w:val="3"/>
            <w:shd w:val="clear" w:color="auto" w:fill="0B4A72"/>
          </w:tcPr>
          <w:p w:rsidRPr="0056185C" w:rsidR="00120240" w:rsidP="00120240" w:rsidRDefault="00120240" w14:paraId="6561B1B5" w14:textId="50B90813">
            <w:pPr>
              <w:jc w:val="center"/>
              <w:rPr>
                <w:rFonts w:ascii="Arial" w:hAnsi="Arial" w:eastAsia="Meiryo" w:cs="Arial"/>
                <w:b w:val="0"/>
                <w:bCs w:val="0"/>
                <w:color w:val="575757"/>
                <w:sz w:val="20"/>
                <w:szCs w:val="20"/>
              </w:rPr>
            </w:pPr>
            <w:r w:rsidRPr="0056185C">
              <w:rPr>
                <w:rFonts w:ascii="Arial" w:hAnsi="Arial" w:cs="Arial"/>
                <w:color w:val="FFFFFF" w:themeColor="background1"/>
                <w:sz w:val="20"/>
                <w:szCs w:val="20"/>
              </w:rPr>
              <w:t>Lifetime pension with a</w:t>
            </w:r>
          </w:p>
        </w:tc>
        <w:tc>
          <w:tcPr>
            <w:tcW w:w="3690" w:type="dxa"/>
            <w:gridSpan w:val="3"/>
            <w:shd w:val="clear" w:color="auto" w:fill="0B4A72"/>
          </w:tcPr>
          <w:p w:rsidRPr="0056185C" w:rsidR="00120240" w:rsidP="00120240" w:rsidRDefault="00120240" w14:paraId="6FEB5726" w14:textId="6577ABAC">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575757"/>
                <w:sz w:val="20"/>
                <w:szCs w:val="20"/>
              </w:rPr>
            </w:pPr>
            <w:r w:rsidRPr="0056185C">
              <w:rPr>
                <w:rFonts w:ascii="Arial" w:hAnsi="Arial" w:eastAsia="Meiryo" w:cs="Arial"/>
                <w:b/>
                <w:bCs/>
                <w:color w:val="FFFFFF" w:themeColor="background1"/>
                <w:sz w:val="20"/>
                <w:szCs w:val="20"/>
              </w:rPr>
              <w:t>Payable to you</w:t>
            </w:r>
          </w:p>
        </w:tc>
        <w:tc>
          <w:tcPr>
            <w:tcW w:w="3186" w:type="dxa"/>
            <w:gridSpan w:val="2"/>
            <w:shd w:val="clear" w:color="auto" w:fill="0B4A72"/>
          </w:tcPr>
          <w:p w:rsidRPr="0056185C" w:rsidR="00120240" w:rsidP="00120240" w:rsidRDefault="00120240" w14:paraId="4AFDFAD2" w14:textId="3B01DF78">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b/>
                <w:bCs/>
                <w:color w:val="FFFFFF" w:themeColor="background1"/>
                <w:sz w:val="20"/>
                <w:szCs w:val="20"/>
              </w:rPr>
              <w:t>Payable upon your passing</w:t>
            </w:r>
          </w:p>
        </w:tc>
      </w:tr>
      <w:tr w:rsidRPr="0056185C" w:rsidR="001C3E0F" w:rsidTr="003E5DA0" w14:paraId="7E90D56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Pr>
          <w:p w:rsidRPr="0056185C" w:rsidR="001C3E0F" w:rsidP="001C3E0F" w:rsidRDefault="001C3E0F" w14:paraId="2F5D0E89" w14:textId="584D27B9">
            <w:pPr>
              <w:rPr>
                <w:rFonts w:ascii="Arial" w:hAnsi="Arial" w:eastAsia="Meiryo" w:cs="Arial"/>
                <w:b w:val="0"/>
                <w:bCs w:val="0"/>
                <w:color w:val="555555"/>
                <w:lang w:val="en-CA"/>
              </w:rPr>
            </w:pPr>
            <w:r w:rsidRPr="0056185C">
              <w:rPr>
                <w:rFonts w:ascii="Arial" w:hAnsi="Arial" w:eastAsia="Meiryo" w:cs="Arial"/>
                <w:b w:val="0"/>
                <w:bCs w:val="0"/>
                <w:color w:val="555555"/>
                <w:lang w:val="en-CA"/>
              </w:rPr>
              <w:t>5</w:t>
            </w:r>
          </w:p>
        </w:tc>
        <w:tc>
          <w:tcPr>
            <w:tcW w:w="3084" w:type="dxa"/>
            <w:gridSpan w:val="2"/>
            <w:shd w:val="clear" w:color="auto" w:fill="auto"/>
          </w:tcPr>
          <w:p w:rsidRPr="0056185C" w:rsidR="001C3E0F" w:rsidP="001C3E0F" w:rsidRDefault="001C3E0F" w14:paraId="78999C59" w14:textId="19E056A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690" w:type="dxa"/>
            <w:gridSpan w:val="3"/>
            <w:shd w:val="clear" w:color="auto" w:fill="auto"/>
          </w:tcPr>
          <w:p w:rsidRPr="0056185C" w:rsidR="001C3E0F" w:rsidP="001C3E0F" w:rsidRDefault="001C3E0F" w14:paraId="380FF473" w14:textId="4E68E4F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186" w:type="dxa"/>
            <w:gridSpan w:val="2"/>
            <w:shd w:val="clear" w:color="auto" w:fill="auto"/>
          </w:tcPr>
          <w:p w:rsidRPr="0056185C" w:rsidR="001C3E0F" w:rsidP="001C3E0F" w:rsidRDefault="001C3E0F" w14:paraId="74230557" w14:textId="29249639">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N/A</w:t>
            </w:r>
          </w:p>
        </w:tc>
      </w:tr>
      <w:tr w:rsidRPr="0056185C" w:rsidR="001C3E0F" w:rsidTr="003E5DA0" w14:paraId="6641FC0A"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1C3E0F" w:rsidP="001C3E0F" w:rsidRDefault="001C3E0F" w14:paraId="55BCF319" w14:textId="22F9CFBB">
            <w:pPr>
              <w:rPr>
                <w:rFonts w:ascii="Arial" w:hAnsi="Arial" w:eastAsia="Meiryo" w:cs="Arial"/>
                <w:b w:val="0"/>
                <w:bCs w:val="0"/>
                <w:color w:val="555555"/>
                <w:lang w:val="en-CA"/>
              </w:rPr>
            </w:pPr>
            <w:r w:rsidRPr="0056185C">
              <w:rPr>
                <w:rFonts w:ascii="Arial" w:hAnsi="Arial" w:eastAsia="Meiryo" w:cs="Arial"/>
                <w:b w:val="0"/>
                <w:bCs w:val="0"/>
                <w:color w:val="555555"/>
                <w:lang w:val="en-CA"/>
              </w:rPr>
              <w:t>6</w:t>
            </w:r>
          </w:p>
        </w:tc>
        <w:tc>
          <w:tcPr>
            <w:tcW w:w="3084" w:type="dxa"/>
            <w:gridSpan w:val="2"/>
            <w:shd w:val="clear" w:color="auto" w:fill="FFF8EF"/>
          </w:tcPr>
          <w:p w:rsidRPr="0056185C" w:rsidR="001C3E0F" w:rsidP="001C3E0F" w:rsidRDefault="001C3E0F" w14:paraId="4CC6E624" w14:textId="7BA3CEE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690" w:type="dxa"/>
            <w:gridSpan w:val="3"/>
            <w:shd w:val="clear" w:color="auto" w:fill="FFF8EF"/>
          </w:tcPr>
          <w:p w:rsidRPr="0056185C" w:rsidR="001C3E0F" w:rsidP="001C3E0F" w:rsidRDefault="001C3E0F" w14:paraId="0577C7AD" w14:textId="5645C86A">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186" w:type="dxa"/>
            <w:gridSpan w:val="2"/>
            <w:shd w:val="clear" w:color="auto" w:fill="FFF8EF"/>
          </w:tcPr>
          <w:p w:rsidRPr="0056185C" w:rsidR="001C3E0F" w:rsidP="001C3E0F" w:rsidRDefault="001C3E0F" w14:paraId="5F33EE18" w14:textId="4E26697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1C3E0F" w:rsidTr="003E5DA0" w14:paraId="5ECB77F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auto"/>
          </w:tcPr>
          <w:p w:rsidRPr="0056185C" w:rsidR="001C3E0F" w:rsidP="001C3E0F" w:rsidRDefault="001C3E0F" w14:paraId="0ED6E5A6" w14:textId="64A30582">
            <w:pPr>
              <w:rPr>
                <w:rFonts w:ascii="Arial" w:hAnsi="Arial" w:eastAsia="Meiryo" w:cs="Arial"/>
                <w:b w:val="0"/>
                <w:bCs w:val="0"/>
                <w:color w:val="555555"/>
                <w:lang w:val="en-CA"/>
              </w:rPr>
            </w:pPr>
            <w:r w:rsidRPr="0056185C">
              <w:rPr>
                <w:rFonts w:ascii="Arial" w:hAnsi="Arial" w:eastAsia="Meiryo" w:cs="Arial"/>
                <w:b w:val="0"/>
                <w:bCs w:val="0"/>
                <w:color w:val="555555"/>
                <w:lang w:val="en-CA"/>
              </w:rPr>
              <w:t>7</w:t>
            </w:r>
          </w:p>
        </w:tc>
        <w:tc>
          <w:tcPr>
            <w:tcW w:w="3084" w:type="dxa"/>
            <w:gridSpan w:val="2"/>
            <w:shd w:val="clear" w:color="auto" w:fill="auto"/>
          </w:tcPr>
          <w:p w:rsidRPr="0056185C" w:rsidR="001C3E0F" w:rsidP="001C3E0F" w:rsidRDefault="001C3E0F" w14:paraId="6534C082" w14:textId="32A7F336">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10-year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690" w:type="dxa"/>
            <w:gridSpan w:val="3"/>
            <w:shd w:val="clear" w:color="auto" w:fill="auto"/>
          </w:tcPr>
          <w:p w:rsidRPr="0056185C" w:rsidR="001C3E0F" w:rsidP="001C3E0F" w:rsidRDefault="001C3E0F" w14:paraId="33CA25B3" w14:textId="702A2C5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186" w:type="dxa"/>
            <w:gridSpan w:val="2"/>
            <w:shd w:val="clear" w:color="auto" w:fill="auto"/>
          </w:tcPr>
          <w:p w:rsidRPr="0056185C" w:rsidR="001C3E0F" w:rsidP="001C3E0F" w:rsidRDefault="001C3E0F" w14:paraId="6D152223" w14:textId="1CF30721">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1C3E0F" w:rsidTr="003E5DA0" w14:paraId="17916D84"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1C3E0F" w:rsidP="001C3E0F" w:rsidRDefault="001C3E0F" w14:paraId="751A6C41" w14:textId="5D173E7E">
            <w:pPr>
              <w:rPr>
                <w:rFonts w:ascii="Arial" w:hAnsi="Arial" w:eastAsia="Meiryo" w:cs="Arial"/>
                <w:b w:val="0"/>
                <w:bCs w:val="0"/>
                <w:color w:val="555555"/>
                <w:lang w:val="en-CA"/>
              </w:rPr>
            </w:pPr>
            <w:r w:rsidRPr="0056185C">
              <w:rPr>
                <w:rFonts w:ascii="Arial" w:hAnsi="Arial" w:eastAsia="Meiryo" w:cs="Arial"/>
                <w:b w:val="0"/>
                <w:bCs w:val="0"/>
                <w:color w:val="555555"/>
                <w:lang w:val="en-CA"/>
              </w:rPr>
              <w:t>8</w:t>
            </w:r>
          </w:p>
        </w:tc>
        <w:tc>
          <w:tcPr>
            <w:tcW w:w="3084" w:type="dxa"/>
            <w:gridSpan w:val="2"/>
            <w:shd w:val="clear" w:color="auto" w:fill="FFF8EF"/>
          </w:tcPr>
          <w:p w:rsidRPr="0056185C" w:rsidR="001C3E0F" w:rsidP="001C3E0F" w:rsidRDefault="001C3E0F" w14:paraId="11B7DF85" w14:textId="32653F73">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15-year guarantee</w:t>
            </w:r>
            <w:r w:rsidRPr="0056185C">
              <w:rPr>
                <w:rFonts w:ascii="Arial" w:hAnsi="Arial" w:eastAsia="Meiryo" w:cs="Arial"/>
                <w:color w:val="575757"/>
                <w:sz w:val="20"/>
                <w:szCs w:val="20"/>
              </w:rPr>
              <w:br/>
            </w:r>
            <w:r w:rsidRPr="0056185C">
              <w:rPr>
                <w:rFonts w:ascii="Arial" w:hAnsi="Arial" w:eastAsia="Meiryo" w:cs="Arial"/>
                <w:color w:val="575757"/>
                <w:sz w:val="20"/>
                <w:szCs w:val="20"/>
              </w:rPr>
              <w:t>+ SVC lump sum</w:t>
            </w:r>
          </w:p>
        </w:tc>
        <w:tc>
          <w:tcPr>
            <w:tcW w:w="3690" w:type="dxa"/>
            <w:gridSpan w:val="3"/>
            <w:shd w:val="clear" w:color="auto" w:fill="FFF8EF"/>
          </w:tcPr>
          <w:p w:rsidRPr="0056185C" w:rsidR="001C3E0F" w:rsidP="001C3E0F" w:rsidRDefault="001C3E0F" w14:paraId="5606A5FD" w14:textId="713FFD0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/month </w:t>
            </w:r>
            <w:r w:rsidRPr="0056185C">
              <w:rPr>
                <w:rFonts w:ascii="Arial" w:hAnsi="Arial" w:eastAsia="Meiryo" w:cs="Arial"/>
                <w:color w:val="575757"/>
                <w:sz w:val="20"/>
                <w:szCs w:val="20"/>
              </w:rPr>
              <w:br/>
            </w:r>
            <w:r w:rsidRPr="0056185C">
              <w:rPr>
                <w:rFonts w:ascii="Arial" w:hAnsi="Arial" w:eastAsia="Meiryo" w:cs="Arial"/>
                <w:color w:val="575757"/>
                <w:sz w:val="20"/>
                <w:szCs w:val="20"/>
              </w:rPr>
              <w:t xml:space="preserve">+ </w:t>
            </w:r>
            <w:r w:rsidRPr="0056185C">
              <w:rPr>
                <w:rFonts w:ascii="Arial" w:hAnsi="Arial" w:eastAsia="Meiryo" w:cs="Arial"/>
                <w:color w:val="575757"/>
                <w:sz w:val="20"/>
                <w:szCs w:val="20"/>
                <w:highlight w:val="cyan"/>
              </w:rPr>
              <w:t>$[SVCLSUL]</w:t>
            </w:r>
            <w:r w:rsidRPr="0056185C">
              <w:rPr>
                <w:rFonts w:ascii="Arial" w:hAnsi="Arial" w:eastAsia="Meiryo" w:cs="Arial"/>
                <w:color w:val="575757"/>
                <w:sz w:val="20"/>
                <w:szCs w:val="20"/>
              </w:rPr>
              <w:t xml:space="preserve"> lump sum</w:t>
            </w:r>
          </w:p>
        </w:tc>
        <w:tc>
          <w:tcPr>
            <w:tcW w:w="3186" w:type="dxa"/>
            <w:gridSpan w:val="2"/>
            <w:shd w:val="clear" w:color="auto" w:fill="FFF8EF"/>
          </w:tcPr>
          <w:p w:rsidRPr="0056185C" w:rsidR="001C3E0F" w:rsidP="001C3E0F" w:rsidRDefault="001C3E0F" w14:paraId="581ACF59" w14:textId="3EDB2F71">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3566B4" w:rsidP="007923FD" w:rsidRDefault="003566B4" w14:paraId="758EBD79" w14:textId="77777777">
      <w:pPr>
        <w:spacing w:before="0" w:after="240"/>
        <w:rPr>
          <w:rFonts w:ascii="Arial" w:hAnsi="Arial" w:eastAsia="Meiryo" w:cs="Arial"/>
          <w:b/>
          <w:bCs/>
          <w:color w:val="555555"/>
          <w:sz w:val="20"/>
          <w:szCs w:val="20"/>
        </w:rPr>
      </w:pPr>
    </w:p>
    <w:p w:rsidRPr="0056185C" w:rsidR="00461D96" w:rsidP="00461D96" w:rsidRDefault="00461D96" w14:paraId="72A00750" w14:textId="77777777">
      <w:pPr>
        <w:pStyle w:val="Heading2"/>
        <w:rPr>
          <w:rFonts w:ascii="Arial" w:hAnsi="Arial" w:cs="Arial"/>
          <w:color w:val="545454" w:themeColor="text1"/>
          <w:sz w:val="20"/>
          <w:szCs w:val="20"/>
          <w:highlight w:val="yellow"/>
        </w:rPr>
      </w:pPr>
      <w:r w:rsidRPr="0056185C">
        <w:rPr>
          <w:rFonts w:ascii="Arial" w:hAnsi="Arial" w:cs="Arial"/>
          <w:color w:val="545454" w:themeColor="text1"/>
          <w:sz w:val="20"/>
          <w:szCs w:val="20"/>
          <w:highlight w:val="yellow"/>
        </w:rPr>
        <w:t xml:space="preserve">&lt;&lt;IF base pension AND </w:t>
      </w:r>
      <w:r w:rsidRPr="0056185C">
        <w:rPr>
          <w:rFonts w:ascii="Arial" w:hAnsi="Arial" w:cs="Arial"/>
          <w:b/>
          <w:bCs w:val="0"/>
          <w:color w:val="545454" w:themeColor="text1"/>
          <w:sz w:val="20"/>
          <w:szCs w:val="20"/>
          <w:highlight w:val="yellow"/>
        </w:rPr>
        <w:t>Locked-in SVC = Y</w:t>
      </w:r>
      <w:r w:rsidRPr="0056185C">
        <w:rPr>
          <w:rFonts w:ascii="Arial" w:hAnsi="Arial" w:cs="Arial"/>
          <w:color w:val="545454" w:themeColor="text1"/>
          <w:sz w:val="20"/>
          <w:szCs w:val="20"/>
          <w:highlight w:val="yellow"/>
        </w:rPr>
        <w:t>, AVC = N, unlocked SVC = N&gt;&gt;</w:t>
      </w:r>
    </w:p>
    <w:tbl>
      <w:tblPr>
        <w:tblStyle w:val="GridTable6Colorful-Accent514"/>
        <w:tblW w:w="0" w:type="auto"/>
        <w:jc w:val="center"/>
        <w:tblBorders>
          <w:top w:val="none" w:color="auto" w:sz="0" w:space="0"/>
          <w:left w:val="none" w:color="auto" w:sz="0" w:space="0"/>
          <w:bottom w:val="single" w:color="D0CECE" w:sz="4" w:space="0"/>
          <w:right w:val="none" w:color="auto" w:sz="0" w:space="0"/>
          <w:insideH w:val="none" w:color="auto" w:sz="0" w:space="0"/>
          <w:insideV w:val="single" w:color="D0CECE" w:sz="4" w:space="0"/>
        </w:tblBorders>
        <w:tblLayout w:type="fixed"/>
        <w:tblLook w:val="04A0" w:firstRow="1" w:lastRow="0" w:firstColumn="1" w:lastColumn="0" w:noHBand="0" w:noVBand="1"/>
        <w:tblCaption w:val="Estimated lifetime pension with spousal options waived"/>
      </w:tblPr>
      <w:tblGrid>
        <w:gridCol w:w="426"/>
        <w:gridCol w:w="2364"/>
        <w:gridCol w:w="1746"/>
        <w:gridCol w:w="1701"/>
        <w:gridCol w:w="1773"/>
        <w:gridCol w:w="2376"/>
      </w:tblGrid>
      <w:tr w:rsidRPr="0056185C" w:rsidR="00461D96" w14:paraId="73544B1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86" w:type="dxa"/>
            <w:gridSpan w:val="6"/>
            <w:tcBorders>
              <w:bottom w:val="nil"/>
            </w:tcBorders>
          </w:tcPr>
          <w:p w:rsidRPr="0056185C" w:rsidR="00461D96" w:rsidRDefault="00461D96" w14:paraId="1E6D6374" w14:textId="77777777">
            <w:pPr>
              <w:rPr>
                <w:rFonts w:ascii="Arial" w:hAnsi="Arial" w:eastAsia="Times New Roman" w:cs="Arial"/>
                <w:b w:val="0"/>
                <w:bCs w:val="0"/>
                <w:color w:val="12314A"/>
                <w:sz w:val="20"/>
                <w:szCs w:val="20"/>
                <w:lang w:val="en-CA"/>
              </w:rPr>
            </w:pPr>
            <w:r w:rsidRPr="0056185C">
              <w:rPr>
                <w:rFonts w:ascii="Arial" w:hAnsi="Arial" w:eastAsia="Times New Roman" w:cs="Arial"/>
                <w:color w:val="12314A"/>
                <w:sz w:val="20"/>
                <w:szCs w:val="20"/>
                <w:lang w:val="en-CA"/>
              </w:rPr>
              <w:t xml:space="preserve">Estimated lifetime pension as of </w:t>
            </w:r>
            <w:r w:rsidRPr="0056185C">
              <w:rPr>
                <w:rFonts w:ascii="Arial" w:hAnsi="Arial" w:eastAsia="Times New Roman" w:cs="Arial"/>
                <w:color w:val="12314A"/>
                <w:sz w:val="20"/>
                <w:szCs w:val="20"/>
                <w:highlight w:val="cyan"/>
                <w:lang w:val="en-CA"/>
              </w:rPr>
              <w:t>[DOR]</w:t>
            </w:r>
            <w:r w:rsidRPr="0056185C">
              <w:rPr>
                <w:rFonts w:ascii="Arial" w:hAnsi="Arial" w:eastAsia="Times New Roman" w:cs="Arial"/>
                <w:color w:val="12314A"/>
                <w:sz w:val="20"/>
                <w:szCs w:val="20"/>
                <w:lang w:val="en-CA"/>
              </w:rPr>
              <w:t xml:space="preserve"> with a guaranteed minimum number of payments</w:t>
            </w:r>
          </w:p>
          <w:p w:rsidRPr="0056185C" w:rsidR="00461D96" w:rsidRDefault="00461D96" w14:paraId="658D286A" w14:textId="0B60596F">
            <w:pPr>
              <w:rPr>
                <w:rFonts w:ascii="Arial" w:hAnsi="Arial" w:eastAsia="Meiryo" w:cs="Arial"/>
                <w:b w:val="0"/>
                <w:bCs w:val="0"/>
                <w:color w:val="12314A"/>
                <w:sz w:val="20"/>
                <w:szCs w:val="20"/>
                <w:lang w:val="en-CA"/>
              </w:rPr>
            </w:pPr>
            <w:r w:rsidRPr="0056185C">
              <w:rPr>
                <w:rFonts w:ascii="Arial" w:hAnsi="Arial" w:eastAsia="Times New Roman" w:cs="Arial"/>
                <w:b w:val="0"/>
                <w:bCs w:val="0"/>
                <w:color w:val="12314A"/>
                <w:sz w:val="20"/>
                <w:szCs w:val="20"/>
                <w:lang w:val="en-CA"/>
              </w:rPr>
              <w:t>Your base pension, plus a pension based on your locked</w:t>
            </w:r>
            <w:r w:rsidRPr="0056185C" w:rsidR="00121074">
              <w:rPr>
                <w:rFonts w:ascii="Arial" w:hAnsi="Arial" w:eastAsia="Times New Roman" w:cs="Arial"/>
                <w:b w:val="0"/>
                <w:bCs w:val="0"/>
                <w:color w:val="12314A"/>
                <w:sz w:val="20"/>
                <w:szCs w:val="20"/>
                <w:lang w:val="en-CA"/>
              </w:rPr>
              <w:t>-</w:t>
            </w:r>
            <w:r w:rsidRPr="0056185C">
              <w:rPr>
                <w:rFonts w:ascii="Arial" w:hAnsi="Arial" w:eastAsia="Times New Roman" w:cs="Arial"/>
                <w:b w:val="0"/>
                <w:bCs w:val="0"/>
                <w:color w:val="12314A"/>
                <w:sz w:val="20"/>
                <w:szCs w:val="20"/>
                <w:lang w:val="en-CA"/>
              </w:rPr>
              <w:t>in special voluntary contributions (SVC).</w:t>
            </w:r>
          </w:p>
        </w:tc>
      </w:tr>
      <w:tr w:rsidRPr="0056185C" w:rsidR="00461D96" w14:paraId="13CBA192" w14:textId="77777777">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val="restart"/>
            <w:tcBorders>
              <w:top w:val="nil"/>
            </w:tcBorders>
            <w:shd w:val="clear" w:color="auto" w:fill="0B4A72" w:themeFill="text2"/>
          </w:tcPr>
          <w:p w:rsidRPr="0056185C" w:rsidR="00461D96" w:rsidRDefault="00461D96" w14:paraId="03D1905E" w14:textId="77777777">
            <w:pPr>
              <w:jc w:val="center"/>
              <w:rPr>
                <w:rFonts w:ascii="Arial" w:hAnsi="Arial" w:cs="Arial"/>
                <w:color w:val="FFFFFF" w:themeColor="background1"/>
                <w:sz w:val="20"/>
                <w:szCs w:val="20"/>
                <w:lang w:val="en-CA"/>
              </w:rPr>
            </w:pPr>
            <w:r w:rsidRPr="0056185C">
              <w:rPr>
                <w:rFonts w:ascii="Arial" w:hAnsi="Arial" w:cs="Arial"/>
                <w:color w:val="FFFFFF" w:themeColor="background1"/>
                <w:sz w:val="20"/>
                <w:szCs w:val="20"/>
                <w:lang w:val="en-CA"/>
              </w:rPr>
              <w:t>Lifetime pension with a</w:t>
            </w:r>
          </w:p>
        </w:tc>
        <w:tc>
          <w:tcPr>
            <w:tcW w:w="5220" w:type="dxa"/>
            <w:gridSpan w:val="3"/>
            <w:tcBorders>
              <w:top w:val="nil"/>
              <w:bottom w:val="single" w:color="D0CECE" w:sz="4" w:space="0"/>
            </w:tcBorders>
            <w:shd w:val="clear" w:color="auto" w:fill="0B4A72" w:themeFill="text2"/>
          </w:tcPr>
          <w:p w:rsidRPr="0056185C" w:rsidR="00461D96" w:rsidRDefault="00461D96" w14:paraId="199C25E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 xml:space="preserve">Payable to you </w:t>
            </w:r>
          </w:p>
        </w:tc>
        <w:tc>
          <w:tcPr>
            <w:tcW w:w="2376" w:type="dxa"/>
            <w:vMerge w:val="restart"/>
            <w:tcBorders>
              <w:top w:val="nil"/>
            </w:tcBorders>
            <w:shd w:val="clear" w:color="auto" w:fill="0B4A72" w:themeFill="text2"/>
          </w:tcPr>
          <w:p w:rsidRPr="0056185C" w:rsidR="00461D96" w:rsidRDefault="00461D96" w14:paraId="16674B9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20"/>
                <w:szCs w:val="20"/>
                <w:lang w:val="en-CA"/>
              </w:rPr>
            </w:pPr>
            <w:r w:rsidRPr="0056185C">
              <w:rPr>
                <w:rFonts w:ascii="Arial" w:hAnsi="Arial" w:eastAsia="Meiryo" w:cs="Arial"/>
                <w:b/>
                <w:bCs/>
                <w:color w:val="FFFFFF" w:themeColor="background1"/>
                <w:sz w:val="20"/>
                <w:szCs w:val="20"/>
                <w:lang w:val="en-CA"/>
              </w:rPr>
              <w:t>Payable upon your passing</w:t>
            </w:r>
          </w:p>
        </w:tc>
      </w:tr>
      <w:tr w:rsidRPr="0056185C" w:rsidR="00461D96" w:rsidTr="003E5DA0" w14:paraId="22F918E5" w14:textId="77777777">
        <w:trPr>
          <w:trHeight w:val="350"/>
          <w:jc w:val="center"/>
        </w:trPr>
        <w:tc>
          <w:tcPr>
            <w:cnfStyle w:val="001000000000" w:firstRow="0" w:lastRow="0" w:firstColumn="1" w:lastColumn="0" w:oddVBand="0" w:evenVBand="0" w:oddHBand="0" w:evenHBand="0" w:firstRowFirstColumn="0" w:firstRowLastColumn="0" w:lastRowFirstColumn="0" w:lastRowLastColumn="0"/>
            <w:tcW w:w="2790" w:type="dxa"/>
            <w:gridSpan w:val="2"/>
            <w:vMerge/>
            <w:tcBorders>
              <w:bottom w:val="nil"/>
            </w:tcBorders>
            <w:shd w:val="clear" w:color="auto" w:fill="0B4A72" w:themeFill="text2"/>
          </w:tcPr>
          <w:p w:rsidRPr="0056185C" w:rsidR="00461D96" w:rsidRDefault="00461D96" w14:paraId="06021CFC" w14:textId="77777777">
            <w:pPr>
              <w:jc w:val="center"/>
              <w:rPr>
                <w:rFonts w:ascii="Arial" w:hAnsi="Arial" w:cs="Arial"/>
                <w:color w:val="FFFFFF" w:themeColor="background1"/>
                <w:sz w:val="20"/>
                <w:szCs w:val="20"/>
                <w:lang w:val="en-CA"/>
              </w:rPr>
            </w:pPr>
          </w:p>
        </w:tc>
        <w:tc>
          <w:tcPr>
            <w:tcW w:w="1746" w:type="dxa"/>
            <w:tcBorders>
              <w:top w:val="single" w:color="D0CECE" w:sz="4" w:space="0"/>
              <w:bottom w:val="nil"/>
            </w:tcBorders>
            <w:shd w:val="clear" w:color="auto" w:fill="0B4A72" w:themeFill="text2"/>
          </w:tcPr>
          <w:p w:rsidRPr="0056185C" w:rsidR="00461D96" w:rsidRDefault="00461D96" w14:paraId="1A1E92D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Base pension</w:t>
            </w:r>
          </w:p>
        </w:tc>
        <w:tc>
          <w:tcPr>
            <w:tcW w:w="1701" w:type="dxa"/>
            <w:tcBorders>
              <w:top w:val="single" w:color="D0CECE" w:sz="4" w:space="0"/>
              <w:bottom w:val="nil"/>
            </w:tcBorders>
            <w:shd w:val="clear" w:color="auto" w:fill="0B4A72" w:themeFill="text2"/>
          </w:tcPr>
          <w:p w:rsidRPr="0056185C" w:rsidR="00461D96" w:rsidRDefault="00461D96" w14:paraId="21F40ACA"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FFFFFF" w:themeColor="background1"/>
                <w:sz w:val="20"/>
                <w:szCs w:val="20"/>
                <w:lang w:val="en-CA"/>
              </w:rPr>
            </w:pPr>
            <w:r w:rsidRPr="0056185C">
              <w:rPr>
                <w:rFonts w:ascii="Arial" w:hAnsi="Arial" w:eastAsia="Meiryo" w:cs="Arial"/>
                <w:color w:val="FFFFFF" w:themeColor="background1"/>
                <w:sz w:val="20"/>
                <w:szCs w:val="20"/>
                <w:lang w:val="en-CA"/>
              </w:rPr>
              <w:t>+ SVC</w:t>
            </w:r>
          </w:p>
        </w:tc>
        <w:tc>
          <w:tcPr>
            <w:tcW w:w="1773" w:type="dxa"/>
            <w:tcBorders>
              <w:top w:val="single" w:color="D0CECE" w:sz="4" w:space="0"/>
              <w:bottom w:val="nil"/>
            </w:tcBorders>
            <w:shd w:val="clear" w:color="auto" w:fill="0B4A72" w:themeFill="text2"/>
          </w:tcPr>
          <w:p w:rsidRPr="0056185C" w:rsidR="00461D96" w:rsidRDefault="00461D96" w14:paraId="2A4EA234"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r w:rsidRPr="0056185C">
              <w:rPr>
                <w:rFonts w:ascii="Arial" w:hAnsi="Arial" w:eastAsia="Meiryo" w:cs="Arial"/>
                <w:color w:val="FFFFFF" w:themeColor="background1"/>
                <w:sz w:val="20"/>
                <w:szCs w:val="20"/>
                <w:lang w:val="en-CA"/>
              </w:rPr>
              <w:t xml:space="preserve">= </w:t>
            </w:r>
            <w:r w:rsidRPr="0056185C">
              <w:rPr>
                <w:rFonts w:ascii="Arial" w:hAnsi="Arial" w:eastAsia="Meiryo" w:cs="Arial"/>
                <w:b/>
                <w:bCs/>
                <w:color w:val="FFFFFF" w:themeColor="background1"/>
                <w:sz w:val="20"/>
                <w:szCs w:val="20"/>
                <w:lang w:val="en-CA"/>
              </w:rPr>
              <w:t>Total</w:t>
            </w:r>
          </w:p>
        </w:tc>
        <w:tc>
          <w:tcPr>
            <w:tcW w:w="2376" w:type="dxa"/>
            <w:vMerge/>
            <w:tcBorders>
              <w:bottom w:val="nil"/>
            </w:tcBorders>
            <w:shd w:val="clear" w:color="auto" w:fill="0B4A72" w:themeFill="text2"/>
          </w:tcPr>
          <w:p w:rsidRPr="0056185C" w:rsidR="00461D96" w:rsidRDefault="00461D96" w14:paraId="25B16EEC"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Meiryo" w:cs="Arial"/>
                <w:b/>
                <w:bCs/>
                <w:color w:val="FFFFFF" w:themeColor="background1"/>
                <w:sz w:val="20"/>
                <w:szCs w:val="20"/>
                <w:lang w:val="en-CA"/>
              </w:rPr>
            </w:pPr>
          </w:p>
        </w:tc>
      </w:tr>
      <w:tr w:rsidRPr="0056185C" w:rsidR="00121074" w:rsidTr="003E5DA0" w14:paraId="050AD8C4" w14:textId="77777777">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426" w:type="dxa"/>
            <w:tcBorders>
              <w:top w:val="nil"/>
            </w:tcBorders>
            <w:shd w:val="clear" w:color="auto" w:fill="auto"/>
          </w:tcPr>
          <w:p w:rsidRPr="0056185C" w:rsidR="00121074" w:rsidP="00121074" w:rsidRDefault="00121074" w14:paraId="493CD5C5"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1</w:t>
            </w:r>
          </w:p>
        </w:tc>
        <w:tc>
          <w:tcPr>
            <w:tcW w:w="2364" w:type="dxa"/>
            <w:tcBorders>
              <w:top w:val="nil"/>
            </w:tcBorders>
            <w:shd w:val="clear" w:color="auto" w:fill="auto"/>
          </w:tcPr>
          <w:p w:rsidRPr="0056185C" w:rsidR="00121074" w:rsidP="00121074" w:rsidRDefault="00121074" w14:paraId="3DE1B278"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0-year guarantee</w:t>
            </w:r>
          </w:p>
        </w:tc>
        <w:tc>
          <w:tcPr>
            <w:tcW w:w="1746" w:type="dxa"/>
            <w:tcBorders>
              <w:top w:val="nil"/>
            </w:tcBorders>
            <w:shd w:val="clear" w:color="auto" w:fill="auto"/>
          </w:tcPr>
          <w:p w:rsidRPr="0056185C" w:rsidR="00121074" w:rsidP="00121074" w:rsidRDefault="00121074" w14:paraId="16887F83" w14:textId="05254852">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w:t>
            </w:r>
            <w:r w:rsidRPr="0056185C">
              <w:rPr>
                <w:rFonts w:ascii="Arial" w:hAnsi="Arial" w:eastAsia="Meiryo" w:cs="Arial"/>
                <w:color w:val="575757"/>
                <w:sz w:val="20"/>
                <w:szCs w:val="20"/>
              </w:rPr>
              <w:t xml:space="preserve"> </w:t>
            </w:r>
          </w:p>
        </w:tc>
        <w:tc>
          <w:tcPr>
            <w:tcW w:w="1701" w:type="dxa"/>
            <w:tcBorders>
              <w:top w:val="nil"/>
            </w:tcBorders>
            <w:shd w:val="clear" w:color="auto" w:fill="auto"/>
          </w:tcPr>
          <w:p w:rsidRPr="0056185C" w:rsidR="00121074" w:rsidP="00121074" w:rsidRDefault="00121074" w14:paraId="0D9076DF" w14:textId="71D00BB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[WLULG0SVCLI]</w:t>
            </w:r>
            <w:r w:rsidRPr="0056185C">
              <w:rPr>
                <w:rFonts w:ascii="Arial" w:hAnsi="Arial" w:eastAsia="Meiryo" w:cs="Arial"/>
                <w:color w:val="575757"/>
                <w:sz w:val="20"/>
                <w:szCs w:val="20"/>
              </w:rPr>
              <w:t xml:space="preserve"> </w:t>
            </w:r>
          </w:p>
        </w:tc>
        <w:tc>
          <w:tcPr>
            <w:tcW w:w="1773" w:type="dxa"/>
            <w:tcBorders>
              <w:top w:val="nil"/>
            </w:tcBorders>
            <w:shd w:val="clear" w:color="auto" w:fill="auto"/>
          </w:tcPr>
          <w:p w:rsidRPr="0056185C" w:rsidR="00121074" w:rsidP="00121074" w:rsidRDefault="00121074" w14:paraId="7A2CF7EA" w14:textId="4891A8F8">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[WLULG0Total]</w:t>
            </w:r>
            <w:r w:rsidRPr="0056185C">
              <w:rPr>
                <w:rFonts w:ascii="Arial" w:hAnsi="Arial" w:eastAsia="Meiryo" w:cs="Arial"/>
                <w:color w:val="575757"/>
                <w:sz w:val="20"/>
                <w:szCs w:val="20"/>
              </w:rPr>
              <w:t xml:space="preserve"> </w:t>
            </w:r>
          </w:p>
        </w:tc>
        <w:tc>
          <w:tcPr>
            <w:tcW w:w="2376" w:type="dxa"/>
            <w:tcBorders>
              <w:top w:val="nil"/>
            </w:tcBorders>
            <w:shd w:val="clear" w:color="auto" w:fill="auto"/>
          </w:tcPr>
          <w:p w:rsidRPr="0056185C" w:rsidR="00121074" w:rsidP="00121074" w:rsidRDefault="00121074" w14:paraId="2A2FC0F9" w14:textId="452136C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lang w:val="en-CA"/>
              </w:rPr>
            </w:pPr>
            <w:r w:rsidRPr="0056185C">
              <w:rPr>
                <w:rFonts w:ascii="Arial" w:hAnsi="Arial" w:eastAsia="Meiryo" w:cs="Arial"/>
                <w:color w:val="575757"/>
                <w:sz w:val="20"/>
                <w:szCs w:val="20"/>
              </w:rPr>
              <w:t>N/A</w:t>
            </w:r>
          </w:p>
        </w:tc>
      </w:tr>
      <w:tr w:rsidRPr="0056185C" w:rsidR="00121074" w:rsidTr="003E5DA0" w14:paraId="57CEC9A2"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shd w:val="clear" w:color="auto" w:fill="FFF8EF"/>
          </w:tcPr>
          <w:p w:rsidRPr="0056185C" w:rsidR="00121074" w:rsidP="00121074" w:rsidRDefault="00121074" w14:paraId="0C2A958C"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2</w:t>
            </w:r>
          </w:p>
        </w:tc>
        <w:tc>
          <w:tcPr>
            <w:tcW w:w="2364" w:type="dxa"/>
            <w:shd w:val="clear" w:color="auto" w:fill="FFF8EF"/>
          </w:tcPr>
          <w:p w:rsidRPr="0056185C" w:rsidR="00121074" w:rsidP="00121074" w:rsidRDefault="00121074" w14:paraId="58B7D421"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5-year guarantee</w:t>
            </w:r>
          </w:p>
        </w:tc>
        <w:tc>
          <w:tcPr>
            <w:tcW w:w="1746" w:type="dxa"/>
            <w:shd w:val="clear" w:color="auto" w:fill="FFF8EF"/>
          </w:tcPr>
          <w:p w:rsidRPr="0056185C" w:rsidR="00121074" w:rsidP="00121074" w:rsidRDefault="00121074" w14:paraId="1F51DFA4" w14:textId="4E773019">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w:t>
            </w:r>
            <w:r w:rsidRPr="0056185C">
              <w:rPr>
                <w:rFonts w:ascii="Arial" w:hAnsi="Arial" w:eastAsia="Meiryo" w:cs="Arial"/>
                <w:color w:val="575757"/>
                <w:sz w:val="20"/>
                <w:szCs w:val="20"/>
              </w:rPr>
              <w:t xml:space="preserve"> </w:t>
            </w:r>
          </w:p>
        </w:tc>
        <w:tc>
          <w:tcPr>
            <w:tcW w:w="1701" w:type="dxa"/>
            <w:shd w:val="clear" w:color="auto" w:fill="FFF8EF"/>
          </w:tcPr>
          <w:p w:rsidRPr="0056185C" w:rsidR="00121074" w:rsidP="00121074" w:rsidRDefault="00121074" w14:paraId="22FD4E67" w14:textId="50E03680">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[WLULG5SVCLI]</w:t>
            </w:r>
            <w:r w:rsidRPr="0056185C">
              <w:rPr>
                <w:rFonts w:ascii="Arial" w:hAnsi="Arial" w:eastAsia="Meiryo" w:cs="Arial"/>
                <w:color w:val="575757"/>
                <w:sz w:val="20"/>
                <w:szCs w:val="20"/>
              </w:rPr>
              <w:t xml:space="preserve"> </w:t>
            </w:r>
          </w:p>
        </w:tc>
        <w:tc>
          <w:tcPr>
            <w:tcW w:w="1773" w:type="dxa"/>
            <w:shd w:val="clear" w:color="auto" w:fill="FFF8EF"/>
          </w:tcPr>
          <w:p w:rsidRPr="0056185C" w:rsidR="00121074" w:rsidP="00121074" w:rsidRDefault="00121074" w14:paraId="6AB58541" w14:textId="0A30F9A2">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w:t>
            </w:r>
          </w:p>
        </w:tc>
        <w:tc>
          <w:tcPr>
            <w:tcW w:w="2376" w:type="dxa"/>
            <w:shd w:val="clear" w:color="auto" w:fill="FFF8EF"/>
          </w:tcPr>
          <w:p w:rsidRPr="0056185C" w:rsidR="00121074" w:rsidP="00121074" w:rsidRDefault="00121074" w14:paraId="50C60586" w14:textId="63DE5BD5">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[G5EndDate]</w:t>
            </w:r>
          </w:p>
        </w:tc>
      </w:tr>
      <w:tr w:rsidRPr="0056185C" w:rsidR="00121074" w:rsidTr="003E5DA0" w14:paraId="7FC41EEE"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26" w:type="dxa"/>
            <w:tcBorders>
              <w:bottom w:val="nil"/>
            </w:tcBorders>
            <w:shd w:val="clear" w:color="auto" w:fill="auto"/>
          </w:tcPr>
          <w:p w:rsidRPr="0056185C" w:rsidR="00121074" w:rsidP="00121074" w:rsidRDefault="00121074" w14:paraId="331A3188"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3</w:t>
            </w:r>
          </w:p>
        </w:tc>
        <w:tc>
          <w:tcPr>
            <w:tcW w:w="2364" w:type="dxa"/>
            <w:tcBorders>
              <w:bottom w:val="nil"/>
            </w:tcBorders>
            <w:shd w:val="clear" w:color="auto" w:fill="auto"/>
          </w:tcPr>
          <w:p w:rsidRPr="0056185C" w:rsidR="00121074" w:rsidP="00121074" w:rsidRDefault="00121074" w14:paraId="0EEAF48B" w14:textId="77777777">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10-year guarantee</w:t>
            </w:r>
          </w:p>
        </w:tc>
        <w:tc>
          <w:tcPr>
            <w:tcW w:w="1746" w:type="dxa"/>
            <w:tcBorders>
              <w:bottom w:val="nil"/>
            </w:tcBorders>
            <w:shd w:val="clear" w:color="auto" w:fill="auto"/>
          </w:tcPr>
          <w:p w:rsidRPr="0056185C" w:rsidR="00121074" w:rsidP="00121074" w:rsidRDefault="00121074" w14:paraId="66B42C92" w14:textId="1A60773B">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w:t>
            </w:r>
            <w:r w:rsidRPr="0056185C">
              <w:rPr>
                <w:rFonts w:ascii="Arial" w:hAnsi="Arial" w:eastAsia="Meiryo" w:cs="Arial"/>
                <w:color w:val="575757"/>
                <w:sz w:val="20"/>
                <w:szCs w:val="20"/>
              </w:rPr>
              <w:t xml:space="preserve"> </w:t>
            </w:r>
          </w:p>
        </w:tc>
        <w:tc>
          <w:tcPr>
            <w:tcW w:w="1701" w:type="dxa"/>
            <w:tcBorders>
              <w:bottom w:val="nil"/>
            </w:tcBorders>
            <w:shd w:val="clear" w:color="auto" w:fill="auto"/>
          </w:tcPr>
          <w:p w:rsidRPr="0056185C" w:rsidR="00121074" w:rsidP="00121074" w:rsidRDefault="00121074" w14:paraId="291EC019" w14:textId="5B9E673D">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[WLULG10SVCLI]</w:t>
            </w:r>
            <w:r w:rsidRPr="0056185C">
              <w:rPr>
                <w:rFonts w:ascii="Arial" w:hAnsi="Arial" w:eastAsia="Meiryo" w:cs="Arial"/>
                <w:color w:val="575757"/>
                <w:sz w:val="20"/>
                <w:szCs w:val="20"/>
              </w:rPr>
              <w:t xml:space="preserve"> </w:t>
            </w:r>
          </w:p>
        </w:tc>
        <w:tc>
          <w:tcPr>
            <w:tcW w:w="1773" w:type="dxa"/>
            <w:tcBorders>
              <w:bottom w:val="nil"/>
            </w:tcBorders>
            <w:shd w:val="clear" w:color="auto" w:fill="auto"/>
          </w:tcPr>
          <w:p w:rsidRPr="0056185C" w:rsidR="00121074" w:rsidP="00121074" w:rsidRDefault="00121074" w14:paraId="1BBC3781" w14:textId="6FCEF1AE">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w:t>
            </w:r>
          </w:p>
        </w:tc>
        <w:tc>
          <w:tcPr>
            <w:tcW w:w="2376" w:type="dxa"/>
            <w:tcBorders>
              <w:bottom w:val="nil"/>
            </w:tcBorders>
            <w:shd w:val="clear" w:color="auto" w:fill="auto"/>
          </w:tcPr>
          <w:p w:rsidRPr="0056185C" w:rsidR="00121074" w:rsidP="00121074" w:rsidRDefault="00121074" w14:paraId="1EAA2117" w14:textId="26018ED3">
            <w:pPr>
              <w:cnfStyle w:val="000000100000" w:firstRow="0" w:lastRow="0" w:firstColumn="0" w:lastColumn="0" w:oddVBand="0" w:evenVBand="0" w:oddHBand="1"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[WLULG10Total]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[G10EndDate]</w:t>
            </w:r>
          </w:p>
        </w:tc>
      </w:tr>
      <w:tr w:rsidRPr="0056185C" w:rsidR="00121074" w:rsidTr="003E5DA0" w14:paraId="34E429B1" w14:textId="77777777">
        <w:trPr>
          <w:jc w:val="center"/>
        </w:trPr>
        <w:tc>
          <w:tcPr>
            <w:cnfStyle w:val="001000000000" w:firstRow="0" w:lastRow="0" w:firstColumn="1" w:lastColumn="0" w:oddVBand="0" w:evenVBand="0" w:oddHBand="0" w:evenHBand="0" w:firstRowFirstColumn="0" w:firstRowLastColumn="0" w:lastRowFirstColumn="0" w:lastRowLastColumn="0"/>
            <w:tcW w:w="426" w:type="dxa"/>
            <w:tcBorders>
              <w:bottom w:val="single" w:color="D0CECE" w:sz="4" w:space="0"/>
            </w:tcBorders>
            <w:shd w:val="clear" w:color="auto" w:fill="FFF8EF"/>
          </w:tcPr>
          <w:p w:rsidRPr="0056185C" w:rsidR="00121074" w:rsidDel="007630A9" w:rsidP="00121074" w:rsidRDefault="00121074" w14:paraId="21E39DC7" w14:textId="77777777">
            <w:pPr>
              <w:rPr>
                <w:rFonts w:ascii="Arial" w:hAnsi="Arial" w:eastAsia="Meiryo" w:cs="Arial"/>
                <w:b w:val="0"/>
                <w:bCs w:val="0"/>
                <w:color w:val="555555"/>
                <w:sz w:val="20"/>
                <w:szCs w:val="20"/>
                <w:lang w:val="en-CA"/>
              </w:rPr>
            </w:pPr>
            <w:r w:rsidRPr="0056185C">
              <w:rPr>
                <w:rFonts w:ascii="Arial" w:hAnsi="Arial" w:eastAsia="Meiryo" w:cs="Arial"/>
                <w:b w:val="0"/>
                <w:bCs w:val="0"/>
                <w:color w:val="555555"/>
                <w:lang w:val="en-CA"/>
              </w:rPr>
              <w:t>4</w:t>
            </w:r>
          </w:p>
        </w:tc>
        <w:tc>
          <w:tcPr>
            <w:tcW w:w="2364" w:type="dxa"/>
            <w:tcBorders>
              <w:bottom w:val="single" w:color="D0CECE" w:sz="4" w:space="0"/>
            </w:tcBorders>
            <w:shd w:val="clear" w:color="auto" w:fill="FFF8EF"/>
          </w:tcPr>
          <w:p w:rsidRPr="0056185C" w:rsidR="00121074" w:rsidP="00121074" w:rsidRDefault="00121074" w14:paraId="3428A4F3" w14:textId="7777777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55555"/>
                <w:sz w:val="20"/>
                <w:szCs w:val="20"/>
                <w:lang w:val="en-CA"/>
              </w:rPr>
            </w:pPr>
            <w:r w:rsidRPr="0056185C">
              <w:rPr>
                <w:rFonts w:ascii="Arial" w:hAnsi="Arial" w:eastAsia="Meiryo" w:cs="Arial"/>
                <w:color w:val="555555"/>
                <w:sz w:val="20"/>
                <w:szCs w:val="20"/>
                <w:lang w:val="en-CA"/>
              </w:rPr>
              <w:t>15-year guarantee</w:t>
            </w:r>
          </w:p>
        </w:tc>
        <w:tc>
          <w:tcPr>
            <w:tcW w:w="1746" w:type="dxa"/>
            <w:tcBorders>
              <w:bottom w:val="single" w:color="D0CECE" w:sz="4" w:space="0"/>
            </w:tcBorders>
            <w:shd w:val="clear" w:color="auto" w:fill="FFF8EF"/>
          </w:tcPr>
          <w:p w:rsidRPr="0056185C" w:rsidR="00121074" w:rsidP="00121074" w:rsidRDefault="00121074" w14:paraId="164CC6F6" w14:textId="01319FF4">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w:t>
            </w:r>
            <w:r w:rsidRPr="0056185C">
              <w:rPr>
                <w:rFonts w:ascii="Arial" w:hAnsi="Arial" w:eastAsia="Meiryo" w:cs="Arial"/>
                <w:color w:val="575757"/>
                <w:sz w:val="20"/>
                <w:szCs w:val="20"/>
              </w:rPr>
              <w:t xml:space="preserve"> </w:t>
            </w:r>
          </w:p>
        </w:tc>
        <w:tc>
          <w:tcPr>
            <w:tcW w:w="1701" w:type="dxa"/>
            <w:tcBorders>
              <w:bottom w:val="single" w:color="D0CECE" w:sz="4" w:space="0"/>
            </w:tcBorders>
            <w:shd w:val="clear" w:color="auto" w:fill="FFF8EF"/>
          </w:tcPr>
          <w:p w:rsidRPr="0056185C" w:rsidR="00121074" w:rsidP="00121074" w:rsidRDefault="00121074" w14:paraId="1A798630" w14:textId="7D9070C7">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[WLULG15SVCLI]</w:t>
            </w:r>
            <w:r w:rsidRPr="0056185C">
              <w:rPr>
                <w:rFonts w:ascii="Arial" w:hAnsi="Arial" w:eastAsia="Meiryo" w:cs="Arial"/>
                <w:color w:val="575757"/>
                <w:sz w:val="20"/>
                <w:szCs w:val="20"/>
              </w:rPr>
              <w:t xml:space="preserve"> </w:t>
            </w:r>
          </w:p>
        </w:tc>
        <w:tc>
          <w:tcPr>
            <w:tcW w:w="1773" w:type="dxa"/>
            <w:tcBorders>
              <w:bottom w:val="single" w:color="D0CECE" w:sz="4" w:space="0"/>
            </w:tcBorders>
            <w:shd w:val="clear" w:color="auto" w:fill="FFF8EF"/>
          </w:tcPr>
          <w:p w:rsidRPr="0056185C" w:rsidR="00121074" w:rsidP="00121074" w:rsidRDefault="00121074" w14:paraId="431DA977" w14:textId="1D653A4C">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w:t>
            </w:r>
          </w:p>
        </w:tc>
        <w:tc>
          <w:tcPr>
            <w:tcW w:w="2376" w:type="dxa"/>
            <w:tcBorders>
              <w:bottom w:val="single" w:color="D0CECE" w:sz="4" w:space="0"/>
            </w:tcBorders>
            <w:shd w:val="clear" w:color="auto" w:fill="FFF8EF"/>
          </w:tcPr>
          <w:p w:rsidRPr="0056185C" w:rsidR="00121074" w:rsidP="00121074" w:rsidRDefault="00121074" w14:paraId="63FB25C0" w14:textId="201079EE">
            <w:pPr>
              <w:cnfStyle w:val="000000000000" w:firstRow="0" w:lastRow="0" w:firstColumn="0" w:lastColumn="0" w:oddVBand="0" w:evenVBand="0" w:oddHBand="0" w:evenHBand="0" w:firstRowFirstColumn="0" w:firstRowLastColumn="0" w:lastRowFirstColumn="0" w:lastRowLastColumn="0"/>
              <w:rPr>
                <w:rFonts w:ascii="Arial" w:hAnsi="Arial" w:eastAsia="Meiryo" w:cs="Arial"/>
                <w:color w:val="575757"/>
                <w:sz w:val="20"/>
                <w:szCs w:val="20"/>
                <w:lang w:val="en-CA"/>
              </w:rPr>
            </w:pPr>
            <w:r w:rsidRPr="0056185C">
              <w:rPr>
                <w:rFonts w:ascii="Arial" w:hAnsi="Arial" w:eastAsia="Meiryo" w:cs="Arial"/>
                <w:color w:val="575757"/>
                <w:sz w:val="20"/>
                <w:szCs w:val="20"/>
              </w:rPr>
              <w:t>$</w:t>
            </w:r>
            <w:r w:rsidRPr="0056185C">
              <w:rPr>
                <w:rFonts w:ascii="Arial" w:hAnsi="Arial" w:eastAsia="Meiryo" w:cs="Arial"/>
                <w:color w:val="575757"/>
                <w:sz w:val="20"/>
                <w:szCs w:val="20"/>
                <w:highlight w:val="cyan"/>
              </w:rPr>
              <w:t>[WLULG15Total]</w:t>
            </w:r>
            <w:r w:rsidRPr="0056185C">
              <w:rPr>
                <w:rFonts w:ascii="Arial" w:hAnsi="Arial" w:eastAsia="Meiryo" w:cs="Arial"/>
                <w:color w:val="575757"/>
                <w:sz w:val="20"/>
                <w:szCs w:val="20"/>
              </w:rPr>
              <w:t xml:space="preserve"> payable until </w:t>
            </w:r>
            <w:r w:rsidRPr="0056185C">
              <w:rPr>
                <w:rFonts w:ascii="Arial" w:hAnsi="Arial" w:eastAsia="Meiryo" w:cs="Arial"/>
                <w:color w:val="575757"/>
                <w:sz w:val="20"/>
                <w:szCs w:val="20"/>
                <w:highlight w:val="cyan"/>
              </w:rPr>
              <w:t>[G15EndDate]</w:t>
            </w:r>
          </w:p>
        </w:tc>
      </w:tr>
    </w:tbl>
    <w:p w:rsidRPr="0056185C" w:rsidR="00461D96" w:rsidP="00461D96" w:rsidRDefault="00461D96" w14:paraId="1C0D9CB2" w14:textId="77777777">
      <w:pPr>
        <w:rPr>
          <w:rFonts w:ascii="Arial" w:hAnsi="Arial" w:cs="Arial"/>
          <w:highlight w:val="yellow"/>
        </w:rPr>
      </w:pPr>
    </w:p>
    <w:p w:rsidRPr="0056185C" w:rsidR="00511A13" w:rsidP="00511A13" w:rsidRDefault="00511A13" w14:paraId="17CEE8AF" w14:textId="77777777">
      <w:pPr>
        <w:pStyle w:val="Heading1"/>
        <w:rPr>
          <w:rFonts w:ascii="Arial" w:hAnsi="Arial" w:cs="Arial"/>
          <w:color w:val="555555"/>
          <w:sz w:val="20"/>
          <w:szCs w:val="20"/>
          <w:highlight w:val="yellow"/>
        </w:rPr>
      </w:pPr>
      <w:r w:rsidRPr="0056185C">
        <w:rPr>
          <w:rFonts w:ascii="Arial" w:hAnsi="Arial" w:cs="Arial"/>
          <w:color w:val="555555"/>
          <w:sz w:val="20"/>
          <w:szCs w:val="20"/>
          <w:highlight w:val="yellow"/>
        </w:rPr>
        <w:t>&lt;&lt;IF  portability = Y&gt;&gt;</w:t>
      </w:r>
    </w:p>
    <w:p w:rsidRPr="0056185C" w:rsidR="00511A13" w:rsidP="00511A13" w:rsidRDefault="00511A13" w14:paraId="77C14083" w14:textId="77777777">
      <w:pPr>
        <w:pStyle w:val="Heading2"/>
        <w:rPr>
          <w:rFonts w:ascii="Arial" w:hAnsi="Arial" w:cs="Arial"/>
          <w:b/>
          <w:bCs w:val="0"/>
          <w:color w:val="555555"/>
          <w:sz w:val="20"/>
          <w:szCs w:val="20"/>
        </w:rPr>
      </w:pPr>
      <w:r w:rsidRPr="0056185C">
        <w:rPr>
          <w:rFonts w:ascii="Arial" w:hAnsi="Arial" w:cs="Arial"/>
          <w:color w:val="555555"/>
          <w:sz w:val="20"/>
          <w:szCs w:val="20"/>
          <w:highlight w:val="yellow"/>
        </w:rPr>
        <w:t xml:space="preserve">&lt;&lt;If portability = Y AND </w:t>
      </w:r>
      <w:r w:rsidRPr="0056185C">
        <w:rPr>
          <w:rFonts w:ascii="Arial" w:hAnsi="Arial" w:cs="Arial"/>
          <w:b/>
          <w:bCs w:val="0"/>
          <w:color w:val="555555"/>
          <w:sz w:val="20"/>
          <w:szCs w:val="20"/>
          <w:highlight w:val="yellow"/>
        </w:rPr>
        <w:t>DOR &lt; Jan 1, 2029</w:t>
      </w:r>
      <w:r w:rsidRPr="0056185C">
        <w:rPr>
          <w:rFonts w:ascii="Arial" w:hAnsi="Arial" w:cs="Arial"/>
          <w:color w:val="555555"/>
          <w:sz w:val="20"/>
          <w:szCs w:val="20"/>
          <w:highlight w:val="yellow"/>
        </w:rPr>
        <w:t>&gt;&gt;</w:t>
      </w:r>
      <w:r w:rsidRPr="0056185C">
        <w:rPr>
          <w:rFonts w:ascii="Arial" w:hAnsi="Arial" w:cs="Arial"/>
          <w:b/>
          <w:bCs w:val="0"/>
          <w:color w:val="555555"/>
          <w:sz w:val="20"/>
          <w:szCs w:val="20"/>
        </w:rPr>
        <w:t>Lump-sum transfer</w:t>
      </w:r>
    </w:p>
    <w:p w:rsidRPr="0056185C" w:rsidR="00511A13" w:rsidP="00511A13" w:rsidRDefault="00511A13" w14:paraId="4BD4D19B" w14:textId="77777777">
      <w:pPr>
        <w:rPr>
          <w:rFonts w:ascii="Arial" w:hAnsi="Arial" w:cs="Arial"/>
          <w:color w:val="555555"/>
          <w:sz w:val="20"/>
          <w:szCs w:val="20"/>
        </w:rPr>
      </w:pPr>
      <w:r w:rsidRPr="0056185C">
        <w:rPr>
          <w:rFonts w:ascii="Arial" w:hAnsi="Arial" w:cs="Arial"/>
          <w:color w:val="555555"/>
          <w:sz w:val="20"/>
          <w:szCs w:val="20"/>
          <w:highlight w:val="yellow"/>
        </w:rPr>
        <w:t xml:space="preserve">&lt;&lt;If portability = Y AND </w:t>
      </w:r>
      <w:r w:rsidRPr="0056185C">
        <w:rPr>
          <w:rFonts w:ascii="Arial" w:hAnsi="Arial" w:cs="Arial"/>
          <w:b/>
          <w:bCs/>
          <w:color w:val="555555"/>
          <w:sz w:val="20"/>
          <w:szCs w:val="20"/>
          <w:highlight w:val="yellow"/>
        </w:rPr>
        <w:t xml:space="preserve">DOR is &gt; Jan 1, </w:t>
      </w:r>
      <w:proofErr w:type="gramStart"/>
      <w:r w:rsidRPr="0056185C">
        <w:rPr>
          <w:rFonts w:ascii="Arial" w:hAnsi="Arial" w:cs="Arial"/>
          <w:b/>
          <w:bCs/>
          <w:color w:val="555555"/>
          <w:sz w:val="20"/>
          <w:szCs w:val="20"/>
          <w:highlight w:val="yellow"/>
        </w:rPr>
        <w:t>2029</w:t>
      </w:r>
      <w:proofErr w:type="gramEnd"/>
      <w:r w:rsidRPr="0056185C">
        <w:rPr>
          <w:rFonts w:ascii="Arial" w:hAnsi="Arial" w:cs="Arial"/>
          <w:b/>
          <w:bCs/>
          <w:color w:val="555555"/>
          <w:sz w:val="20"/>
          <w:szCs w:val="20"/>
          <w:highlight w:val="yellow"/>
        </w:rPr>
        <w:t xml:space="preserve"> BUT &lt; Jan 1, 2031</w:t>
      </w:r>
      <w:r w:rsidRPr="0056185C">
        <w:rPr>
          <w:rFonts w:ascii="Arial" w:hAnsi="Arial" w:cs="Arial"/>
          <w:color w:val="555555"/>
          <w:sz w:val="20"/>
          <w:szCs w:val="20"/>
          <w:highlight w:val="yellow"/>
        </w:rPr>
        <w:t>&gt;&gt;</w:t>
      </w:r>
      <w:r w:rsidRPr="0056185C">
        <w:rPr>
          <w:rFonts w:ascii="Arial" w:hAnsi="Arial" w:cs="Arial"/>
          <w:b/>
          <w:bCs/>
          <w:color w:val="555555"/>
          <w:sz w:val="20"/>
          <w:szCs w:val="20"/>
        </w:rPr>
        <w:t>Partial lump-sum transfer</w:t>
      </w:r>
      <w:r w:rsidRPr="0056185C">
        <w:rPr>
          <w:rFonts w:ascii="Arial" w:hAnsi="Arial" w:cs="Arial"/>
          <w:color w:val="555555"/>
          <w:sz w:val="20"/>
          <w:szCs w:val="20"/>
        </w:rPr>
        <w:t xml:space="preserve"> </w:t>
      </w:r>
    </w:p>
    <w:p w:rsidRPr="0056185C" w:rsidR="00511A13" w:rsidP="00511A13" w:rsidRDefault="475C474A" w14:paraId="3E7A166D" w14:textId="4F6575E7">
      <w:pPr>
        <w:rPr>
          <w:rFonts w:ascii="Arial" w:hAnsi="Arial" w:cs="Arial"/>
          <w:color w:val="555555"/>
          <w:sz w:val="20"/>
          <w:szCs w:val="20"/>
        </w:rPr>
      </w:pPr>
      <w:r w:rsidRPr="0056185C">
        <w:rPr>
          <w:rFonts w:ascii="Arial" w:hAnsi="Arial" w:cs="Arial"/>
          <w:color w:val="555555"/>
          <w:sz w:val="20"/>
          <w:szCs w:val="20"/>
        </w:rPr>
        <w:t xml:space="preserve">You may be entitled to transfer the value of your </w:t>
      </w:r>
      <w:r w:rsidRPr="0056185C">
        <w:rPr>
          <w:rFonts w:ascii="Arial" w:hAnsi="Arial" w:cs="Arial"/>
          <w:color w:val="555555"/>
          <w:sz w:val="20"/>
          <w:szCs w:val="20"/>
          <w:highlight w:val="yellow"/>
        </w:rPr>
        <w:t>&lt;&lt;IF UPP = Y AND IF DOR &gt; Jan 1, 2029 BUT &lt; Jan 1, 2031&gt;&gt;</w:t>
      </w:r>
      <w:r w:rsidRPr="0056185C">
        <w:rPr>
          <w:rFonts w:ascii="Arial" w:hAnsi="Arial" w:cs="Arial"/>
          <w:color w:val="555555"/>
          <w:sz w:val="20"/>
          <w:szCs w:val="20"/>
        </w:rPr>
        <w:t xml:space="preserve">pre-conversion </w:t>
      </w:r>
      <w:r w:rsidRPr="0056185C">
        <w:rPr>
          <w:rFonts w:ascii="Arial" w:hAnsi="Arial" w:cs="Arial"/>
          <w:color w:val="555555"/>
          <w:sz w:val="20"/>
          <w:szCs w:val="20"/>
          <w:highlight w:val="yellow"/>
        </w:rPr>
        <w:t>&lt;&lt;end IF&gt;&gt;</w:t>
      </w:r>
      <w:r w:rsidRPr="0056185C">
        <w:rPr>
          <w:rFonts w:ascii="Arial" w:hAnsi="Arial" w:cs="Arial"/>
          <w:color w:val="555555"/>
          <w:sz w:val="20"/>
          <w:szCs w:val="20"/>
        </w:rPr>
        <w:t xml:space="preserve">pension out of UPP </w:t>
      </w:r>
      <w:r w:rsidRPr="0056185C" w:rsidR="380A47F5">
        <w:rPr>
          <w:rFonts w:ascii="Arial" w:hAnsi="Arial" w:cs="Arial"/>
          <w:color w:val="555555"/>
          <w:sz w:val="20"/>
          <w:szCs w:val="20"/>
        </w:rPr>
        <w:t xml:space="preserve">as a lump sum </w:t>
      </w:r>
      <w:r w:rsidRPr="0056185C" w:rsidR="6F9F8D1C">
        <w:rPr>
          <w:rFonts w:ascii="Arial" w:hAnsi="Arial" w:cs="Arial"/>
          <w:color w:val="555555"/>
          <w:sz w:val="20"/>
          <w:szCs w:val="20"/>
        </w:rPr>
        <w:t>instead of receiving</w:t>
      </w:r>
      <w:r w:rsidRPr="0056185C">
        <w:rPr>
          <w:rFonts w:ascii="Arial" w:hAnsi="Arial" w:cs="Arial"/>
          <w:color w:val="555555"/>
          <w:sz w:val="20"/>
          <w:szCs w:val="20"/>
        </w:rPr>
        <w:t xml:space="preserve"> a monthly lifetime </w:t>
      </w:r>
      <w:r w:rsidRPr="0056185C" w:rsidR="00673743">
        <w:rPr>
          <w:rFonts w:ascii="Arial" w:hAnsi="Arial" w:cs="Arial"/>
          <w:color w:val="555555"/>
          <w:sz w:val="20"/>
          <w:szCs w:val="20"/>
          <w:highlight w:val="yellow"/>
        </w:rPr>
        <w:t>&lt;&lt;IF UPP = Y AND IF DOR &gt; Jan 1, 2029 BUT &lt; Jan 1, 2031&gt;&gt;</w:t>
      </w:r>
      <w:r w:rsidRPr="0056185C">
        <w:rPr>
          <w:rFonts w:ascii="Arial" w:hAnsi="Arial" w:cs="Arial"/>
          <w:color w:val="555555"/>
          <w:sz w:val="20"/>
          <w:szCs w:val="20"/>
        </w:rPr>
        <w:t xml:space="preserve">pre-conversion </w:t>
      </w:r>
      <w:r w:rsidRPr="0056185C" w:rsidR="00673743">
        <w:rPr>
          <w:rFonts w:ascii="Arial" w:hAnsi="Arial" w:cs="Arial"/>
          <w:color w:val="555555"/>
          <w:sz w:val="20"/>
          <w:szCs w:val="20"/>
          <w:highlight w:val="yellow"/>
        </w:rPr>
        <w:t>&lt;&lt;end IF&gt;&gt;</w:t>
      </w:r>
      <w:r w:rsidRPr="0056185C">
        <w:rPr>
          <w:rFonts w:ascii="Arial" w:hAnsi="Arial" w:cs="Arial"/>
          <w:color w:val="555555"/>
          <w:sz w:val="20"/>
          <w:szCs w:val="20"/>
        </w:rPr>
        <w:t>pension</w:t>
      </w:r>
      <w:r w:rsidRPr="0056185C">
        <w:rPr>
          <w:rFonts w:ascii="Arial" w:hAnsi="Arial" w:cs="Arial"/>
          <w:color w:val="555555"/>
          <w:sz w:val="20"/>
          <w:szCs w:val="20"/>
          <w:lang w:val="en-CA"/>
        </w:rPr>
        <w:t xml:space="preserve">. </w:t>
      </w:r>
      <w:r w:rsidRPr="0056185C" w:rsidR="0D58394A">
        <w:rPr>
          <w:rFonts w:ascii="Arial" w:hAnsi="Arial" w:cs="Arial"/>
          <w:color w:val="555555"/>
          <w:sz w:val="20"/>
          <w:szCs w:val="20"/>
          <w:lang w:val="en-CA"/>
        </w:rPr>
        <w:t>Your eligibility for this lump sum</w:t>
      </w:r>
      <w:r w:rsidRPr="0056185C" w:rsidR="3F8D7E36">
        <w:rPr>
          <w:rFonts w:ascii="Arial" w:hAnsi="Arial" w:cs="Arial"/>
          <w:color w:val="555555"/>
          <w:sz w:val="20"/>
          <w:szCs w:val="20"/>
          <w:lang w:val="en-CA"/>
        </w:rPr>
        <w:t>,</w:t>
      </w:r>
      <w:r w:rsidRPr="0056185C" w:rsidR="0D58394A">
        <w:rPr>
          <w:rFonts w:ascii="Arial" w:hAnsi="Arial" w:cs="Arial"/>
          <w:color w:val="555555"/>
          <w:sz w:val="20"/>
          <w:szCs w:val="20"/>
          <w:lang w:val="en-CA"/>
        </w:rPr>
        <w:t xml:space="preserve"> and the amount</w:t>
      </w:r>
      <w:r w:rsidRPr="0056185C" w:rsidR="75A5D233">
        <w:rPr>
          <w:rFonts w:ascii="Arial" w:hAnsi="Arial" w:cs="Arial"/>
          <w:color w:val="555555"/>
          <w:sz w:val="20"/>
          <w:szCs w:val="20"/>
          <w:lang w:val="en-CA"/>
        </w:rPr>
        <w:t xml:space="preserve"> available,</w:t>
      </w:r>
      <w:r w:rsidRPr="0056185C" w:rsidR="0D58394A">
        <w:rPr>
          <w:rFonts w:ascii="Arial" w:hAnsi="Arial" w:cs="Arial"/>
          <w:color w:val="555555"/>
          <w:sz w:val="20"/>
          <w:szCs w:val="20"/>
          <w:lang w:val="en-CA"/>
        </w:rPr>
        <w:t xml:space="preserve"> is </w:t>
      </w:r>
      <w:r w:rsidRPr="0056185C">
        <w:rPr>
          <w:rFonts w:ascii="Arial" w:hAnsi="Arial" w:cs="Arial"/>
          <w:color w:val="555555"/>
          <w:sz w:val="20"/>
          <w:szCs w:val="20"/>
          <w:lang w:val="en-CA"/>
        </w:rPr>
        <w:t xml:space="preserve">determined </w:t>
      </w:r>
      <w:r w:rsidRPr="0056185C" w:rsidR="5F6EAD7B">
        <w:rPr>
          <w:rFonts w:ascii="Arial" w:hAnsi="Arial" w:cs="Arial"/>
          <w:color w:val="555555"/>
          <w:sz w:val="20"/>
          <w:szCs w:val="20"/>
          <w:lang w:val="en-CA"/>
        </w:rPr>
        <w:t>when</w:t>
      </w:r>
      <w:r w:rsidRPr="0056185C">
        <w:rPr>
          <w:rFonts w:ascii="Arial" w:hAnsi="Arial" w:cs="Arial"/>
          <w:color w:val="555555"/>
          <w:sz w:val="20"/>
          <w:szCs w:val="20"/>
          <w:lang w:val="en-CA"/>
        </w:rPr>
        <w:t xml:space="preserve"> you apply for your pension,</w:t>
      </w:r>
      <w:r w:rsidRPr="0056185C">
        <w:rPr>
          <w:rFonts w:ascii="Arial" w:hAnsi="Arial" w:cs="Arial"/>
          <w:color w:val="555555"/>
          <w:sz w:val="20"/>
          <w:szCs w:val="20"/>
        </w:rPr>
        <w:t xml:space="preserve"> as it depends on interest rates</w:t>
      </w:r>
      <w:r w:rsidRPr="0056185C" w:rsidR="410DA36D">
        <w:rPr>
          <w:rFonts w:ascii="Arial" w:hAnsi="Arial" w:cs="Arial"/>
          <w:color w:val="555555"/>
          <w:sz w:val="20"/>
          <w:szCs w:val="20"/>
        </w:rPr>
        <w:t xml:space="preserve"> at that time </w:t>
      </w:r>
      <w:r w:rsidRPr="0056185C">
        <w:rPr>
          <w:rFonts w:ascii="Arial" w:hAnsi="Arial" w:cs="Arial"/>
          <w:color w:val="555555"/>
          <w:sz w:val="20"/>
          <w:szCs w:val="20"/>
        </w:rPr>
        <w:t xml:space="preserve">and other factors. </w:t>
      </w:r>
    </w:p>
    <w:p w:rsidRPr="0056185C" w:rsidR="00511A13" w:rsidP="4185D9C1" w:rsidRDefault="560FAA42" w14:paraId="6B31813B" w14:textId="7D9646CB">
      <w:pPr>
        <w:spacing w:before="240"/>
        <w:rPr>
          <w:rFonts w:ascii="Arial" w:hAnsi="Arial" w:cs="Arial"/>
          <w:color w:val="555555"/>
          <w:sz w:val="20"/>
          <w:szCs w:val="20"/>
          <w:highlight w:val="yellow"/>
          <w:lang w:val="en-CA"/>
        </w:rPr>
      </w:pPr>
      <w:r w:rsidRPr="0056185C">
        <w:rPr>
          <w:rFonts w:ascii="Arial" w:hAnsi="Arial" w:cs="Arial"/>
          <w:color w:val="555555"/>
          <w:sz w:val="20"/>
          <w:szCs w:val="20"/>
          <w:lang w:val="en-CA"/>
        </w:rPr>
        <w:t>The Pension Estimate Calculator is designed to give you reliable estimates of your monthly pension</w:t>
      </w:r>
      <w:r w:rsidRPr="0056185C" w:rsidR="0753E4CE">
        <w:rPr>
          <w:rFonts w:ascii="Arial" w:hAnsi="Arial" w:cs="Arial"/>
          <w:color w:val="555555"/>
          <w:sz w:val="20"/>
          <w:szCs w:val="20"/>
          <w:lang w:val="en-CA"/>
        </w:rPr>
        <w:t>,</w:t>
      </w:r>
      <w:r w:rsidRPr="0056185C" w:rsidR="6C2FE546">
        <w:rPr>
          <w:rFonts w:ascii="Arial" w:hAnsi="Arial" w:cs="Arial"/>
          <w:color w:val="555555"/>
          <w:sz w:val="20"/>
          <w:szCs w:val="20"/>
          <w:lang w:val="en-CA"/>
        </w:rPr>
        <w:t xml:space="preserve"> reflecting UPP’s define</w:t>
      </w:r>
      <w:r w:rsidRPr="0056185C" w:rsidR="14030198">
        <w:rPr>
          <w:rFonts w:ascii="Arial" w:hAnsi="Arial" w:cs="Arial"/>
          <w:color w:val="555555"/>
          <w:sz w:val="20"/>
          <w:szCs w:val="20"/>
          <w:lang w:val="en-CA"/>
        </w:rPr>
        <w:t>d</w:t>
      </w:r>
      <w:r w:rsidRPr="0056185C" w:rsidR="6C2FE546">
        <w:rPr>
          <w:rFonts w:ascii="Arial" w:hAnsi="Arial" w:cs="Arial"/>
          <w:color w:val="555555"/>
          <w:sz w:val="20"/>
          <w:szCs w:val="20"/>
          <w:lang w:val="en-CA"/>
        </w:rPr>
        <w:t xml:space="preserve"> benefit pension promise. </w:t>
      </w:r>
      <w:r w:rsidRPr="0056185C" w:rsidR="236E2592">
        <w:rPr>
          <w:rFonts w:ascii="Arial" w:hAnsi="Arial" w:cs="Arial"/>
          <w:color w:val="555555"/>
          <w:sz w:val="20"/>
          <w:szCs w:val="20"/>
          <w:lang w:val="en-CA"/>
        </w:rPr>
        <w:t xml:space="preserve">Your </w:t>
      </w:r>
      <w:r w:rsidRPr="0056185C" w:rsidR="00824AAE">
        <w:rPr>
          <w:rFonts w:ascii="Arial" w:hAnsi="Arial" w:cs="Arial"/>
          <w:color w:val="555555"/>
          <w:sz w:val="20"/>
          <w:szCs w:val="20"/>
          <w:highlight w:val="yellow"/>
          <w:lang w:val="en-CA"/>
        </w:rPr>
        <w:t>&lt;&lt;IF UPP = Y&gt;&gt;</w:t>
      </w:r>
      <w:r w:rsidRPr="0056185C" w:rsidR="00824AAE">
        <w:rPr>
          <w:rFonts w:ascii="Arial" w:hAnsi="Arial" w:cs="Arial"/>
          <w:color w:val="555555"/>
          <w:sz w:val="20"/>
          <w:szCs w:val="20"/>
          <w:lang w:val="en-CA"/>
        </w:rPr>
        <w:t xml:space="preserve">UPP and </w:t>
      </w:r>
      <w:r w:rsidRPr="0056185C" w:rsidR="00824AAE">
        <w:rPr>
          <w:rFonts w:ascii="Arial" w:hAnsi="Arial" w:cs="Arial"/>
          <w:color w:val="555555"/>
          <w:sz w:val="20"/>
          <w:szCs w:val="20"/>
          <w:highlight w:val="yellow"/>
          <w:lang w:val="en-CA"/>
        </w:rPr>
        <w:t>&lt;&lt;end IF&gt;&gt;</w:t>
      </w:r>
      <w:r w:rsidRPr="0056185C" w:rsidR="6992D622">
        <w:rPr>
          <w:rFonts w:ascii="Arial" w:hAnsi="Arial" w:cs="Arial"/>
          <w:color w:val="555555"/>
          <w:sz w:val="20"/>
          <w:szCs w:val="20"/>
          <w:lang w:val="en-CA"/>
        </w:rPr>
        <w:t>minimum</w:t>
      </w:r>
      <w:r w:rsidRPr="0056185C" w:rsidR="00824AAE">
        <w:rPr>
          <w:rFonts w:ascii="Arial" w:hAnsi="Arial" w:cs="Arial"/>
          <w:color w:val="555555"/>
          <w:sz w:val="20"/>
          <w:szCs w:val="20"/>
          <w:lang w:val="en-CA"/>
        </w:rPr>
        <w:t xml:space="preserve"> </w:t>
      </w:r>
      <w:r w:rsidRPr="0056185C" w:rsidR="6992D622">
        <w:rPr>
          <w:rFonts w:ascii="Arial" w:hAnsi="Arial" w:cs="Arial"/>
          <w:color w:val="555555"/>
          <w:sz w:val="20"/>
          <w:szCs w:val="20"/>
          <w:lang w:val="en-CA"/>
        </w:rPr>
        <w:t xml:space="preserve">pre-conversion </w:t>
      </w:r>
      <w:r w:rsidRPr="0056185C" w:rsidR="236E2592">
        <w:rPr>
          <w:rFonts w:ascii="Arial" w:hAnsi="Arial" w:cs="Arial"/>
          <w:color w:val="555555"/>
          <w:sz w:val="20"/>
          <w:szCs w:val="20"/>
          <w:lang w:val="en-CA"/>
        </w:rPr>
        <w:t>pension</w:t>
      </w:r>
      <w:r w:rsidRPr="0056185C">
        <w:rPr>
          <w:rFonts w:ascii="Arial" w:hAnsi="Arial" w:cs="Arial"/>
          <w:color w:val="555555"/>
          <w:sz w:val="20"/>
          <w:szCs w:val="20"/>
          <w:lang w:val="en-CA"/>
        </w:rPr>
        <w:t xml:space="preserve"> is </w:t>
      </w:r>
      <w:r w:rsidRPr="0056185C" w:rsidR="7C37D093">
        <w:rPr>
          <w:rFonts w:ascii="Arial" w:hAnsi="Arial" w:cs="Arial"/>
          <w:color w:val="555555"/>
          <w:sz w:val="20"/>
          <w:szCs w:val="20"/>
          <w:lang w:val="en-CA"/>
        </w:rPr>
        <w:t xml:space="preserve">calculated using a </w:t>
      </w:r>
      <w:r w:rsidRPr="0056185C" w:rsidR="42F3DE27">
        <w:rPr>
          <w:rFonts w:ascii="Arial" w:hAnsi="Arial" w:cs="Arial"/>
          <w:color w:val="555555"/>
          <w:sz w:val="20"/>
          <w:szCs w:val="20"/>
          <w:lang w:val="en-CA"/>
        </w:rPr>
        <w:t xml:space="preserve">set </w:t>
      </w:r>
      <w:r w:rsidRPr="0056185C" w:rsidR="7C37D093">
        <w:rPr>
          <w:rFonts w:ascii="Arial" w:hAnsi="Arial" w:cs="Arial"/>
          <w:color w:val="555555"/>
          <w:sz w:val="20"/>
          <w:szCs w:val="20"/>
          <w:lang w:val="en-CA"/>
        </w:rPr>
        <w:t>formula</w:t>
      </w:r>
      <w:r w:rsidRPr="0056185C">
        <w:rPr>
          <w:rFonts w:ascii="Arial" w:hAnsi="Arial" w:cs="Arial"/>
          <w:color w:val="555555"/>
          <w:sz w:val="20"/>
          <w:szCs w:val="20"/>
          <w:lang w:val="en-CA"/>
        </w:rPr>
        <w:t xml:space="preserve"> that </w:t>
      </w:r>
      <w:proofErr w:type="gramStart"/>
      <w:r w:rsidRPr="0056185C">
        <w:rPr>
          <w:rFonts w:ascii="Arial" w:hAnsi="Arial" w:cs="Arial"/>
          <w:color w:val="555555"/>
          <w:sz w:val="20"/>
          <w:szCs w:val="20"/>
          <w:lang w:val="en-CA"/>
        </w:rPr>
        <w:t>takes into account</w:t>
      </w:r>
      <w:proofErr w:type="gramEnd"/>
      <w:r w:rsidRPr="0056185C">
        <w:rPr>
          <w:rFonts w:ascii="Arial" w:hAnsi="Arial" w:cs="Arial"/>
          <w:color w:val="555555"/>
          <w:sz w:val="20"/>
          <w:szCs w:val="20"/>
          <w:lang w:val="en-CA"/>
        </w:rPr>
        <w:t xml:space="preserve"> predictable factors such as your pensionable earnings and service. </w:t>
      </w:r>
      <w:r w:rsidRPr="0056185C" w:rsidR="1736F083">
        <w:rPr>
          <w:rFonts w:ascii="Arial" w:hAnsi="Arial" w:cs="Arial"/>
          <w:color w:val="555555"/>
          <w:sz w:val="20"/>
          <w:szCs w:val="20"/>
          <w:lang w:val="en-CA"/>
        </w:rPr>
        <w:t xml:space="preserve">Because </w:t>
      </w:r>
      <w:r w:rsidRPr="0056185C">
        <w:rPr>
          <w:rFonts w:ascii="Arial" w:hAnsi="Arial" w:cs="Arial"/>
          <w:color w:val="555555"/>
          <w:sz w:val="20"/>
          <w:szCs w:val="20"/>
          <w:lang w:val="en-CA"/>
        </w:rPr>
        <w:t>commuted value</w:t>
      </w:r>
      <w:r w:rsidRPr="0056185C" w:rsidR="3371621F">
        <w:rPr>
          <w:rFonts w:ascii="Arial" w:hAnsi="Arial" w:cs="Arial"/>
          <w:color w:val="555555"/>
          <w:sz w:val="20"/>
          <w:szCs w:val="20"/>
          <w:lang w:val="en-CA"/>
        </w:rPr>
        <w:t xml:space="preserve">s </w:t>
      </w:r>
      <w:r w:rsidRPr="0056185C" w:rsidR="37730716">
        <w:rPr>
          <w:rFonts w:ascii="Arial" w:hAnsi="Arial" w:cs="Arial"/>
          <w:color w:val="555555"/>
          <w:sz w:val="20"/>
          <w:szCs w:val="20"/>
          <w:lang w:val="en-CA"/>
        </w:rPr>
        <w:t>are</w:t>
      </w:r>
      <w:r w:rsidRPr="0056185C">
        <w:rPr>
          <w:rFonts w:ascii="Arial" w:hAnsi="Arial" w:cs="Arial"/>
          <w:color w:val="555555"/>
          <w:sz w:val="20"/>
          <w:szCs w:val="20"/>
          <w:lang w:val="en-CA"/>
        </w:rPr>
        <w:t xml:space="preserve"> less predictabl</w:t>
      </w:r>
      <w:r w:rsidRPr="0056185C" w:rsidR="65D33855">
        <w:rPr>
          <w:rFonts w:ascii="Arial" w:hAnsi="Arial" w:cs="Arial"/>
          <w:color w:val="555555"/>
          <w:sz w:val="20"/>
          <w:szCs w:val="20"/>
          <w:lang w:val="en-CA"/>
        </w:rPr>
        <w:t>e</w:t>
      </w:r>
      <w:r w:rsidRPr="0056185C" w:rsidR="21ED1EFD">
        <w:rPr>
          <w:rFonts w:ascii="Arial" w:hAnsi="Arial" w:cs="Arial"/>
          <w:color w:val="555555"/>
          <w:sz w:val="20"/>
          <w:szCs w:val="20"/>
          <w:lang w:val="en-CA"/>
        </w:rPr>
        <w:t xml:space="preserve">, </w:t>
      </w:r>
      <w:r w:rsidRPr="0056185C" w:rsidR="65D33855">
        <w:rPr>
          <w:rFonts w:ascii="Arial" w:hAnsi="Arial" w:cs="Arial"/>
          <w:color w:val="555555"/>
          <w:sz w:val="20"/>
          <w:szCs w:val="20"/>
          <w:lang w:val="en-CA"/>
        </w:rPr>
        <w:t xml:space="preserve">fluctuating </w:t>
      </w:r>
      <w:r w:rsidRPr="0056185C">
        <w:rPr>
          <w:rFonts w:ascii="Arial" w:hAnsi="Arial" w:cs="Arial"/>
          <w:color w:val="555555"/>
          <w:sz w:val="20"/>
          <w:szCs w:val="20"/>
          <w:lang w:val="en-CA"/>
        </w:rPr>
        <w:t>with interest rates</w:t>
      </w:r>
      <w:r w:rsidRPr="0056185C" w:rsidR="00186E74">
        <w:rPr>
          <w:rFonts w:ascii="Arial" w:hAnsi="Arial" w:cs="Arial"/>
          <w:color w:val="555555"/>
          <w:sz w:val="20"/>
          <w:szCs w:val="20"/>
          <w:lang w:val="en-CA"/>
        </w:rPr>
        <w:t xml:space="preserve"> and other </w:t>
      </w:r>
      <w:r w:rsidRPr="0056185C" w:rsidR="6206F055">
        <w:rPr>
          <w:rFonts w:ascii="Arial" w:hAnsi="Arial" w:cs="Arial"/>
          <w:color w:val="555555"/>
          <w:sz w:val="20"/>
          <w:szCs w:val="20"/>
          <w:lang w:val="en-CA"/>
        </w:rPr>
        <w:t xml:space="preserve">changing conditions, </w:t>
      </w:r>
      <w:r w:rsidRPr="0056185C" w:rsidR="09C435A9">
        <w:rPr>
          <w:rFonts w:ascii="Arial" w:hAnsi="Arial" w:cs="Arial"/>
          <w:color w:val="555555"/>
          <w:sz w:val="20"/>
          <w:szCs w:val="20"/>
          <w:lang w:val="en-CA"/>
        </w:rPr>
        <w:t xml:space="preserve">the </w:t>
      </w:r>
      <w:r w:rsidRPr="0056185C">
        <w:rPr>
          <w:rFonts w:ascii="Arial" w:hAnsi="Arial" w:cs="Arial"/>
          <w:color w:val="555555"/>
          <w:sz w:val="20"/>
          <w:szCs w:val="20"/>
          <w:lang w:val="en-CA"/>
        </w:rPr>
        <w:t>tool does not provide commuted value estimates.</w:t>
      </w:r>
      <w:r w:rsidRPr="0056185C" w:rsidR="38B86EDE">
        <w:rPr>
          <w:rFonts w:ascii="Arial" w:hAnsi="Arial" w:cs="Arial"/>
          <w:color w:val="555555"/>
          <w:sz w:val="20"/>
          <w:szCs w:val="20"/>
        </w:rPr>
        <w:t xml:space="preserve"> To learn more, visit </w:t>
      </w:r>
      <w:hyperlink w:history="1" r:id="rId11">
        <w:hyperlink w:history="1" r:id="rId12">
          <w:hyperlink w:history="1" r:id="rId13">
            <w:r w:rsidRPr="0056185C" w:rsidR="38B86EDE">
              <w:rPr>
                <w:rStyle w:val="Hyperlink"/>
                <w:rFonts w:ascii="Arial" w:hAnsi="Arial" w:cs="Arial"/>
                <w:b/>
                <w:bCs/>
                <w:color w:val="555555"/>
                <w:sz w:val="20"/>
                <w:szCs w:val="20"/>
              </w:rPr>
              <w:t>myupp.ca/members/commuted-value/</w:t>
            </w:r>
          </w:hyperlink>
        </w:hyperlink>
      </w:hyperlink>
      <w:r w:rsidRPr="0056185C" w:rsidR="00486CFA">
        <w:rPr>
          <w:rFonts w:ascii="Arial" w:hAnsi="Arial" w:cs="Arial"/>
          <w:color w:val="555555"/>
          <w:sz w:val="20"/>
          <w:szCs w:val="20"/>
        </w:rPr>
        <w:t>.</w:t>
      </w:r>
      <w:r w:rsidRPr="0056185C" w:rsidR="001C78EB">
        <w:rPr>
          <w:rFonts w:ascii="Arial" w:hAnsi="Arial" w:cs="Arial"/>
          <w:color w:val="555555"/>
          <w:sz w:val="20"/>
          <w:szCs w:val="20"/>
          <w:highlight w:val="yellow"/>
        </w:rPr>
        <w:t>&lt;&lt;end IF&gt;&gt;</w:t>
      </w:r>
    </w:p>
    <w:p w:rsidRPr="0056185C" w:rsidR="00973F40" w:rsidP="007D0041" w:rsidRDefault="00973F40" w14:paraId="18283BC1" w14:textId="33BCC07E">
      <w:pPr>
        <w:spacing w:before="240"/>
        <w:rPr>
          <w:rFonts w:ascii="Arial" w:hAnsi="Arial" w:cs="Arial"/>
          <w:b/>
          <w:bCs/>
          <w:color w:val="12314A"/>
          <w:sz w:val="20"/>
          <w:szCs w:val="20"/>
          <w:lang w:val="en-CA"/>
        </w:rPr>
      </w:pPr>
      <w:r w:rsidRPr="0056185C">
        <w:rPr>
          <w:rFonts w:ascii="Arial" w:hAnsi="Arial" w:cs="Arial"/>
          <w:color w:val="555555"/>
          <w:sz w:val="20"/>
          <w:szCs w:val="20"/>
          <w:highlight w:val="yellow"/>
          <w:lang w:val="en-CA"/>
        </w:rPr>
        <w:t>&lt;&lt;IF pension reduction exists&gt;&gt;</w:t>
      </w:r>
      <w:r w:rsidRPr="0056185C">
        <w:rPr>
          <w:rFonts w:ascii="Arial" w:hAnsi="Arial" w:cs="Arial"/>
          <w:color w:val="555555"/>
          <w:sz w:val="20"/>
          <w:szCs w:val="20"/>
          <w:lang w:val="en-CA"/>
        </w:rPr>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Caption w:val="Pension reduction"/>
      </w:tblPr>
      <w:tblGrid>
        <w:gridCol w:w="6810"/>
        <w:gridCol w:w="3990"/>
      </w:tblGrid>
      <w:tr w:rsidRPr="0056185C" w:rsidR="00973F40" w:rsidTr="00D20442" w14:paraId="584EF986" w14:textId="77777777">
        <w:tc>
          <w:tcPr>
            <w:tcW w:w="10800" w:type="dxa"/>
            <w:gridSpan w:val="2"/>
            <w:tcBorders>
              <w:bottom w:val="single" w:color="BFBFBF" w:sz="4" w:space="0"/>
            </w:tcBorders>
          </w:tcPr>
          <w:p w:rsidRPr="0056185C" w:rsidR="00973F40" w:rsidP="009D55E2" w:rsidRDefault="00973F40" w14:paraId="5A891748" w14:textId="77777777">
            <w:pPr>
              <w:rPr>
                <w:rFonts w:ascii="Arial" w:hAnsi="Arial" w:eastAsia="Calibri" w:cs="Arial"/>
                <w:color w:val="555555"/>
                <w:sz w:val="20"/>
                <w:szCs w:val="20"/>
                <w:highlight w:val="cyan"/>
                <w:lang w:val="en-CA"/>
              </w:rPr>
            </w:pPr>
            <w:r w:rsidRPr="0056185C">
              <w:rPr>
                <w:rFonts w:ascii="Arial" w:hAnsi="Arial" w:cs="Arial"/>
                <w:b/>
                <w:bCs/>
                <w:color w:val="12314A"/>
                <w:sz w:val="20"/>
                <w:szCs w:val="20"/>
                <w:lang w:val="en-CA"/>
              </w:rPr>
              <w:t>Pension reduction</w:t>
            </w:r>
          </w:p>
        </w:tc>
      </w:tr>
      <w:tr w:rsidRPr="0056185C" w:rsidR="00973F40" w:rsidTr="00D20442" w14:paraId="76598FC7" w14:textId="77777777">
        <w:tc>
          <w:tcPr>
            <w:tcW w:w="6810" w:type="dxa"/>
            <w:tcBorders>
              <w:top w:val="single" w:color="BFBFBF" w:sz="4" w:space="0"/>
              <w:bottom w:val="single" w:color="BFBFBF" w:sz="4" w:space="0"/>
            </w:tcBorders>
            <w:shd w:val="clear" w:color="auto" w:fill="0B4A72"/>
          </w:tcPr>
          <w:p w:rsidRPr="0056185C" w:rsidR="00973F40" w:rsidRDefault="00973F40" w14:paraId="68C777BF" w14:textId="6D4E3571">
            <w:pPr>
              <w:rPr>
                <w:rFonts w:ascii="Arial" w:hAnsi="Arial" w:cs="Arial"/>
                <w:b/>
                <w:bCs/>
                <w:color w:val="0B4A72" w:themeColor="text2"/>
                <w:sz w:val="20"/>
                <w:szCs w:val="20"/>
                <w:lang w:val="en-CA"/>
              </w:rPr>
            </w:pPr>
            <w:r w:rsidRPr="0056185C">
              <w:rPr>
                <w:rFonts w:ascii="Arial" w:hAnsi="Arial" w:cs="Arial"/>
                <w:color w:val="0B4A72" w:themeColor="text2"/>
                <w:sz w:val="20"/>
                <w:szCs w:val="20"/>
                <w:highlight w:val="yellow"/>
                <w:lang w:val="en-CA"/>
              </w:rPr>
              <w:t xml:space="preserve">&lt;&lt;IF </w:t>
            </w:r>
            <w:r w:rsidRPr="0056185C" w:rsidR="008050B9">
              <w:rPr>
                <w:rFonts w:ascii="Arial" w:hAnsi="Arial" w:cs="Arial"/>
                <w:color w:val="0B4A72" w:themeColor="text2"/>
                <w:sz w:val="20"/>
                <w:szCs w:val="20"/>
                <w:highlight w:val="yellow"/>
                <w:lang w:val="en-CA"/>
              </w:rPr>
              <w:t>UPP = Y AND (</w:t>
            </w:r>
            <w:r w:rsidRPr="0056185C">
              <w:rPr>
                <w:rFonts w:ascii="Arial" w:hAnsi="Arial" w:cs="Arial"/>
                <w:color w:val="0B4A72" w:themeColor="text2"/>
                <w:sz w:val="20"/>
                <w:szCs w:val="20"/>
                <w:highlight w:val="yellow"/>
                <w:lang w:val="en-CA"/>
              </w:rPr>
              <w:t>UPPERFRed = Y</w:t>
            </w:r>
            <w:r w:rsidRPr="0056185C" w:rsidR="008050B9">
              <w:rPr>
                <w:rFonts w:ascii="Arial" w:hAnsi="Arial" w:cs="Arial"/>
                <w:color w:val="0B4A72" w:themeColor="text2"/>
                <w:sz w:val="20"/>
                <w:szCs w:val="20"/>
                <w:highlight w:val="yellow"/>
                <w:lang w:val="en-CA"/>
              </w:rPr>
              <w:t xml:space="preserve"> OR </w:t>
            </w:r>
            <w:proofErr w:type="spellStart"/>
            <w:r w:rsidRPr="0056185C" w:rsidR="006A269A">
              <w:rPr>
                <w:rFonts w:ascii="Arial" w:hAnsi="Arial" w:cs="Arial"/>
                <w:color w:val="0B4A72" w:themeColor="text2"/>
                <w:sz w:val="20"/>
                <w:szCs w:val="20"/>
                <w:highlight w:val="yellow"/>
                <w:lang w:val="en-CA"/>
              </w:rPr>
              <w:t>WLU</w:t>
            </w:r>
            <w:r w:rsidRPr="0056185C" w:rsidR="008050B9">
              <w:rPr>
                <w:rFonts w:ascii="Arial" w:hAnsi="Arial" w:cs="Arial"/>
                <w:color w:val="0B4A72" w:themeColor="text2"/>
                <w:sz w:val="20"/>
                <w:szCs w:val="20"/>
                <w:highlight w:val="yellow"/>
                <w:lang w:val="en-CA"/>
              </w:rPr>
              <w:t>ERFRed</w:t>
            </w:r>
            <w:proofErr w:type="spellEnd"/>
            <w:r w:rsidRPr="0056185C" w:rsidR="00CF252D">
              <w:rPr>
                <w:rFonts w:ascii="Arial" w:hAnsi="Arial" w:cs="Arial"/>
                <w:color w:val="0B4A72" w:themeColor="text2"/>
                <w:sz w:val="20"/>
                <w:szCs w:val="20"/>
                <w:highlight w:val="yellow"/>
                <w:lang w:val="en-CA"/>
              </w:rPr>
              <w:t xml:space="preserve"> = Y)</w:t>
            </w:r>
            <w:r w:rsidRPr="0056185C">
              <w:rPr>
                <w:rFonts w:ascii="Arial" w:hAnsi="Arial" w:cs="Arial"/>
                <w:color w:val="0B4A72" w:themeColor="text2"/>
                <w:sz w:val="20"/>
                <w:szCs w:val="20"/>
                <w:highlight w:val="yellow"/>
                <w:lang w:val="en-CA"/>
              </w:rPr>
              <w:t>&gt;&gt;</w:t>
            </w:r>
            <w:r w:rsidRPr="0056185C">
              <w:rPr>
                <w:rFonts w:ascii="Arial" w:hAnsi="Arial" w:cs="Arial"/>
                <w:b/>
                <w:bCs/>
                <w:color w:val="FFFFFF" w:themeColor="background1"/>
                <w:sz w:val="20"/>
                <w:szCs w:val="20"/>
                <w:lang w:val="en-CA"/>
              </w:rPr>
              <w:t>Early retirement reduction to UPP pension</w:t>
            </w:r>
          </w:p>
        </w:tc>
        <w:tc>
          <w:tcPr>
            <w:tcW w:w="3990" w:type="dxa"/>
            <w:tcBorders>
              <w:top w:val="single" w:color="BFBFBF" w:sz="4" w:space="0"/>
              <w:bottom w:val="single" w:color="BFBFBF" w:sz="4" w:space="0"/>
            </w:tcBorders>
            <w:shd w:val="clear" w:color="auto" w:fill="auto"/>
          </w:tcPr>
          <w:p w:rsidRPr="0056185C" w:rsidR="00973F40" w:rsidRDefault="00973F40" w14:paraId="4749D412" w14:textId="77777777">
            <w:pPr>
              <w:rPr>
                <w:rFonts w:ascii="Arial" w:hAnsi="Arial" w:cs="Arial"/>
                <w:b/>
                <w:bCs/>
                <w:color w:val="555555"/>
                <w:sz w:val="20"/>
                <w:szCs w:val="20"/>
                <w:lang w:val="en-CA"/>
              </w:rPr>
            </w:pPr>
            <w:r w:rsidRPr="0056185C">
              <w:rPr>
                <w:rFonts w:ascii="Arial" w:hAnsi="Arial" w:eastAsia="Calibri" w:cs="Arial"/>
                <w:color w:val="555555"/>
                <w:sz w:val="20"/>
                <w:szCs w:val="20"/>
                <w:highlight w:val="cyan"/>
                <w:lang w:val="en-CA"/>
              </w:rPr>
              <w:t>[UPPERFRed]</w:t>
            </w:r>
          </w:p>
        </w:tc>
      </w:tr>
      <w:tr w:rsidRPr="0056185C" w:rsidR="00973F40" w:rsidTr="00D20442" w14:paraId="104F139E" w14:textId="77777777">
        <w:tc>
          <w:tcPr>
            <w:tcW w:w="6810" w:type="dxa"/>
            <w:tcBorders>
              <w:top w:val="single" w:color="BFBFBF" w:sz="4" w:space="0"/>
              <w:bottom w:val="single" w:color="BFBFBF" w:sz="4" w:space="0"/>
            </w:tcBorders>
            <w:shd w:val="clear" w:color="auto" w:fill="0B4A72"/>
          </w:tcPr>
          <w:p w:rsidRPr="0056185C" w:rsidR="00973F40" w:rsidRDefault="00973F40" w14:paraId="64EDABF1" w14:textId="7C0B180E">
            <w:pPr>
              <w:rPr>
                <w:rFonts w:ascii="Arial" w:hAnsi="Arial" w:cs="Arial"/>
                <w:b/>
                <w:bCs/>
                <w:color w:val="0B4A72" w:themeColor="text2"/>
                <w:sz w:val="20"/>
                <w:szCs w:val="20"/>
                <w:lang w:val="en-CA"/>
              </w:rPr>
            </w:pPr>
            <w:r w:rsidRPr="0056185C">
              <w:rPr>
                <w:rFonts w:ascii="Arial" w:hAnsi="Arial" w:cs="Arial"/>
                <w:color w:val="0B4A72" w:themeColor="text2"/>
                <w:sz w:val="20"/>
                <w:szCs w:val="20"/>
                <w:highlight w:val="yellow"/>
                <w:lang w:val="en-CA"/>
              </w:rPr>
              <w:t xml:space="preserve">&lt;&lt;IF </w:t>
            </w:r>
            <w:r w:rsidRPr="0056185C" w:rsidR="00CF252D">
              <w:rPr>
                <w:rFonts w:ascii="Arial" w:hAnsi="Arial" w:cs="Arial"/>
                <w:color w:val="0B4A72" w:themeColor="text2"/>
                <w:sz w:val="20"/>
                <w:szCs w:val="20"/>
                <w:highlight w:val="yellow"/>
                <w:lang w:val="en-CA"/>
              </w:rPr>
              <w:t xml:space="preserve">UPPERFRed = Y OR </w:t>
            </w:r>
            <w:proofErr w:type="spellStart"/>
            <w:r w:rsidRPr="0056185C" w:rsidR="006A269A">
              <w:rPr>
                <w:rFonts w:ascii="Arial" w:hAnsi="Arial" w:cs="Arial"/>
                <w:color w:val="0B4A72" w:themeColor="text2"/>
                <w:sz w:val="20"/>
                <w:szCs w:val="20"/>
                <w:highlight w:val="yellow"/>
                <w:lang w:val="en-CA"/>
              </w:rPr>
              <w:t>WLU</w:t>
            </w:r>
            <w:r w:rsidRPr="0056185C" w:rsidR="003429BC">
              <w:rPr>
                <w:rFonts w:ascii="Arial" w:hAnsi="Arial" w:cs="Arial"/>
                <w:color w:val="0B4A72" w:themeColor="text2"/>
                <w:sz w:val="20"/>
                <w:szCs w:val="20"/>
                <w:highlight w:val="yellow"/>
                <w:lang w:val="en-CA"/>
              </w:rPr>
              <w:t>ERFRed</w:t>
            </w:r>
            <w:proofErr w:type="spellEnd"/>
            <w:r w:rsidRPr="0056185C" w:rsidR="003429BC">
              <w:rPr>
                <w:rFonts w:ascii="Arial" w:hAnsi="Arial" w:cs="Arial"/>
                <w:color w:val="0B4A72" w:themeColor="text2"/>
                <w:sz w:val="20"/>
                <w:szCs w:val="20"/>
                <w:highlight w:val="yellow"/>
                <w:lang w:val="en-CA"/>
              </w:rPr>
              <w:t xml:space="preserve"> </w:t>
            </w:r>
            <w:r w:rsidRPr="0056185C">
              <w:rPr>
                <w:rFonts w:ascii="Arial" w:hAnsi="Arial" w:cs="Arial"/>
                <w:color w:val="0B4A72" w:themeColor="text2"/>
                <w:sz w:val="20"/>
                <w:szCs w:val="20"/>
                <w:highlight w:val="yellow"/>
                <w:lang w:val="en-CA"/>
              </w:rPr>
              <w:t>= Y&gt;&gt;</w:t>
            </w:r>
            <w:r w:rsidRPr="0056185C">
              <w:rPr>
                <w:rFonts w:ascii="Arial" w:hAnsi="Arial" w:cs="Arial"/>
                <w:b/>
                <w:bCs/>
                <w:color w:val="FFFFFF" w:themeColor="background1"/>
                <w:sz w:val="20"/>
                <w:szCs w:val="20"/>
                <w:lang w:val="en-CA"/>
              </w:rPr>
              <w:t>Early retirement reduction to pre-conversion pension</w:t>
            </w:r>
          </w:p>
        </w:tc>
        <w:tc>
          <w:tcPr>
            <w:tcW w:w="3990" w:type="dxa"/>
            <w:tcBorders>
              <w:top w:val="single" w:color="BFBFBF" w:sz="4" w:space="0"/>
              <w:bottom w:val="single" w:color="BFBFBF" w:sz="4" w:space="0"/>
            </w:tcBorders>
            <w:shd w:val="clear" w:color="auto" w:fill="auto"/>
          </w:tcPr>
          <w:p w:rsidRPr="0056185C" w:rsidR="00973F40" w:rsidRDefault="00973F40" w14:paraId="0CEA3710" w14:textId="2B924BCD">
            <w:pPr>
              <w:rPr>
                <w:rFonts w:ascii="Arial" w:hAnsi="Arial" w:cs="Arial"/>
                <w:b/>
                <w:bCs/>
                <w:color w:val="555555"/>
                <w:sz w:val="20"/>
                <w:szCs w:val="20"/>
                <w:lang w:val="en-CA"/>
              </w:rPr>
            </w:pPr>
            <w:r w:rsidRPr="0056185C">
              <w:rPr>
                <w:rFonts w:ascii="Arial" w:hAnsi="Arial" w:eastAsia="Calibri" w:cs="Arial"/>
                <w:color w:val="555555"/>
                <w:sz w:val="20"/>
                <w:szCs w:val="20"/>
                <w:highlight w:val="cyan"/>
                <w:lang w:val="en-CA"/>
              </w:rPr>
              <w:t>[</w:t>
            </w:r>
            <w:proofErr w:type="spellStart"/>
            <w:r w:rsidRPr="0056185C" w:rsidR="006A269A">
              <w:rPr>
                <w:rFonts w:ascii="Arial" w:hAnsi="Arial" w:eastAsia="Calibri" w:cs="Arial"/>
                <w:color w:val="555555"/>
                <w:sz w:val="20"/>
                <w:szCs w:val="20"/>
                <w:highlight w:val="cyan"/>
                <w:lang w:val="en-CA"/>
              </w:rPr>
              <w:t>WLU</w:t>
            </w:r>
            <w:r w:rsidRPr="0056185C" w:rsidR="004227C3">
              <w:rPr>
                <w:rFonts w:ascii="Arial" w:hAnsi="Arial" w:eastAsia="Calibri" w:cs="Arial"/>
                <w:color w:val="555555"/>
                <w:sz w:val="20"/>
                <w:szCs w:val="20"/>
                <w:highlight w:val="cyan"/>
                <w:lang w:val="en-CA"/>
              </w:rPr>
              <w:t>ERFRed</w:t>
            </w:r>
            <w:proofErr w:type="spellEnd"/>
            <w:r w:rsidRPr="0056185C">
              <w:rPr>
                <w:rFonts w:ascii="Arial" w:hAnsi="Arial" w:eastAsia="Calibri" w:cs="Arial"/>
                <w:color w:val="555555"/>
                <w:sz w:val="20"/>
                <w:szCs w:val="20"/>
                <w:highlight w:val="cyan"/>
                <w:lang w:val="en-CA"/>
              </w:rPr>
              <w:t>]</w:t>
            </w:r>
          </w:p>
        </w:tc>
      </w:tr>
      <w:tr w:rsidRPr="0056185C" w:rsidR="00973F40" w:rsidTr="00D20442" w14:paraId="02E19F39" w14:textId="77777777">
        <w:tc>
          <w:tcPr>
            <w:tcW w:w="6810" w:type="dxa"/>
            <w:tcBorders>
              <w:top w:val="single" w:color="BFBFBF" w:sz="4" w:space="0"/>
              <w:bottom w:val="single" w:color="BFBFBF" w:sz="4" w:space="0"/>
            </w:tcBorders>
            <w:shd w:val="clear" w:color="auto" w:fill="0B4A72"/>
          </w:tcPr>
          <w:p w:rsidRPr="0056185C" w:rsidR="00973F40" w:rsidRDefault="00973F40" w14:paraId="44B04DB8" w14:textId="4958AD8F">
            <w:pPr>
              <w:rPr>
                <w:rFonts w:ascii="Arial" w:hAnsi="Arial" w:cs="Arial"/>
                <w:b/>
                <w:bCs/>
                <w:color w:val="0B4A72" w:themeColor="text2"/>
                <w:sz w:val="20"/>
                <w:szCs w:val="20"/>
                <w:lang w:val="en-CA"/>
              </w:rPr>
            </w:pPr>
            <w:r w:rsidRPr="0056185C">
              <w:rPr>
                <w:rFonts w:ascii="Arial" w:hAnsi="Arial" w:cs="Arial"/>
                <w:color w:val="0B4A72" w:themeColor="text2"/>
                <w:sz w:val="20"/>
                <w:szCs w:val="20"/>
                <w:highlight w:val="yellow"/>
                <w:lang w:val="en-CA"/>
              </w:rPr>
              <w:t xml:space="preserve">&lt;&lt;IF </w:t>
            </w:r>
            <w:r w:rsidRPr="0056185C" w:rsidR="00CF252D">
              <w:rPr>
                <w:rFonts w:ascii="Arial" w:hAnsi="Arial" w:cs="Arial"/>
                <w:color w:val="0B4A72" w:themeColor="text2"/>
                <w:sz w:val="20"/>
                <w:szCs w:val="20"/>
                <w:highlight w:val="yellow"/>
                <w:lang w:val="en-CA"/>
              </w:rPr>
              <w:t>UPP</w:t>
            </w:r>
            <w:r w:rsidRPr="0056185C">
              <w:rPr>
                <w:rFonts w:ascii="Arial" w:hAnsi="Arial" w:cs="Arial"/>
                <w:color w:val="0B4A72" w:themeColor="text2"/>
                <w:sz w:val="20"/>
                <w:szCs w:val="20"/>
                <w:highlight w:val="yellow"/>
                <w:lang w:val="en-CA"/>
              </w:rPr>
              <w:t>YSPRed = Y&gt;&gt;</w:t>
            </w:r>
            <w:r w:rsidRPr="0056185C">
              <w:rPr>
                <w:rFonts w:ascii="Arial" w:hAnsi="Arial" w:cs="Arial"/>
                <w:b/>
                <w:bCs/>
                <w:color w:val="FFFFFF" w:themeColor="background1"/>
                <w:sz w:val="20"/>
                <w:szCs w:val="20"/>
                <w:lang w:val="en-CA"/>
              </w:rPr>
              <w:t>Spousal reduction to UPP pension</w:t>
            </w:r>
          </w:p>
        </w:tc>
        <w:tc>
          <w:tcPr>
            <w:tcW w:w="3990" w:type="dxa"/>
            <w:tcBorders>
              <w:top w:val="single" w:color="BFBFBF" w:sz="4" w:space="0"/>
              <w:bottom w:val="single" w:color="BFBFBF" w:sz="4" w:space="0"/>
            </w:tcBorders>
            <w:shd w:val="clear" w:color="auto" w:fill="auto"/>
          </w:tcPr>
          <w:p w:rsidRPr="0056185C" w:rsidR="00973F40" w:rsidRDefault="00973F40" w14:paraId="3AA263F6" w14:textId="77777777">
            <w:pPr>
              <w:rPr>
                <w:rFonts w:ascii="Arial" w:hAnsi="Arial" w:cs="Arial"/>
                <w:b/>
                <w:bCs/>
                <w:color w:val="555555"/>
                <w:sz w:val="20"/>
                <w:szCs w:val="20"/>
                <w:lang w:val="en-CA"/>
              </w:rPr>
            </w:pPr>
            <w:r w:rsidRPr="0056185C">
              <w:rPr>
                <w:rFonts w:ascii="Arial" w:hAnsi="Arial" w:eastAsia="Calibri" w:cs="Arial"/>
                <w:color w:val="555555"/>
                <w:sz w:val="20"/>
                <w:szCs w:val="20"/>
                <w:highlight w:val="cyan"/>
                <w:lang w:val="en-CA"/>
              </w:rPr>
              <w:t>[UPPYSPRed]</w:t>
            </w:r>
          </w:p>
        </w:tc>
      </w:tr>
    </w:tbl>
    <w:p w:rsidRPr="0056185C" w:rsidR="001C5246" w:rsidP="001C5246" w:rsidRDefault="001C5246" w14:paraId="5150D393" w14:textId="368A873B">
      <w:pPr>
        <w:spacing w:before="240" w:after="240"/>
        <w:rPr>
          <w:rFonts w:ascii="Arial" w:hAnsi="Arial" w:cs="Arial"/>
          <w:color w:val="555555"/>
          <w:sz w:val="20"/>
          <w:szCs w:val="20"/>
        </w:rPr>
      </w:pPr>
      <w:bookmarkStart w:name="_Hlk144109470" w:id="20"/>
      <w:r w:rsidRPr="0056185C">
        <w:rPr>
          <w:rFonts w:ascii="Arial" w:hAnsi="Arial" w:cs="Arial"/>
          <w:color w:val="555555"/>
          <w:sz w:val="20"/>
          <w:szCs w:val="20"/>
          <w:highlight w:val="yellow"/>
        </w:rPr>
        <w:t>&lt;&lt;IF ERFred&gt;&gt;</w:t>
      </w:r>
      <w:r w:rsidRPr="0056185C">
        <w:rPr>
          <w:rFonts w:ascii="Arial" w:hAnsi="Arial" w:cs="Arial"/>
          <w:color w:val="555555"/>
          <w:sz w:val="20"/>
          <w:szCs w:val="20"/>
        </w:rPr>
        <w:t xml:space="preserve">The early retirement reduction accounts for starting your pension before your normal retirement date, </w:t>
      </w:r>
      <w:r w:rsidRPr="0056185C" w:rsidR="00CF55E5">
        <w:rPr>
          <w:rFonts w:ascii="Arial" w:hAnsi="Arial" w:cs="Arial"/>
          <w:color w:val="555555"/>
          <w:sz w:val="20"/>
          <w:szCs w:val="20"/>
        </w:rPr>
        <w:t xml:space="preserve">increasing the likelihood </w:t>
      </w:r>
      <w:r w:rsidRPr="0056185C" w:rsidR="0076516D">
        <w:rPr>
          <w:rFonts w:ascii="Arial" w:hAnsi="Arial" w:cs="Arial"/>
          <w:color w:val="555555"/>
          <w:sz w:val="20"/>
          <w:szCs w:val="20"/>
        </w:rPr>
        <w:t xml:space="preserve">that </w:t>
      </w:r>
      <w:r w:rsidRPr="0056185C" w:rsidR="00CF55E5">
        <w:rPr>
          <w:rFonts w:ascii="Arial" w:hAnsi="Arial" w:cs="Arial"/>
          <w:color w:val="555555"/>
          <w:sz w:val="20"/>
          <w:szCs w:val="20"/>
        </w:rPr>
        <w:t xml:space="preserve">you </w:t>
      </w:r>
      <w:r w:rsidRPr="0056185C">
        <w:rPr>
          <w:rFonts w:ascii="Arial" w:hAnsi="Arial" w:cs="Arial"/>
          <w:color w:val="555555"/>
          <w:sz w:val="20"/>
          <w:szCs w:val="20"/>
        </w:rPr>
        <w:t>will receive more payments over time.</w:t>
      </w:r>
    </w:p>
    <w:p w:rsidRPr="0056185C" w:rsidR="001C5246" w:rsidP="001C5246" w:rsidRDefault="001C5246" w14:paraId="24D18FF6" w14:textId="77777777">
      <w:pPr>
        <w:spacing w:before="0" w:after="240"/>
        <w:rPr>
          <w:rFonts w:ascii="Arial" w:hAnsi="Arial" w:cs="Arial"/>
          <w:color w:val="555555"/>
          <w:sz w:val="20"/>
          <w:szCs w:val="20"/>
        </w:rPr>
      </w:pPr>
      <w:r w:rsidRPr="0056185C">
        <w:rPr>
          <w:rFonts w:ascii="Arial" w:hAnsi="Arial" w:cs="Arial"/>
          <w:color w:val="555555"/>
          <w:sz w:val="20"/>
          <w:szCs w:val="20"/>
          <w:highlight w:val="yellow"/>
        </w:rPr>
        <w:t>&lt;&lt;IF YSPRed&gt;&gt;</w:t>
      </w:r>
      <w:r w:rsidRPr="0056185C">
        <w:rPr>
          <w:rFonts w:ascii="Arial" w:hAnsi="Arial" w:cs="Arial"/>
          <w:color w:val="555555"/>
          <w:sz w:val="20"/>
          <w:szCs w:val="20"/>
        </w:rPr>
        <w:t>The spousal reduction reflects the likelihood that your spouse will receive more payments over time.</w:t>
      </w:r>
    </w:p>
    <w:p w:rsidRPr="0056185C" w:rsidR="001C5246" w:rsidP="001C5246" w:rsidRDefault="001C5246" w14:paraId="168C96E1" w14:textId="77777777">
      <w:pPr>
        <w:spacing w:before="0" w:after="240"/>
        <w:rPr>
          <w:rFonts w:ascii="Arial" w:hAnsi="Arial" w:cs="Arial"/>
          <w:color w:val="555555"/>
          <w:sz w:val="20"/>
          <w:szCs w:val="20"/>
        </w:rPr>
      </w:pPr>
      <w:r w:rsidRPr="0056185C">
        <w:rPr>
          <w:rFonts w:ascii="Arial" w:hAnsi="Arial" w:cs="Arial"/>
          <w:color w:val="555555"/>
          <w:sz w:val="20"/>
          <w:szCs w:val="20"/>
          <w:highlight w:val="green"/>
        </w:rPr>
        <w:t>&lt;&lt;IF [MBPensOffset]&gt;0&gt;&gt;</w:t>
      </w:r>
      <w:r w:rsidRPr="0056185C">
        <w:rPr>
          <w:rFonts w:ascii="Arial" w:hAnsi="Arial" w:cs="Arial"/>
          <w:color w:val="555555"/>
          <w:sz w:val="20"/>
          <w:szCs w:val="20"/>
        </w:rPr>
        <w:t xml:space="preserve">The above pension amount reflects the annual pension reduction applied due to the equalization payment made to your former spouse, </w:t>
      </w:r>
      <w:r w:rsidRPr="0056185C">
        <w:rPr>
          <w:rFonts w:ascii="Arial" w:hAnsi="Arial" w:cs="Arial"/>
          <w:color w:val="555555"/>
          <w:sz w:val="20"/>
          <w:szCs w:val="20"/>
          <w:highlight w:val="cyan"/>
        </w:rPr>
        <w:t>[Former Spouse Name]</w:t>
      </w:r>
      <w:r w:rsidRPr="0056185C">
        <w:rPr>
          <w:rFonts w:ascii="Arial" w:hAnsi="Arial" w:cs="Arial"/>
          <w:color w:val="555555"/>
          <w:sz w:val="20"/>
          <w:szCs w:val="20"/>
        </w:rPr>
        <w:t xml:space="preserve">. </w:t>
      </w:r>
      <w:r w:rsidRPr="0056185C">
        <w:rPr>
          <w:rFonts w:ascii="Arial" w:hAnsi="Arial" w:cs="Arial"/>
          <w:color w:val="555555"/>
          <w:sz w:val="20"/>
          <w:szCs w:val="20"/>
          <w:highlight w:val="yellow"/>
        </w:rPr>
        <w:t>&lt;&lt;end IF&gt;&gt;</w:t>
      </w:r>
    </w:p>
    <w:bookmarkEnd w:id="20"/>
    <w:p w:rsidRPr="0056185C" w:rsidR="00F94F24" w:rsidRDefault="00F94F24" w14:paraId="1F2665C0" w14:textId="77777777">
      <w:pPr>
        <w:spacing w:before="0" w:after="200" w:line="276" w:lineRule="auto"/>
        <w:rPr>
          <w:rFonts w:ascii="Arial" w:hAnsi="Arial" w:cs="Arial"/>
          <w:b/>
          <w:bCs/>
          <w:color w:val="12314A"/>
          <w:sz w:val="24"/>
          <w:szCs w:val="24"/>
          <w:lang w:val="en-CA"/>
        </w:rPr>
      </w:pPr>
      <w:r w:rsidRPr="0056185C">
        <w:rPr>
          <w:rFonts w:ascii="Arial" w:hAnsi="Arial" w:cs="Arial"/>
          <w:b/>
          <w:bCs/>
          <w:color w:val="12314A"/>
          <w:sz w:val="24"/>
          <w:szCs w:val="24"/>
          <w:lang w:val="en-CA"/>
        </w:rPr>
        <w:br w:type="page"/>
      </w:r>
    </w:p>
    <w:p w:rsidRPr="0056185C" w:rsidR="004E4EB9" w:rsidP="00A63009" w:rsidRDefault="004E4EB9" w14:paraId="6B660616" w14:textId="559A6520">
      <w:pPr>
        <w:spacing w:before="240" w:after="240"/>
        <w:rPr>
          <w:rFonts w:ascii="Arial" w:hAnsi="Arial" w:cs="Arial"/>
          <w:b/>
          <w:bCs/>
          <w:color w:val="12314A"/>
          <w:sz w:val="24"/>
          <w:szCs w:val="24"/>
          <w:lang w:val="en-CA"/>
        </w:rPr>
      </w:pPr>
      <w:r w:rsidRPr="0056185C">
        <w:rPr>
          <w:rFonts w:ascii="Arial" w:hAnsi="Arial" w:cs="Arial"/>
          <w:b/>
          <w:bCs/>
          <w:color w:val="12314A"/>
          <w:sz w:val="24"/>
          <w:szCs w:val="24"/>
          <w:lang w:val="en-CA"/>
        </w:rPr>
        <w:t>Key terms and important information</w:t>
      </w:r>
    </w:p>
    <w:p w:rsidRPr="0056185C" w:rsidR="00E40AA3" w:rsidP="006C0A76" w:rsidRDefault="00E40AA3" w14:paraId="0EB71174" w14:textId="777777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Applying for your pension</w:t>
      </w:r>
    </w:p>
    <w:p w:rsidRPr="0056185C" w:rsidR="00F36FC3" w:rsidP="00A63009" w:rsidRDefault="5D28477E" w14:paraId="55519C15" w14:textId="39A83BE9">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You can start your pension as early as </w:t>
      </w:r>
      <w:r w:rsidRPr="0056185C" w:rsidR="7A1088FC">
        <w:rPr>
          <w:rFonts w:ascii="Arial" w:hAnsi="Arial" w:cs="Arial"/>
          <w:color w:val="555555"/>
          <w:sz w:val="20"/>
          <w:szCs w:val="20"/>
          <w:lang w:val="en-CA"/>
        </w:rPr>
        <w:t xml:space="preserve">age </w:t>
      </w:r>
      <w:r w:rsidRPr="0056185C">
        <w:rPr>
          <w:rFonts w:ascii="Arial" w:hAnsi="Arial" w:cs="Arial"/>
          <w:color w:val="555555"/>
          <w:sz w:val="20"/>
          <w:szCs w:val="20"/>
          <w:lang w:val="en-CA"/>
        </w:rPr>
        <w:t>55</w:t>
      </w:r>
      <w:r w:rsidRPr="0056185C" w:rsidR="3C65CF36">
        <w:rPr>
          <w:rFonts w:ascii="Arial" w:hAnsi="Arial" w:cs="Arial"/>
          <w:color w:val="555555"/>
          <w:sz w:val="20"/>
          <w:szCs w:val="20"/>
          <w:lang w:val="en-CA"/>
        </w:rPr>
        <w:t>,</w:t>
      </w:r>
      <w:r w:rsidRPr="0056185C" w:rsidR="3CDE38A7">
        <w:rPr>
          <w:rFonts w:ascii="Arial" w:hAnsi="Arial" w:cs="Arial"/>
          <w:color w:val="555555"/>
          <w:sz w:val="20"/>
          <w:szCs w:val="20"/>
          <w:lang w:val="en-CA"/>
        </w:rPr>
        <w:t xml:space="preserve"> subject to a permanent </w:t>
      </w:r>
      <w:r w:rsidRPr="0056185C" w:rsidR="661BF4A4">
        <w:rPr>
          <w:rFonts w:ascii="Arial" w:hAnsi="Arial" w:cs="Arial"/>
          <w:color w:val="555555"/>
          <w:sz w:val="20"/>
          <w:szCs w:val="20"/>
          <w:lang w:val="en-CA"/>
        </w:rPr>
        <w:t>reduction</w:t>
      </w:r>
      <w:r w:rsidRPr="0056185C" w:rsidR="3C65CF36">
        <w:rPr>
          <w:rFonts w:ascii="Arial" w:hAnsi="Arial" w:cs="Arial"/>
          <w:color w:val="555555"/>
          <w:sz w:val="20"/>
          <w:szCs w:val="20"/>
          <w:lang w:val="en-CA"/>
        </w:rPr>
        <w:t xml:space="preserve"> </w:t>
      </w:r>
      <w:r w:rsidRPr="0056185C" w:rsidR="3CEC862B">
        <w:rPr>
          <w:rFonts w:ascii="Arial" w:hAnsi="Arial" w:cs="Arial"/>
          <w:color w:val="555555"/>
          <w:sz w:val="20"/>
          <w:szCs w:val="20"/>
          <w:lang w:val="en-CA"/>
        </w:rPr>
        <w:t>to reflect the fact that you will receive it for a longer period</w:t>
      </w:r>
      <w:r w:rsidRPr="0056185C" w:rsidR="661BF4A4">
        <w:rPr>
          <w:rFonts w:ascii="Arial" w:hAnsi="Arial" w:cs="Arial"/>
          <w:color w:val="555555"/>
          <w:sz w:val="20"/>
          <w:szCs w:val="20"/>
          <w:lang w:val="en-CA"/>
        </w:rPr>
        <w:t xml:space="preserve">, or as late as </w:t>
      </w:r>
      <w:r w:rsidRPr="0056185C" w:rsidR="615C6DB5">
        <w:rPr>
          <w:rFonts w:ascii="Arial" w:hAnsi="Arial" w:cs="Arial"/>
          <w:color w:val="555555"/>
          <w:sz w:val="20"/>
          <w:szCs w:val="20"/>
          <w:lang w:val="en-CA"/>
        </w:rPr>
        <w:t>December 1</w:t>
      </w:r>
      <w:r w:rsidRPr="0056185C" w:rsidR="615C6DB5">
        <w:rPr>
          <w:rFonts w:ascii="Arial" w:hAnsi="Arial" w:cs="Arial"/>
          <w:color w:val="555555"/>
          <w:sz w:val="20"/>
          <w:szCs w:val="20"/>
          <w:vertAlign w:val="superscript"/>
          <w:lang w:val="en-CA"/>
        </w:rPr>
        <w:t>st</w:t>
      </w:r>
      <w:r w:rsidRPr="0056185C" w:rsidR="615C6DB5">
        <w:rPr>
          <w:rFonts w:ascii="Arial" w:hAnsi="Arial" w:cs="Arial"/>
          <w:color w:val="555555"/>
          <w:sz w:val="20"/>
          <w:szCs w:val="20"/>
          <w:lang w:val="en-CA"/>
        </w:rPr>
        <w:t xml:space="preserve"> of the year you turn 71. </w:t>
      </w:r>
      <w:r w:rsidRPr="00E95C0D" w:rsidR="00162E36">
        <w:rPr>
          <w:rFonts w:ascii="Arial" w:hAnsi="Arial" w:cs="Arial"/>
          <w:color w:val="555555"/>
          <w:sz w:val="20"/>
          <w:szCs w:val="20"/>
          <w:lang w:val="en-CA"/>
        </w:rPr>
        <w:t>Keep in mind there may be no added benefit of delaying your pension past age 65, or your earliest unreduced retirement date, if earlier (indicated on your annual statement), as you can begin collecting it without any reduction at that time</w:t>
      </w:r>
      <w:r w:rsidRPr="00162E36" w:rsidR="00162E36">
        <w:rPr>
          <w:rFonts w:ascii="Arial" w:hAnsi="Arial" w:cs="Arial"/>
          <w:color w:val="555555"/>
          <w:sz w:val="20"/>
          <w:szCs w:val="20"/>
          <w:lang w:val="en-CA"/>
        </w:rPr>
        <w:t xml:space="preserve"> and payments will not be retroactive once your pension begins.</w:t>
      </w:r>
    </w:p>
    <w:p w:rsidRPr="0056185C" w:rsidR="001164FD" w:rsidP="00A63009" w:rsidRDefault="08897A06" w14:paraId="41342EF2" w14:textId="401CE186">
      <w:pPr>
        <w:spacing w:before="0" w:after="240"/>
        <w:rPr>
          <w:rFonts w:ascii="Arial" w:hAnsi="Arial" w:cs="Arial"/>
          <w:color w:val="555555"/>
          <w:sz w:val="20"/>
          <w:szCs w:val="20"/>
          <w:lang w:val="en-CA"/>
        </w:rPr>
      </w:pPr>
      <w:r w:rsidRPr="0056185C">
        <w:rPr>
          <w:rFonts w:ascii="Arial" w:hAnsi="Arial" w:cs="Arial"/>
          <w:color w:val="555555"/>
          <w:sz w:val="20"/>
          <w:szCs w:val="20"/>
          <w:lang w:val="en-CA"/>
        </w:rPr>
        <w:t>To begin your p</w:t>
      </w:r>
      <w:r w:rsidRPr="0056185C" w:rsidR="25B97BDD">
        <w:rPr>
          <w:rFonts w:ascii="Arial" w:hAnsi="Arial" w:cs="Arial"/>
          <w:color w:val="555555"/>
          <w:sz w:val="20"/>
          <w:szCs w:val="20"/>
          <w:lang w:val="en-CA"/>
        </w:rPr>
        <w:t xml:space="preserve">ension, you </w:t>
      </w:r>
      <w:r w:rsidRPr="0056185C" w:rsidR="531A813D">
        <w:rPr>
          <w:rFonts w:ascii="Arial" w:hAnsi="Arial" w:cs="Arial"/>
          <w:color w:val="555555"/>
          <w:sz w:val="20"/>
          <w:szCs w:val="20"/>
          <w:lang w:val="en-CA"/>
        </w:rPr>
        <w:t>must submit a request.</w:t>
      </w:r>
      <w:r w:rsidRPr="0056185C">
        <w:rPr>
          <w:rFonts w:ascii="Arial" w:hAnsi="Arial" w:cs="Arial"/>
          <w:color w:val="555555"/>
          <w:sz w:val="20"/>
          <w:szCs w:val="20"/>
          <w:lang w:val="en-CA"/>
        </w:rPr>
        <w:t xml:space="preserve"> </w:t>
      </w:r>
      <w:r w:rsidRPr="0056185C" w:rsidR="684E5DEB">
        <w:rPr>
          <w:rFonts w:ascii="Arial" w:hAnsi="Arial" w:cs="Arial"/>
          <w:color w:val="555555"/>
          <w:sz w:val="20"/>
          <w:szCs w:val="20"/>
          <w:lang w:val="en-CA"/>
        </w:rPr>
        <w:t xml:space="preserve">We recommend </w:t>
      </w:r>
      <w:r w:rsidRPr="0056185C" w:rsidR="06CC5DAB">
        <w:rPr>
          <w:rFonts w:ascii="Arial" w:hAnsi="Arial" w:cs="Arial"/>
          <w:color w:val="555555"/>
          <w:sz w:val="20"/>
          <w:szCs w:val="20"/>
          <w:lang w:val="en-CA"/>
        </w:rPr>
        <w:t xml:space="preserve">notifying </w:t>
      </w:r>
      <w:r w:rsidRPr="0056185C" w:rsidR="57560BB6">
        <w:rPr>
          <w:rFonts w:ascii="Arial" w:hAnsi="Arial" w:cs="Arial"/>
          <w:color w:val="555555"/>
          <w:sz w:val="20"/>
          <w:szCs w:val="20"/>
          <w:highlight w:val="yellow"/>
          <w:lang w:val="en-CA"/>
        </w:rPr>
        <w:t>&lt;&lt;IF active&gt;&gt;</w:t>
      </w:r>
      <w:r w:rsidRPr="0056185C" w:rsidR="06CC5DAB">
        <w:rPr>
          <w:rFonts w:ascii="Arial" w:hAnsi="Arial" w:cs="Arial"/>
          <w:color w:val="555555"/>
          <w:sz w:val="20"/>
          <w:szCs w:val="20"/>
          <w:lang w:val="en-CA"/>
        </w:rPr>
        <w:t xml:space="preserve">your employer </w:t>
      </w:r>
      <w:r w:rsidRPr="0056185C" w:rsidR="57560BB6">
        <w:rPr>
          <w:rFonts w:ascii="Arial" w:hAnsi="Arial" w:cs="Arial"/>
          <w:color w:val="555555"/>
          <w:sz w:val="20"/>
          <w:szCs w:val="20"/>
          <w:highlight w:val="yellow"/>
          <w:lang w:val="en-CA"/>
        </w:rPr>
        <w:t>&lt;&lt;IF deferred&gt;&gt;</w:t>
      </w:r>
      <w:r w:rsidRPr="0056185C" w:rsidR="45C35FDA">
        <w:rPr>
          <w:rFonts w:ascii="Arial" w:hAnsi="Arial" w:cs="Arial"/>
          <w:color w:val="555555"/>
          <w:sz w:val="20"/>
          <w:szCs w:val="20"/>
          <w:lang w:val="en-CA"/>
        </w:rPr>
        <w:t>us</w:t>
      </w:r>
      <w:r w:rsidRPr="0056185C" w:rsidR="45C35FDA">
        <w:rPr>
          <w:rFonts w:ascii="Arial" w:hAnsi="Arial" w:cs="Arial"/>
          <w:color w:val="555555"/>
          <w:sz w:val="20"/>
          <w:szCs w:val="20"/>
          <w:highlight w:val="yellow"/>
          <w:lang w:val="en-CA"/>
        </w:rPr>
        <w:t>&lt;&lt;end IF&gt;&gt;</w:t>
      </w:r>
      <w:r w:rsidRPr="0056185C" w:rsidR="45C35FDA">
        <w:rPr>
          <w:rFonts w:ascii="Arial" w:hAnsi="Arial" w:cs="Arial"/>
          <w:color w:val="555555"/>
          <w:sz w:val="20"/>
          <w:szCs w:val="20"/>
          <w:lang w:val="en-CA"/>
        </w:rPr>
        <w:t xml:space="preserve"> </w:t>
      </w:r>
      <w:r w:rsidRPr="0056185C" w:rsidR="3A78FC0F">
        <w:rPr>
          <w:rFonts w:ascii="Arial" w:hAnsi="Arial" w:cs="Arial"/>
          <w:color w:val="555555"/>
          <w:sz w:val="20"/>
          <w:szCs w:val="20"/>
          <w:lang w:val="en-CA"/>
        </w:rPr>
        <w:t>at least</w:t>
      </w:r>
      <w:r w:rsidRPr="0056185C" w:rsidR="684E5DEB">
        <w:rPr>
          <w:rFonts w:ascii="Arial" w:hAnsi="Arial" w:cs="Arial"/>
          <w:color w:val="555555"/>
          <w:sz w:val="20"/>
          <w:szCs w:val="20"/>
          <w:lang w:val="en-CA"/>
        </w:rPr>
        <w:t xml:space="preserve"> 90 days </w:t>
      </w:r>
      <w:r w:rsidRPr="0056185C" w:rsidR="3A78FC0F">
        <w:rPr>
          <w:rFonts w:ascii="Arial" w:hAnsi="Arial" w:cs="Arial"/>
          <w:color w:val="555555"/>
          <w:sz w:val="20"/>
          <w:szCs w:val="20"/>
          <w:lang w:val="en-CA"/>
        </w:rPr>
        <w:t>before</w:t>
      </w:r>
      <w:r w:rsidRPr="0056185C" w:rsidR="684E5DEB">
        <w:rPr>
          <w:rFonts w:ascii="Arial" w:hAnsi="Arial" w:cs="Arial"/>
          <w:color w:val="555555"/>
          <w:sz w:val="20"/>
          <w:szCs w:val="20"/>
          <w:lang w:val="en-CA"/>
        </w:rPr>
        <w:t xml:space="preserve"> your intended pension start date</w:t>
      </w:r>
      <w:r w:rsidRPr="0056185C" w:rsidR="3A78FC0F">
        <w:rPr>
          <w:rFonts w:ascii="Arial" w:hAnsi="Arial" w:cs="Arial"/>
          <w:color w:val="555555"/>
          <w:sz w:val="20"/>
          <w:szCs w:val="20"/>
          <w:lang w:val="en-CA"/>
        </w:rPr>
        <w:t>. This e</w:t>
      </w:r>
      <w:r w:rsidRPr="0056185C" w:rsidR="684E5DEB">
        <w:rPr>
          <w:rFonts w:ascii="Arial" w:hAnsi="Arial" w:cs="Arial"/>
          <w:color w:val="555555"/>
          <w:sz w:val="20"/>
          <w:szCs w:val="20"/>
          <w:lang w:val="en-CA"/>
        </w:rPr>
        <w:t>nsure</w:t>
      </w:r>
      <w:r w:rsidRPr="0056185C" w:rsidR="3A78FC0F">
        <w:rPr>
          <w:rFonts w:ascii="Arial" w:hAnsi="Arial" w:cs="Arial"/>
          <w:color w:val="555555"/>
          <w:sz w:val="20"/>
          <w:szCs w:val="20"/>
          <w:lang w:val="en-CA"/>
        </w:rPr>
        <w:t>s</w:t>
      </w:r>
      <w:r w:rsidRPr="0056185C" w:rsidR="684E5DEB">
        <w:rPr>
          <w:rFonts w:ascii="Arial" w:hAnsi="Arial" w:cs="Arial"/>
          <w:color w:val="555555"/>
          <w:sz w:val="20"/>
          <w:szCs w:val="20"/>
          <w:lang w:val="en-CA"/>
        </w:rPr>
        <w:t xml:space="preserve"> you have enough time to review your options and make an informed decision. </w:t>
      </w:r>
    </w:p>
    <w:p w:rsidRPr="0056185C" w:rsidR="001164FD" w:rsidP="0096646E" w:rsidRDefault="00B457F2" w14:paraId="7AFB8B61" w14:textId="77777777">
      <w:pPr>
        <w:pStyle w:val="ListParagraph"/>
        <w:numPr>
          <w:ilvl w:val="0"/>
          <w:numId w:val="6"/>
        </w:numPr>
        <w:spacing w:before="0" w:after="240"/>
        <w:rPr>
          <w:rFonts w:ascii="Arial" w:hAnsi="Arial" w:cs="Arial"/>
          <w:color w:val="555555"/>
          <w:sz w:val="20"/>
          <w:szCs w:val="20"/>
          <w:lang w:val="en-CA"/>
        </w:rPr>
      </w:pPr>
      <w:r w:rsidRPr="0056185C">
        <w:rPr>
          <w:rFonts w:ascii="Arial" w:hAnsi="Arial" w:cs="Arial"/>
          <w:b/>
          <w:bCs/>
          <w:color w:val="555555"/>
          <w:sz w:val="20"/>
          <w:szCs w:val="20"/>
          <w:lang w:val="en-CA"/>
        </w:rPr>
        <w:t>If you are an active member</w:t>
      </w:r>
      <w:r w:rsidRPr="0056185C">
        <w:rPr>
          <w:rFonts w:ascii="Arial" w:hAnsi="Arial" w:cs="Arial"/>
          <w:color w:val="555555"/>
          <w:sz w:val="20"/>
          <w:szCs w:val="20"/>
          <w:lang w:val="en-CA"/>
        </w:rPr>
        <w:t xml:space="preserve">, please submit your pension application to your employer. </w:t>
      </w:r>
    </w:p>
    <w:p w:rsidRPr="0056185C" w:rsidR="00B457F2" w:rsidP="0096646E" w:rsidRDefault="00B457F2" w14:paraId="6114F184" w14:textId="116F2CE4">
      <w:pPr>
        <w:pStyle w:val="ListParagraph"/>
        <w:numPr>
          <w:ilvl w:val="0"/>
          <w:numId w:val="6"/>
        </w:numPr>
        <w:spacing w:before="0" w:after="240"/>
        <w:rPr>
          <w:rFonts w:ascii="Arial" w:hAnsi="Arial" w:cs="Arial"/>
          <w:color w:val="555555"/>
          <w:sz w:val="20"/>
          <w:szCs w:val="20"/>
          <w:lang w:val="en-CA"/>
        </w:rPr>
      </w:pPr>
      <w:r w:rsidRPr="0056185C">
        <w:rPr>
          <w:rFonts w:ascii="Arial" w:hAnsi="Arial" w:cs="Arial"/>
          <w:b/>
          <w:bCs/>
          <w:color w:val="555555"/>
          <w:sz w:val="20"/>
          <w:szCs w:val="20"/>
          <w:lang w:val="en-CA"/>
        </w:rPr>
        <w:t>If you are a deferred member</w:t>
      </w:r>
      <w:r w:rsidRPr="0056185C">
        <w:rPr>
          <w:rFonts w:ascii="Arial" w:hAnsi="Arial" w:cs="Arial"/>
          <w:color w:val="555555"/>
          <w:sz w:val="20"/>
          <w:szCs w:val="20"/>
          <w:lang w:val="en-CA"/>
        </w:rPr>
        <w:t xml:space="preserve">, please submit your request to begin your pension via </w:t>
      </w:r>
      <w:r w:rsidRPr="0056185C" w:rsidR="00BD6B58">
        <w:rPr>
          <w:rFonts w:ascii="Arial" w:hAnsi="Arial" w:cs="Arial"/>
          <w:color w:val="555555"/>
          <w:sz w:val="20"/>
          <w:szCs w:val="20"/>
          <w:lang w:val="en-CA"/>
        </w:rPr>
        <w:t>secure message</w:t>
      </w:r>
      <w:r w:rsidRPr="0056185C">
        <w:rPr>
          <w:rFonts w:ascii="Arial" w:hAnsi="Arial" w:cs="Arial"/>
          <w:color w:val="555555"/>
          <w:sz w:val="20"/>
          <w:szCs w:val="20"/>
          <w:lang w:val="en-CA"/>
        </w:rPr>
        <w:t xml:space="preserve"> through the </w:t>
      </w:r>
      <w:r w:rsidRPr="0056185C">
        <w:rPr>
          <w:rFonts w:ascii="Arial" w:hAnsi="Arial" w:cs="Arial"/>
          <w:b/>
          <w:bCs/>
          <w:color w:val="555555"/>
          <w:sz w:val="20"/>
          <w:szCs w:val="20"/>
          <w:lang w:val="en-CA"/>
        </w:rPr>
        <w:t xml:space="preserve">myUPP Member </w:t>
      </w:r>
      <w:r w:rsidRPr="0056185C" w:rsidR="006477AB">
        <w:rPr>
          <w:rFonts w:ascii="Arial" w:hAnsi="Arial" w:cs="Arial"/>
          <w:b/>
          <w:bCs/>
          <w:color w:val="555555"/>
          <w:sz w:val="20"/>
          <w:szCs w:val="20"/>
          <w:lang w:val="en-CA"/>
        </w:rPr>
        <w:t>P</w:t>
      </w:r>
      <w:r w:rsidRPr="0056185C">
        <w:rPr>
          <w:rFonts w:ascii="Arial" w:hAnsi="Arial" w:cs="Arial"/>
          <w:b/>
          <w:bCs/>
          <w:color w:val="555555"/>
          <w:sz w:val="20"/>
          <w:szCs w:val="20"/>
          <w:lang w:val="en-CA"/>
        </w:rPr>
        <w:t>ortal</w:t>
      </w:r>
      <w:r w:rsidRPr="0056185C">
        <w:rPr>
          <w:rFonts w:ascii="Arial" w:hAnsi="Arial" w:cs="Arial"/>
          <w:color w:val="555555"/>
          <w:sz w:val="20"/>
          <w:szCs w:val="20"/>
          <w:lang w:val="en-CA"/>
        </w:rPr>
        <w:t xml:space="preserve">, or </w:t>
      </w:r>
      <w:r w:rsidRPr="0056185C" w:rsidR="001164FD">
        <w:rPr>
          <w:rFonts w:ascii="Arial" w:hAnsi="Arial" w:cs="Arial"/>
          <w:color w:val="555555"/>
          <w:sz w:val="20"/>
          <w:szCs w:val="20"/>
          <w:lang w:val="en-CA"/>
        </w:rPr>
        <w:t>contact</w:t>
      </w:r>
      <w:r w:rsidRPr="0056185C" w:rsidR="00D43E05">
        <w:rPr>
          <w:rFonts w:ascii="Arial" w:hAnsi="Arial" w:cs="Arial"/>
          <w:color w:val="555555"/>
          <w:sz w:val="20"/>
          <w:szCs w:val="20"/>
          <w:lang w:val="en-CA"/>
        </w:rPr>
        <w:t xml:space="preserve"> </w:t>
      </w:r>
      <w:r w:rsidRPr="0056185C" w:rsidR="00750B88">
        <w:rPr>
          <w:rFonts w:ascii="Arial" w:hAnsi="Arial" w:cs="Arial"/>
          <w:color w:val="555555"/>
          <w:sz w:val="20"/>
          <w:szCs w:val="20"/>
          <w:lang w:val="en-CA"/>
        </w:rPr>
        <w:t>our Member Services team</w:t>
      </w:r>
      <w:r w:rsidRPr="0056185C" w:rsidR="00D43E05">
        <w:rPr>
          <w:rFonts w:ascii="Arial" w:hAnsi="Arial" w:cs="Arial"/>
          <w:color w:val="555555"/>
          <w:sz w:val="20"/>
          <w:szCs w:val="20"/>
          <w:lang w:val="en-CA"/>
        </w:rPr>
        <w:t xml:space="preserve"> by phone</w:t>
      </w:r>
      <w:r w:rsidRPr="0056185C" w:rsidR="00750B88">
        <w:rPr>
          <w:rFonts w:ascii="Arial" w:hAnsi="Arial" w:cs="Arial"/>
          <w:color w:val="555555"/>
          <w:sz w:val="20"/>
          <w:szCs w:val="20"/>
          <w:lang w:val="en-CA"/>
        </w:rPr>
        <w:t xml:space="preserve">. </w:t>
      </w:r>
    </w:p>
    <w:p w:rsidRPr="0056185C" w:rsidR="00181E72" w:rsidP="00A63009" w:rsidRDefault="00690826" w14:paraId="7B7CB3E4" w14:textId="69C8D737">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In general, your pension starts on the first day of the month following your retirement date. To avoid a gap in your income, it may be beneficial to choose a retirement date </w:t>
      </w:r>
      <w:r w:rsidRPr="0056185C" w:rsidR="00BD2AFC">
        <w:rPr>
          <w:rFonts w:ascii="Arial" w:hAnsi="Arial" w:cs="Arial"/>
          <w:color w:val="555555"/>
          <w:sz w:val="20"/>
          <w:szCs w:val="20"/>
          <w:lang w:val="en-CA"/>
        </w:rPr>
        <w:t xml:space="preserve">near </w:t>
      </w:r>
      <w:r w:rsidRPr="0056185C">
        <w:rPr>
          <w:rFonts w:ascii="Arial" w:hAnsi="Arial" w:cs="Arial"/>
          <w:color w:val="555555"/>
          <w:sz w:val="20"/>
          <w:szCs w:val="20"/>
          <w:lang w:val="en-CA"/>
        </w:rPr>
        <w:t>the end of the month.</w:t>
      </w:r>
    </w:p>
    <w:p w:rsidRPr="0056185C" w:rsidR="004E4EB9" w:rsidP="00A63009" w:rsidRDefault="00B457F2" w14:paraId="72D02D88" w14:textId="4FD6084C">
      <w:pPr>
        <w:spacing w:before="0" w:after="240"/>
        <w:rPr>
          <w:rFonts w:ascii="Arial" w:hAnsi="Arial" w:cs="Arial"/>
          <w:color w:val="555555"/>
          <w:sz w:val="20"/>
          <w:szCs w:val="20"/>
          <w:lang w:val="en-CA"/>
        </w:rPr>
      </w:pPr>
      <w:r w:rsidRPr="0056185C">
        <w:rPr>
          <w:rStyle w:val="eop"/>
          <w:rFonts w:ascii="Arial" w:hAnsi="Arial" w:cs="Arial"/>
          <w:color w:val="555555"/>
          <w:sz w:val="20"/>
          <w:szCs w:val="20"/>
          <w:shd w:val="clear" w:color="auto" w:fill="FFFFFF"/>
        </w:rPr>
        <w:t xml:space="preserve">Please note, if you submit your request to start your pension </w:t>
      </w:r>
      <w:r w:rsidR="00162E36">
        <w:rPr>
          <w:rStyle w:val="eop"/>
          <w:rFonts w:ascii="Arial" w:hAnsi="Arial" w:cs="Arial"/>
          <w:color w:val="555555"/>
          <w:sz w:val="20"/>
          <w:szCs w:val="20"/>
          <w:shd w:val="clear" w:color="auto" w:fill="FFFFFF"/>
        </w:rPr>
        <w:t>with</w:t>
      </w:r>
      <w:r w:rsidRPr="0056185C" w:rsidR="00162E36">
        <w:rPr>
          <w:rStyle w:val="eop"/>
          <w:rFonts w:ascii="Arial" w:hAnsi="Arial" w:cs="Arial"/>
          <w:color w:val="555555"/>
          <w:sz w:val="20"/>
          <w:szCs w:val="20"/>
          <w:shd w:val="clear" w:color="auto" w:fill="FFFFFF"/>
        </w:rPr>
        <w:t xml:space="preserve"> </w:t>
      </w:r>
      <w:r w:rsidRPr="0056185C">
        <w:rPr>
          <w:rStyle w:val="eop"/>
          <w:rFonts w:ascii="Arial" w:hAnsi="Arial" w:cs="Arial"/>
          <w:color w:val="555555"/>
          <w:sz w:val="20"/>
          <w:szCs w:val="20"/>
          <w:shd w:val="clear" w:color="auto" w:fill="FFFFFF"/>
        </w:rPr>
        <w:t xml:space="preserve">less than </w:t>
      </w:r>
      <w:r w:rsidRPr="0056185C" w:rsidR="00623C5F">
        <w:rPr>
          <w:rStyle w:val="eop"/>
          <w:rFonts w:ascii="Arial" w:hAnsi="Arial" w:cs="Arial"/>
          <w:color w:val="555555"/>
          <w:sz w:val="20"/>
          <w:szCs w:val="20"/>
          <w:shd w:val="clear" w:color="auto" w:fill="FFFFFF"/>
        </w:rPr>
        <w:t>90 days’ notice</w:t>
      </w:r>
      <w:r w:rsidRPr="0056185C">
        <w:rPr>
          <w:rStyle w:val="eop"/>
          <w:rFonts w:ascii="Arial" w:hAnsi="Arial" w:cs="Arial"/>
          <w:color w:val="555555"/>
          <w:sz w:val="20"/>
          <w:szCs w:val="20"/>
          <w:shd w:val="clear" w:color="auto" w:fill="FFFFFF"/>
        </w:rPr>
        <w:t xml:space="preserve">, there may be a delay </w:t>
      </w:r>
      <w:r w:rsidR="00162E36">
        <w:rPr>
          <w:rStyle w:val="eop"/>
          <w:rFonts w:ascii="Arial" w:hAnsi="Arial" w:cs="Arial"/>
          <w:color w:val="555555"/>
          <w:sz w:val="20"/>
          <w:szCs w:val="20"/>
          <w:shd w:val="clear" w:color="auto" w:fill="FFFFFF"/>
        </w:rPr>
        <w:t>in</w:t>
      </w:r>
      <w:r w:rsidRPr="0056185C" w:rsidR="00162E36">
        <w:rPr>
          <w:rStyle w:val="eop"/>
          <w:rFonts w:ascii="Arial" w:hAnsi="Arial" w:cs="Arial"/>
          <w:color w:val="555555"/>
          <w:sz w:val="20"/>
          <w:szCs w:val="20"/>
          <w:shd w:val="clear" w:color="auto" w:fill="FFFFFF"/>
        </w:rPr>
        <w:t xml:space="preserve"> </w:t>
      </w:r>
      <w:r w:rsidRPr="0056185C">
        <w:rPr>
          <w:rStyle w:val="eop"/>
          <w:rFonts w:ascii="Arial" w:hAnsi="Arial" w:cs="Arial"/>
          <w:color w:val="555555"/>
          <w:sz w:val="20"/>
          <w:szCs w:val="20"/>
          <w:shd w:val="clear" w:color="auto" w:fill="FFFFFF"/>
        </w:rPr>
        <w:t>your first pension payment.</w:t>
      </w:r>
    </w:p>
    <w:p w:rsidRPr="0056185C" w:rsidR="004E4EB9" w:rsidP="006C0A76" w:rsidRDefault="004E4EB9" w14:paraId="376F9C7D" w14:textId="777777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Beneficiaries</w:t>
      </w:r>
    </w:p>
    <w:p w:rsidRPr="0056185C" w:rsidR="00ED4101" w:rsidP="00ED4101" w:rsidRDefault="00A715A1" w14:paraId="7050D4B9" w14:textId="584B2B57">
      <w:pPr>
        <w:spacing w:before="0" w:after="240"/>
        <w:rPr>
          <w:rFonts w:ascii="Arial" w:hAnsi="Arial" w:cs="Arial"/>
          <w:color w:val="555555"/>
          <w:sz w:val="20"/>
          <w:szCs w:val="20"/>
        </w:rPr>
      </w:pPr>
      <w:r w:rsidRPr="0056185C">
        <w:rPr>
          <w:rFonts w:ascii="Arial" w:hAnsi="Arial" w:cs="Arial"/>
          <w:color w:val="555555"/>
          <w:sz w:val="20"/>
          <w:szCs w:val="20"/>
        </w:rPr>
        <w:t>You can name a</w:t>
      </w:r>
      <w:r w:rsidRPr="0056185C" w:rsidR="00ED4101">
        <w:rPr>
          <w:rFonts w:ascii="Arial" w:hAnsi="Arial" w:cs="Arial"/>
          <w:color w:val="555555"/>
          <w:sz w:val="20"/>
          <w:szCs w:val="20"/>
        </w:rPr>
        <w:t xml:space="preserve"> person</w:t>
      </w:r>
      <w:r w:rsidRPr="0056185C">
        <w:rPr>
          <w:rFonts w:ascii="Arial" w:hAnsi="Arial" w:cs="Arial"/>
          <w:color w:val="555555"/>
          <w:sz w:val="20"/>
          <w:szCs w:val="20"/>
        </w:rPr>
        <w:t>, multiple individuals</w:t>
      </w:r>
      <w:r w:rsidRPr="0056185C" w:rsidR="00544968">
        <w:rPr>
          <w:rFonts w:ascii="Arial" w:hAnsi="Arial" w:cs="Arial"/>
          <w:color w:val="555555"/>
          <w:sz w:val="20"/>
          <w:szCs w:val="20"/>
        </w:rPr>
        <w:t xml:space="preserve">, an organization (such as a charity), </w:t>
      </w:r>
      <w:r w:rsidRPr="0056185C" w:rsidR="00ED4101">
        <w:rPr>
          <w:rFonts w:ascii="Arial" w:hAnsi="Arial" w:cs="Arial"/>
          <w:color w:val="555555"/>
          <w:sz w:val="20"/>
          <w:szCs w:val="20"/>
        </w:rPr>
        <w:t xml:space="preserve">or your estate as your beneficiary. </w:t>
      </w:r>
      <w:r w:rsidRPr="0056185C" w:rsidR="006B7B9C">
        <w:rPr>
          <w:rFonts w:ascii="Arial" w:hAnsi="Arial" w:cs="Arial"/>
          <w:color w:val="555555"/>
          <w:sz w:val="20"/>
          <w:szCs w:val="20"/>
        </w:rPr>
        <w:t xml:space="preserve">If you have </w:t>
      </w:r>
      <w:r w:rsidRPr="0056185C" w:rsidR="00ED4101">
        <w:rPr>
          <w:rFonts w:ascii="Arial" w:hAnsi="Arial" w:cs="Arial"/>
          <w:color w:val="555555"/>
          <w:sz w:val="20"/>
          <w:szCs w:val="20"/>
        </w:rPr>
        <w:t>an eligible spouse</w:t>
      </w:r>
      <w:r w:rsidRPr="0056185C" w:rsidR="006B7B9C">
        <w:rPr>
          <w:rFonts w:ascii="Arial" w:hAnsi="Arial" w:cs="Arial"/>
          <w:color w:val="555555"/>
          <w:sz w:val="20"/>
          <w:szCs w:val="20"/>
        </w:rPr>
        <w:t xml:space="preserve">, they </w:t>
      </w:r>
      <w:r w:rsidRPr="0056185C" w:rsidR="00ED4101">
        <w:rPr>
          <w:rFonts w:ascii="Arial" w:hAnsi="Arial" w:cs="Arial"/>
          <w:color w:val="555555"/>
          <w:sz w:val="20"/>
          <w:szCs w:val="20"/>
        </w:rPr>
        <w:t>ha</w:t>
      </w:r>
      <w:r w:rsidRPr="0056185C" w:rsidR="006B7B9C">
        <w:rPr>
          <w:rFonts w:ascii="Arial" w:hAnsi="Arial" w:cs="Arial"/>
          <w:color w:val="555555"/>
          <w:sz w:val="20"/>
          <w:szCs w:val="20"/>
        </w:rPr>
        <w:t>ve</w:t>
      </w:r>
      <w:r w:rsidRPr="0056185C" w:rsidR="00ED4101">
        <w:rPr>
          <w:rFonts w:ascii="Arial" w:hAnsi="Arial" w:cs="Arial"/>
          <w:color w:val="555555"/>
          <w:sz w:val="20"/>
          <w:szCs w:val="20"/>
        </w:rPr>
        <w:t xml:space="preserve"> priority for </w:t>
      </w:r>
      <w:r w:rsidRPr="0056185C" w:rsidR="006B7B9C">
        <w:rPr>
          <w:rFonts w:ascii="Arial" w:hAnsi="Arial" w:cs="Arial"/>
          <w:color w:val="555555"/>
          <w:sz w:val="20"/>
          <w:szCs w:val="20"/>
        </w:rPr>
        <w:t xml:space="preserve">any </w:t>
      </w:r>
      <w:r w:rsidRPr="0056185C" w:rsidR="00ED4101">
        <w:rPr>
          <w:rFonts w:ascii="Arial" w:hAnsi="Arial" w:cs="Arial"/>
          <w:color w:val="555555"/>
          <w:sz w:val="20"/>
          <w:szCs w:val="20"/>
        </w:rPr>
        <w:t>survivor payments</w:t>
      </w:r>
      <w:r w:rsidRPr="0056185C" w:rsidR="00F558DA">
        <w:rPr>
          <w:rFonts w:ascii="Arial" w:hAnsi="Arial" w:cs="Arial"/>
          <w:color w:val="555555"/>
          <w:sz w:val="20"/>
          <w:szCs w:val="20"/>
        </w:rPr>
        <w:t>. However</w:t>
      </w:r>
      <w:r w:rsidRPr="0056185C" w:rsidR="00ED4101">
        <w:rPr>
          <w:rFonts w:ascii="Arial" w:hAnsi="Arial" w:cs="Arial"/>
          <w:color w:val="555555"/>
          <w:sz w:val="20"/>
          <w:szCs w:val="20"/>
        </w:rPr>
        <w:t xml:space="preserve">, </w:t>
      </w:r>
      <w:r w:rsidRPr="0056185C" w:rsidR="00F558DA">
        <w:rPr>
          <w:rFonts w:ascii="Arial" w:hAnsi="Arial" w:cs="Arial"/>
          <w:color w:val="555555"/>
          <w:sz w:val="20"/>
          <w:szCs w:val="20"/>
        </w:rPr>
        <w:t>it’s still a good idea</w:t>
      </w:r>
      <w:r w:rsidRPr="0056185C" w:rsidR="00ED4101">
        <w:rPr>
          <w:rFonts w:ascii="Arial" w:hAnsi="Arial" w:cs="Arial"/>
          <w:color w:val="555555"/>
          <w:sz w:val="20"/>
          <w:szCs w:val="20"/>
        </w:rPr>
        <w:t xml:space="preserve"> to name additional beneficiaries</w:t>
      </w:r>
      <w:r w:rsidRPr="0056185C" w:rsidR="00F558DA">
        <w:rPr>
          <w:rFonts w:ascii="Arial" w:hAnsi="Arial" w:cs="Arial"/>
          <w:color w:val="555555"/>
          <w:sz w:val="20"/>
          <w:szCs w:val="20"/>
        </w:rPr>
        <w:t>,</w:t>
      </w:r>
      <w:r w:rsidRPr="0056185C" w:rsidR="00ED4101">
        <w:rPr>
          <w:rFonts w:ascii="Arial" w:hAnsi="Arial" w:cs="Arial"/>
          <w:color w:val="555555"/>
          <w:sz w:val="20"/>
          <w:szCs w:val="20"/>
        </w:rPr>
        <w:t xml:space="preserve"> such as your children</w:t>
      </w:r>
      <w:r w:rsidRPr="0056185C" w:rsidR="00F558DA">
        <w:rPr>
          <w:rFonts w:ascii="Arial" w:hAnsi="Arial" w:cs="Arial"/>
          <w:color w:val="555555"/>
          <w:sz w:val="20"/>
          <w:szCs w:val="20"/>
        </w:rPr>
        <w:t xml:space="preserve">, </w:t>
      </w:r>
      <w:r w:rsidRPr="0056185C" w:rsidR="3B787281">
        <w:rPr>
          <w:rFonts w:ascii="Arial" w:hAnsi="Arial" w:eastAsia="Arial" w:cs="Arial"/>
          <w:color w:val="555555"/>
          <w:sz w:val="20"/>
          <w:szCs w:val="20"/>
        </w:rPr>
        <w:t>as beneficiaries may be entitled to a payment from the Plan in certain circumstances</w:t>
      </w:r>
      <w:r w:rsidRPr="0056185C" w:rsidR="00ED4101">
        <w:rPr>
          <w:rFonts w:ascii="Arial" w:hAnsi="Arial" w:cs="Arial"/>
          <w:color w:val="555555"/>
          <w:sz w:val="20"/>
          <w:szCs w:val="20"/>
        </w:rPr>
        <w:t>.</w:t>
      </w:r>
      <w:r w:rsidRPr="0056185C" w:rsidR="0004173A">
        <w:rPr>
          <w:rFonts w:ascii="Arial" w:hAnsi="Arial" w:cs="Arial"/>
          <w:color w:val="555555"/>
          <w:sz w:val="20"/>
          <w:szCs w:val="20"/>
        </w:rPr>
        <w:t xml:space="preserve"> </w:t>
      </w:r>
      <w:r w:rsidRPr="0056185C" w:rsidR="00B957AB">
        <w:rPr>
          <w:rFonts w:ascii="Arial" w:hAnsi="Arial" w:cs="Arial"/>
          <w:color w:val="555555"/>
          <w:sz w:val="20"/>
          <w:szCs w:val="20"/>
        </w:rPr>
        <w:t>If you name</w:t>
      </w:r>
      <w:r w:rsidRPr="0056185C" w:rsidR="00ED4101">
        <w:rPr>
          <w:rFonts w:ascii="Arial" w:hAnsi="Arial" w:cs="Arial"/>
          <w:color w:val="555555"/>
          <w:sz w:val="20"/>
          <w:szCs w:val="20"/>
        </w:rPr>
        <w:t xml:space="preserve"> </w:t>
      </w:r>
      <w:r w:rsidRPr="0056185C" w:rsidR="00B957AB">
        <w:rPr>
          <w:rFonts w:ascii="Arial" w:hAnsi="Arial" w:cs="Arial"/>
          <w:color w:val="555555"/>
          <w:sz w:val="20"/>
          <w:szCs w:val="20"/>
        </w:rPr>
        <w:t>m</w:t>
      </w:r>
      <w:r w:rsidRPr="0056185C" w:rsidR="00ED4101">
        <w:rPr>
          <w:rFonts w:ascii="Arial" w:hAnsi="Arial" w:cs="Arial"/>
          <w:color w:val="555555"/>
          <w:sz w:val="20"/>
          <w:szCs w:val="20"/>
        </w:rPr>
        <w:t>ultiple beneficiaries</w:t>
      </w:r>
      <w:r w:rsidRPr="0056185C" w:rsidR="00B957AB">
        <w:rPr>
          <w:rFonts w:ascii="Arial" w:hAnsi="Arial" w:cs="Arial"/>
          <w:color w:val="555555"/>
          <w:sz w:val="20"/>
          <w:szCs w:val="20"/>
        </w:rPr>
        <w:t xml:space="preserve">, </w:t>
      </w:r>
      <w:r w:rsidRPr="0056185C" w:rsidR="00ED4101">
        <w:rPr>
          <w:rFonts w:ascii="Arial" w:hAnsi="Arial" w:cs="Arial"/>
          <w:color w:val="555555"/>
          <w:sz w:val="20"/>
          <w:szCs w:val="20"/>
        </w:rPr>
        <w:t xml:space="preserve">the total allocation </w:t>
      </w:r>
      <w:r w:rsidRPr="0056185C" w:rsidR="00B957AB">
        <w:rPr>
          <w:rFonts w:ascii="Arial" w:hAnsi="Arial" w:cs="Arial"/>
          <w:color w:val="555555"/>
          <w:sz w:val="20"/>
          <w:szCs w:val="20"/>
        </w:rPr>
        <w:t>must equal</w:t>
      </w:r>
      <w:r w:rsidRPr="0056185C" w:rsidR="00ED4101">
        <w:rPr>
          <w:rFonts w:ascii="Arial" w:hAnsi="Arial" w:cs="Arial"/>
          <w:color w:val="555555"/>
          <w:sz w:val="20"/>
          <w:szCs w:val="20"/>
        </w:rPr>
        <w:t xml:space="preserve"> 100%.</w:t>
      </w:r>
    </w:p>
    <w:p w:rsidRPr="0056185C" w:rsidR="00ED4101" w:rsidP="00ED4101" w:rsidRDefault="00ED4101" w14:paraId="67FDA189" w14:textId="77777777">
      <w:pPr>
        <w:spacing w:before="0" w:after="240"/>
        <w:rPr>
          <w:rStyle w:val="Heading2Char"/>
          <w:rFonts w:ascii="Arial" w:hAnsi="Arial" w:cs="Arial" w:eastAsiaTheme="minorEastAsia"/>
          <w:bCs w:val="0"/>
          <w:color w:val="555555"/>
          <w:sz w:val="20"/>
          <w:szCs w:val="20"/>
        </w:rPr>
      </w:pPr>
      <w:r w:rsidRPr="0056185C">
        <w:rPr>
          <w:rFonts w:ascii="Arial" w:hAnsi="Arial" w:cs="Arial"/>
          <w:color w:val="555555"/>
          <w:sz w:val="20"/>
          <w:szCs w:val="20"/>
        </w:rPr>
        <w:t xml:space="preserve">Please note if you create a will after designating beneficiaries with UPP, your will may take precedence if it references your pension specifically or generally. </w:t>
      </w:r>
      <w:bookmarkStart w:name="_Hlk133573549" w:id="21"/>
      <w:r w:rsidRPr="0056185C">
        <w:rPr>
          <w:rFonts w:ascii="Arial" w:hAnsi="Arial" w:cs="Arial"/>
          <w:color w:val="555555"/>
          <w:sz w:val="20"/>
          <w:szCs w:val="20"/>
        </w:rPr>
        <w:t xml:space="preserve">You may update your non-spousal beneficiaries with UPP directly through the </w:t>
      </w:r>
      <w:r w:rsidRPr="0056185C">
        <w:rPr>
          <w:rFonts w:ascii="Arial" w:hAnsi="Arial" w:cs="Arial"/>
          <w:b/>
          <w:bCs/>
          <w:color w:val="555555"/>
          <w:sz w:val="20"/>
          <w:szCs w:val="20"/>
        </w:rPr>
        <w:t>myUPP Member Portal</w:t>
      </w:r>
      <w:r w:rsidRPr="0056185C">
        <w:rPr>
          <w:rFonts w:ascii="Arial" w:hAnsi="Arial" w:cs="Arial"/>
          <w:color w:val="555555"/>
          <w:sz w:val="20"/>
          <w:szCs w:val="20"/>
        </w:rPr>
        <w:t>.</w:t>
      </w:r>
      <w:bookmarkEnd w:id="21"/>
    </w:p>
    <w:p w:rsidRPr="0056185C" w:rsidR="00F20E0B" w:rsidP="00EA706E" w:rsidRDefault="00F20E0B" w14:paraId="68FE1B75" w14:textId="777777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Conversion</w:t>
      </w:r>
    </w:p>
    <w:p w:rsidRPr="0056185C" w:rsidR="00FA4EEF" w:rsidP="00FA4EEF" w:rsidRDefault="00FA4EEF" w14:paraId="67487C5B" w14:textId="77777777">
      <w:pPr>
        <w:snapToGrid w:val="0"/>
        <w:spacing w:before="0" w:after="0"/>
        <w:rPr>
          <w:rFonts w:ascii="Arial" w:hAnsi="Arial" w:cs="Arial"/>
          <w:color w:val="555555"/>
          <w:sz w:val="20"/>
          <w:szCs w:val="20"/>
        </w:rPr>
      </w:pPr>
      <w:r w:rsidRPr="0056185C">
        <w:rPr>
          <w:rFonts w:ascii="Arial" w:hAnsi="Arial" w:cs="Arial"/>
          <w:color w:val="555555"/>
          <w:sz w:val="20"/>
          <w:szCs w:val="20"/>
        </w:rPr>
        <w:t>Effective January 1, 2026, the Wilfrid Laurier University Pension Plan, also known as the “prior plan” converted to UPP. As a result, your pension is based on:</w:t>
      </w:r>
    </w:p>
    <w:p w:rsidRPr="0056185C" w:rsidR="00FA4EEF" w:rsidP="0096646E" w:rsidRDefault="00FA4EEF" w14:paraId="62D7A18C" w14:textId="77777777">
      <w:pPr>
        <w:pStyle w:val="ListParagraph"/>
        <w:numPr>
          <w:ilvl w:val="0"/>
          <w:numId w:val="4"/>
        </w:numPr>
        <w:snapToGrid w:val="0"/>
        <w:spacing w:before="0" w:after="0"/>
        <w:rPr>
          <w:rFonts w:ascii="Arial" w:hAnsi="Arial" w:cs="Arial"/>
          <w:color w:val="555555"/>
          <w:sz w:val="20"/>
          <w:szCs w:val="20"/>
        </w:rPr>
      </w:pPr>
      <w:r w:rsidRPr="0056185C">
        <w:rPr>
          <w:rFonts w:ascii="Arial" w:hAnsi="Arial" w:cs="Arial"/>
          <w:color w:val="555555"/>
          <w:sz w:val="20"/>
          <w:szCs w:val="20"/>
        </w:rPr>
        <w:t>service earned under your prior plan up to and including December 31, 2025 (your pre-conversion pension), if any, plus</w:t>
      </w:r>
    </w:p>
    <w:p w:rsidRPr="0056185C" w:rsidR="00FA4EEF" w:rsidP="0096646E" w:rsidRDefault="00FA4EEF" w14:paraId="055D66AF" w14:textId="77777777">
      <w:pPr>
        <w:pStyle w:val="ListParagraph"/>
        <w:numPr>
          <w:ilvl w:val="0"/>
          <w:numId w:val="4"/>
        </w:numPr>
        <w:snapToGrid w:val="0"/>
        <w:spacing w:before="0" w:after="240"/>
        <w:ind w:left="714" w:hanging="357"/>
        <w:contextualSpacing w:val="0"/>
        <w:rPr>
          <w:rStyle w:val="Heading2Char"/>
          <w:rFonts w:ascii="Arial" w:hAnsi="Arial" w:cs="Arial" w:eastAsiaTheme="minorEastAsia"/>
          <w:bCs w:val="0"/>
          <w:color w:val="555555"/>
          <w:sz w:val="20"/>
          <w:szCs w:val="20"/>
        </w:rPr>
      </w:pPr>
      <w:r w:rsidRPr="0056185C">
        <w:rPr>
          <w:rFonts w:ascii="Arial" w:hAnsi="Arial" w:cs="Arial"/>
          <w:color w:val="555555"/>
          <w:sz w:val="20"/>
          <w:szCs w:val="20"/>
        </w:rPr>
        <w:t>service earned under UPP, if any, on or after January 1, 2026 (your UPP pension).</w:t>
      </w:r>
    </w:p>
    <w:p w:rsidRPr="0056185C" w:rsidR="004E4EB9" w:rsidP="00EA706E" w:rsidRDefault="004E4EB9" w14:paraId="4A742579" w14:textId="2759026D">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CPP and OAS</w:t>
      </w:r>
    </w:p>
    <w:p w:rsidRPr="0056185C" w:rsidR="004E4EB9" w:rsidP="00A63009" w:rsidRDefault="004E4EB9" w14:paraId="5DC9246F" w14:textId="03D54A5C">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In addition to </w:t>
      </w:r>
      <w:r w:rsidRPr="0056185C" w:rsidR="001120D3">
        <w:rPr>
          <w:rFonts w:ascii="Arial" w:hAnsi="Arial" w:cs="Arial"/>
          <w:color w:val="555555"/>
          <w:sz w:val="20"/>
          <w:szCs w:val="20"/>
          <w:lang w:val="en-CA"/>
        </w:rPr>
        <w:t>the pension you receive</w:t>
      </w:r>
      <w:r w:rsidRPr="0056185C" w:rsidR="008F1155">
        <w:rPr>
          <w:rFonts w:ascii="Arial" w:hAnsi="Arial" w:cs="Arial"/>
          <w:color w:val="555555"/>
          <w:sz w:val="20"/>
          <w:szCs w:val="20"/>
          <w:lang w:val="en-CA"/>
        </w:rPr>
        <w:t xml:space="preserve"> from UPP</w:t>
      </w:r>
      <w:r w:rsidRPr="0056185C">
        <w:rPr>
          <w:rFonts w:ascii="Arial" w:hAnsi="Arial" w:cs="Arial"/>
          <w:color w:val="555555"/>
          <w:sz w:val="20"/>
          <w:szCs w:val="20"/>
          <w:lang w:val="en-CA"/>
        </w:rPr>
        <w:t xml:space="preserve">, your overall </w:t>
      </w:r>
      <w:r w:rsidRPr="0056185C" w:rsidR="00583BAE">
        <w:rPr>
          <w:rFonts w:ascii="Arial" w:hAnsi="Arial" w:cs="Arial"/>
          <w:color w:val="555555"/>
          <w:sz w:val="20"/>
          <w:szCs w:val="20"/>
          <w:lang w:val="en-CA"/>
        </w:rPr>
        <w:t xml:space="preserve">retirement </w:t>
      </w:r>
      <w:r w:rsidRPr="0056185C">
        <w:rPr>
          <w:rFonts w:ascii="Arial" w:hAnsi="Arial" w:cs="Arial"/>
          <w:color w:val="555555"/>
          <w:sz w:val="20"/>
          <w:szCs w:val="20"/>
          <w:lang w:val="en-CA"/>
        </w:rPr>
        <w:t xml:space="preserve">income may </w:t>
      </w:r>
      <w:r w:rsidRPr="0056185C" w:rsidR="00583BAE">
        <w:rPr>
          <w:rFonts w:ascii="Arial" w:hAnsi="Arial" w:cs="Arial"/>
          <w:color w:val="555555"/>
          <w:sz w:val="20"/>
          <w:szCs w:val="20"/>
          <w:lang w:val="en-CA"/>
        </w:rPr>
        <w:t>include</w:t>
      </w:r>
      <w:r w:rsidRPr="0056185C">
        <w:rPr>
          <w:rFonts w:ascii="Arial" w:hAnsi="Arial" w:cs="Arial"/>
          <w:color w:val="555555"/>
          <w:sz w:val="20"/>
          <w:szCs w:val="20"/>
          <w:lang w:val="en-CA"/>
        </w:rPr>
        <w:t xml:space="preserve"> other sources, such as the Canada Pension Plan (CPP) and Old Age Security (OAS). UPP does not provide CPP or OAS estimates, but you </w:t>
      </w:r>
      <w:r w:rsidRPr="0056185C" w:rsidR="00704BDE">
        <w:rPr>
          <w:rFonts w:ascii="Arial" w:hAnsi="Arial" w:cs="Arial"/>
          <w:color w:val="555555"/>
          <w:sz w:val="20"/>
          <w:szCs w:val="20"/>
          <w:lang w:val="en-CA"/>
        </w:rPr>
        <w:t>can</w:t>
      </w:r>
      <w:r w:rsidRPr="0056185C">
        <w:rPr>
          <w:rFonts w:ascii="Arial" w:hAnsi="Arial" w:cs="Arial"/>
          <w:color w:val="555555"/>
          <w:sz w:val="20"/>
          <w:szCs w:val="20"/>
          <w:lang w:val="en-CA"/>
        </w:rPr>
        <w:t xml:space="preserve"> find additional information by visiting </w:t>
      </w:r>
      <w:hyperlink w:history="1" r:id="rId14">
        <w:r w:rsidRPr="00590978">
          <w:rPr>
            <w:rStyle w:val="Hyperlink"/>
            <w:rFonts w:ascii="Arial" w:hAnsi="Arial" w:cs="Arial"/>
            <w:b/>
            <w:bCs/>
            <w:color w:val="0B4A72" w:themeColor="text2"/>
            <w:sz w:val="20"/>
            <w:szCs w:val="20"/>
            <w:lang w:val="en-CA"/>
          </w:rPr>
          <w:t>canada.ca</w:t>
        </w:r>
      </w:hyperlink>
      <w:r w:rsidRPr="0056185C">
        <w:rPr>
          <w:rFonts w:ascii="Arial" w:hAnsi="Arial" w:cs="Arial"/>
          <w:color w:val="555555"/>
          <w:sz w:val="20"/>
          <w:szCs w:val="20"/>
          <w:lang w:val="en-CA"/>
        </w:rPr>
        <w:t xml:space="preserve"> &gt; benefits &gt; public pensions. CPP and OAS do not impact </w:t>
      </w:r>
      <w:r w:rsidRPr="0056185C" w:rsidR="00907B7F">
        <w:rPr>
          <w:rFonts w:ascii="Arial" w:hAnsi="Arial" w:cs="Arial"/>
          <w:color w:val="555555"/>
          <w:sz w:val="20"/>
          <w:szCs w:val="20"/>
          <w:lang w:val="en-CA"/>
        </w:rPr>
        <w:t>the pension amount you receive</w:t>
      </w:r>
      <w:r w:rsidRPr="0056185C" w:rsidR="000278FF">
        <w:rPr>
          <w:rFonts w:ascii="Arial" w:hAnsi="Arial" w:cs="Arial"/>
          <w:color w:val="555555"/>
          <w:sz w:val="20"/>
          <w:szCs w:val="20"/>
          <w:lang w:val="en-CA"/>
        </w:rPr>
        <w:t xml:space="preserve"> from UPP</w:t>
      </w:r>
      <w:r w:rsidRPr="0056185C">
        <w:rPr>
          <w:rFonts w:ascii="Arial" w:hAnsi="Arial" w:cs="Arial"/>
          <w:color w:val="555555"/>
          <w:sz w:val="20"/>
          <w:szCs w:val="20"/>
          <w:lang w:val="en-CA"/>
        </w:rPr>
        <w:t>.</w:t>
      </w:r>
    </w:p>
    <w:p w:rsidRPr="0056185C" w:rsidR="00874CED" w:rsidP="00874CED" w:rsidRDefault="00874CED" w14:paraId="2C463977" w14:textId="5328F8CC">
      <w:pPr>
        <w:spacing w:before="0" w:after="0"/>
        <w:contextualSpacing/>
        <w:rPr>
          <w:rStyle w:val="Heading2Char"/>
          <w:rFonts w:ascii="Arial" w:hAnsi="Arial" w:cs="Arial"/>
          <w:b/>
          <w:color w:val="555555"/>
          <w:sz w:val="20"/>
          <w:szCs w:val="20"/>
        </w:rPr>
      </w:pPr>
      <w:r w:rsidRPr="0056185C">
        <w:rPr>
          <w:rStyle w:val="Heading2Char"/>
          <w:rFonts w:ascii="Arial" w:hAnsi="Arial" w:cs="Arial"/>
          <w:b/>
          <w:color w:val="555555"/>
          <w:sz w:val="20"/>
          <w:szCs w:val="20"/>
          <w:highlight w:val="yellow"/>
        </w:rPr>
        <w:t>&lt;&lt;IF UPP = Y&gt;&gt;</w:t>
      </w:r>
    </w:p>
    <w:p w:rsidRPr="0056185C" w:rsidR="004E4EB9" w:rsidP="00EA706E" w:rsidRDefault="004E4EB9" w14:paraId="0887B0FC" w14:textId="0E12399C">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Dependent children</w:t>
      </w:r>
    </w:p>
    <w:p w:rsidRPr="0056185C" w:rsidR="002B2F1E" w:rsidRDefault="1F39B021" w14:paraId="4F26FB53" w14:textId="1C013F3D">
      <w:pPr>
        <w:spacing w:before="0" w:after="240"/>
        <w:rPr>
          <w:rFonts w:ascii="Arial" w:hAnsi="Arial" w:cs="Arial"/>
          <w:color w:val="555555"/>
          <w:sz w:val="20"/>
          <w:szCs w:val="20"/>
        </w:rPr>
      </w:pPr>
      <w:r w:rsidRPr="0056185C">
        <w:rPr>
          <w:rFonts w:ascii="Arial" w:hAnsi="Arial" w:cs="Arial"/>
          <w:color w:val="555555"/>
          <w:sz w:val="20"/>
          <w:szCs w:val="20"/>
        </w:rPr>
        <w:t>If you have a</w:t>
      </w:r>
      <w:r w:rsidRPr="0056185C" w:rsidR="00A13C18">
        <w:rPr>
          <w:rFonts w:ascii="Arial" w:hAnsi="Arial" w:cs="Arial"/>
          <w:color w:val="555555"/>
          <w:sz w:val="20"/>
          <w:szCs w:val="20"/>
        </w:rPr>
        <w:t xml:space="preserve"> </w:t>
      </w:r>
      <w:r w:rsidRPr="0056185C">
        <w:rPr>
          <w:rFonts w:ascii="Arial" w:hAnsi="Arial" w:cs="Arial"/>
          <w:color w:val="555555"/>
          <w:sz w:val="20"/>
          <w:szCs w:val="20"/>
        </w:rPr>
        <w:t xml:space="preserve">dependent child, </w:t>
      </w:r>
      <w:r w:rsidRPr="0056185C" w:rsidR="1D763103">
        <w:rPr>
          <w:rFonts w:ascii="Arial" w:hAnsi="Arial" w:cs="Arial"/>
          <w:color w:val="555555"/>
          <w:sz w:val="20"/>
          <w:szCs w:val="20"/>
        </w:rPr>
        <w:t xml:space="preserve">they may be eligible to receive survivor benefits </w:t>
      </w:r>
      <w:r w:rsidRPr="0056185C">
        <w:rPr>
          <w:rFonts w:ascii="Arial" w:hAnsi="Arial" w:cs="Arial"/>
          <w:color w:val="555555"/>
          <w:sz w:val="20"/>
          <w:szCs w:val="20"/>
        </w:rPr>
        <w:t xml:space="preserve">for your UPP pension. </w:t>
      </w:r>
      <w:r w:rsidRPr="0056185C" w:rsidR="4FD6E286">
        <w:rPr>
          <w:rFonts w:ascii="Arial" w:hAnsi="Arial" w:cs="Arial"/>
          <w:color w:val="555555"/>
          <w:sz w:val="20"/>
          <w:szCs w:val="20"/>
        </w:rPr>
        <w:t>Eligibility</w:t>
      </w:r>
      <w:r w:rsidRPr="0056185C">
        <w:rPr>
          <w:rFonts w:ascii="Arial" w:hAnsi="Arial" w:cs="Arial"/>
          <w:color w:val="555555"/>
          <w:sz w:val="20"/>
          <w:szCs w:val="20"/>
        </w:rPr>
        <w:t xml:space="preserve"> depend</w:t>
      </w:r>
      <w:r w:rsidRPr="0056185C" w:rsidR="5290AA03">
        <w:rPr>
          <w:rFonts w:ascii="Arial" w:hAnsi="Arial" w:cs="Arial"/>
          <w:color w:val="555555"/>
          <w:sz w:val="20"/>
          <w:szCs w:val="20"/>
        </w:rPr>
        <w:t>s</w:t>
      </w:r>
      <w:r w:rsidRPr="0056185C">
        <w:rPr>
          <w:rFonts w:ascii="Arial" w:hAnsi="Arial" w:cs="Arial"/>
          <w:color w:val="555555"/>
          <w:sz w:val="20"/>
          <w:szCs w:val="20"/>
        </w:rPr>
        <w:t xml:space="preserve"> on </w:t>
      </w:r>
      <w:r w:rsidRPr="0056185C" w:rsidR="16DFD24D">
        <w:rPr>
          <w:rFonts w:ascii="Arial" w:hAnsi="Arial" w:cs="Arial"/>
          <w:color w:val="555555"/>
          <w:sz w:val="20"/>
          <w:szCs w:val="20"/>
        </w:rPr>
        <w:t xml:space="preserve">the child’s </w:t>
      </w:r>
      <w:r w:rsidRPr="0056185C">
        <w:rPr>
          <w:rFonts w:ascii="Arial" w:hAnsi="Arial" w:cs="Arial"/>
          <w:color w:val="555555"/>
          <w:sz w:val="20"/>
          <w:szCs w:val="20"/>
        </w:rPr>
        <w:t>age and the nature of their dependence</w:t>
      </w:r>
      <w:r w:rsidRPr="0056185C" w:rsidR="00FB0F0A">
        <w:rPr>
          <w:rFonts w:ascii="Arial" w:hAnsi="Arial" w:cs="Arial"/>
          <w:color w:val="555555"/>
          <w:sz w:val="20"/>
          <w:szCs w:val="20"/>
        </w:rPr>
        <w:t xml:space="preserve">, both </w:t>
      </w:r>
      <w:r w:rsidRPr="0056185C" w:rsidR="46C85675">
        <w:rPr>
          <w:rFonts w:ascii="Arial" w:hAnsi="Arial" w:cs="Arial"/>
          <w:color w:val="555555"/>
          <w:sz w:val="20"/>
          <w:szCs w:val="20"/>
        </w:rPr>
        <w:t>when</w:t>
      </w:r>
      <w:r w:rsidRPr="0056185C" w:rsidR="00FB0F0A">
        <w:rPr>
          <w:rFonts w:ascii="Arial" w:hAnsi="Arial" w:cs="Arial"/>
          <w:color w:val="555555"/>
          <w:sz w:val="20"/>
          <w:szCs w:val="20"/>
        </w:rPr>
        <w:t xml:space="preserve"> you apply for your pension, and at the time you pass away</w:t>
      </w:r>
      <w:r w:rsidRPr="0056185C">
        <w:rPr>
          <w:rFonts w:ascii="Arial" w:hAnsi="Arial" w:cs="Arial"/>
          <w:color w:val="555555"/>
          <w:sz w:val="20"/>
          <w:szCs w:val="20"/>
        </w:rPr>
        <w:t>.</w:t>
      </w:r>
      <w:r w:rsidRPr="0056185C" w:rsidR="00FB0F0A">
        <w:rPr>
          <w:rFonts w:ascii="Arial" w:hAnsi="Arial" w:cs="Arial"/>
          <w:color w:val="555555"/>
          <w:sz w:val="20"/>
          <w:szCs w:val="20"/>
        </w:rPr>
        <w:t xml:space="preserve"> </w:t>
      </w:r>
      <w:r w:rsidRPr="0056185C" w:rsidR="533F9370">
        <w:rPr>
          <w:rFonts w:ascii="Arial" w:hAnsi="Arial" w:cs="Arial"/>
          <w:color w:val="555555"/>
          <w:sz w:val="20"/>
          <w:szCs w:val="20"/>
          <w:lang w:val="en-CA"/>
        </w:rPr>
        <w:t xml:space="preserve">These </w:t>
      </w:r>
      <w:r w:rsidRPr="0056185C" w:rsidR="196E27EB">
        <w:rPr>
          <w:rFonts w:ascii="Arial" w:hAnsi="Arial" w:cs="Arial"/>
          <w:color w:val="555555"/>
          <w:sz w:val="20"/>
          <w:szCs w:val="20"/>
          <w:lang w:val="en-CA"/>
        </w:rPr>
        <w:t xml:space="preserve">dependent </w:t>
      </w:r>
      <w:r w:rsidRPr="0056185C" w:rsidR="533F9370">
        <w:rPr>
          <w:rFonts w:ascii="Arial" w:hAnsi="Arial" w:cs="Arial"/>
          <w:color w:val="555555"/>
          <w:sz w:val="20"/>
          <w:szCs w:val="20"/>
          <w:lang w:val="en-CA"/>
        </w:rPr>
        <w:t xml:space="preserve">child survivor benefits are only available if you </w:t>
      </w:r>
      <w:r w:rsidRPr="0056185C" w:rsidR="00FB0F0A">
        <w:rPr>
          <w:rFonts w:ascii="Arial" w:hAnsi="Arial" w:cs="Arial"/>
          <w:color w:val="555555"/>
          <w:sz w:val="20"/>
          <w:szCs w:val="20"/>
          <w:lang w:val="en-CA"/>
        </w:rPr>
        <w:t xml:space="preserve">pass away </w:t>
      </w:r>
      <w:r w:rsidRPr="0056185C" w:rsidR="07922467">
        <w:rPr>
          <w:rFonts w:ascii="Arial" w:hAnsi="Arial" w:cs="Arial"/>
          <w:color w:val="555555"/>
          <w:sz w:val="20"/>
          <w:szCs w:val="20"/>
          <w:lang w:val="en-CA"/>
        </w:rPr>
        <w:t>after</w:t>
      </w:r>
      <w:r w:rsidRPr="0056185C" w:rsidR="00FB0F0A">
        <w:rPr>
          <w:rFonts w:ascii="Arial" w:hAnsi="Arial" w:cs="Arial"/>
          <w:color w:val="555555"/>
          <w:sz w:val="20"/>
          <w:szCs w:val="20"/>
          <w:lang w:val="en-CA"/>
        </w:rPr>
        <w:t xml:space="preserve"> beginning your pension</w:t>
      </w:r>
      <w:r w:rsidRPr="0056185C" w:rsidR="0E239A20">
        <w:rPr>
          <w:rFonts w:ascii="Arial" w:hAnsi="Arial" w:cs="Arial"/>
          <w:color w:val="555555"/>
          <w:sz w:val="20"/>
          <w:szCs w:val="20"/>
          <w:lang w:val="en-CA"/>
        </w:rPr>
        <w:t xml:space="preserve">. However, </w:t>
      </w:r>
      <w:r w:rsidRPr="0056185C" w:rsidR="00FB0F0A">
        <w:rPr>
          <w:rFonts w:ascii="Arial" w:hAnsi="Arial" w:cs="Arial"/>
          <w:color w:val="555555"/>
          <w:sz w:val="20"/>
          <w:szCs w:val="20"/>
          <w:lang w:val="en-CA"/>
        </w:rPr>
        <w:t xml:space="preserve">you can </w:t>
      </w:r>
      <w:r w:rsidRPr="0056185C" w:rsidR="7F7879F2">
        <w:rPr>
          <w:rFonts w:ascii="Arial" w:hAnsi="Arial" w:cs="Arial"/>
          <w:color w:val="555555"/>
          <w:sz w:val="20"/>
          <w:szCs w:val="20"/>
          <w:lang w:val="en-CA"/>
        </w:rPr>
        <w:t xml:space="preserve">still </w:t>
      </w:r>
      <w:r w:rsidRPr="0056185C" w:rsidR="00FB0F0A">
        <w:rPr>
          <w:rFonts w:ascii="Arial" w:hAnsi="Arial" w:cs="Arial"/>
          <w:color w:val="555555"/>
          <w:sz w:val="20"/>
          <w:szCs w:val="20"/>
          <w:lang w:val="en-CA"/>
        </w:rPr>
        <w:t>designate your children as beneficiaries for pre-retirement survivor benefits.</w:t>
      </w:r>
      <w:r w:rsidRPr="0056185C" w:rsidR="00F363A8">
        <w:rPr>
          <w:rFonts w:ascii="Arial" w:hAnsi="Arial" w:cs="Arial"/>
          <w:color w:val="555555"/>
          <w:sz w:val="20"/>
          <w:szCs w:val="20"/>
        </w:rPr>
        <w:t xml:space="preserve"> </w:t>
      </w:r>
    </w:p>
    <w:p w:rsidRPr="0056185C" w:rsidR="002B2F1E" w:rsidP="002B2F1E" w:rsidRDefault="00F363A8" w14:paraId="02E52C64" w14:textId="71CBE929">
      <w:pPr>
        <w:spacing w:before="0" w:after="240"/>
        <w:rPr>
          <w:rFonts w:ascii="Arial" w:hAnsi="Arial" w:cs="Arial"/>
          <w:color w:val="555555"/>
          <w:sz w:val="20"/>
          <w:szCs w:val="20"/>
        </w:rPr>
      </w:pPr>
      <w:r w:rsidRPr="0056185C">
        <w:rPr>
          <w:rFonts w:ascii="Arial" w:hAnsi="Arial" w:cs="Arial"/>
          <w:color w:val="555555"/>
          <w:sz w:val="20"/>
          <w:szCs w:val="20"/>
        </w:rPr>
        <w:t>If you have a</w:t>
      </w:r>
      <w:r w:rsidRPr="0056185C" w:rsidR="196B85BD">
        <w:rPr>
          <w:rFonts w:ascii="Arial" w:hAnsi="Arial" w:cs="Arial"/>
          <w:color w:val="555555"/>
          <w:sz w:val="20"/>
          <w:szCs w:val="20"/>
        </w:rPr>
        <w:t>n eligible</w:t>
      </w:r>
      <w:r w:rsidRPr="0056185C">
        <w:rPr>
          <w:rFonts w:ascii="Arial" w:hAnsi="Arial" w:cs="Arial"/>
          <w:color w:val="555555"/>
          <w:sz w:val="20"/>
          <w:szCs w:val="20"/>
        </w:rPr>
        <w:t xml:space="preserve"> dependent child </w:t>
      </w:r>
      <w:r w:rsidRPr="0056185C" w:rsidR="42FF16AB">
        <w:rPr>
          <w:rFonts w:ascii="Arial" w:hAnsi="Arial" w:cs="Arial"/>
          <w:color w:val="555555"/>
          <w:sz w:val="20"/>
          <w:szCs w:val="20"/>
        </w:rPr>
        <w:t xml:space="preserve">when you apply for your pension, </w:t>
      </w:r>
      <w:r w:rsidR="00E05095">
        <w:rPr>
          <w:rFonts w:ascii="Arial" w:hAnsi="Arial" w:cs="Arial"/>
          <w:color w:val="555555"/>
          <w:sz w:val="20"/>
          <w:szCs w:val="20"/>
        </w:rPr>
        <w:t xml:space="preserve">please </w:t>
      </w:r>
      <w:r w:rsidRPr="0056185C" w:rsidR="42FF16AB">
        <w:rPr>
          <w:rFonts w:ascii="Arial" w:hAnsi="Arial" w:cs="Arial"/>
          <w:color w:val="555555"/>
          <w:sz w:val="20"/>
          <w:szCs w:val="20"/>
        </w:rPr>
        <w:t xml:space="preserve">inform our Member Services team to ensure the </w:t>
      </w:r>
      <w:r w:rsidRPr="0056185C" w:rsidR="306E9358">
        <w:rPr>
          <w:rFonts w:ascii="Arial" w:hAnsi="Arial" w:cs="Arial"/>
          <w:color w:val="555555"/>
          <w:sz w:val="20"/>
          <w:szCs w:val="20"/>
        </w:rPr>
        <w:t xml:space="preserve">appropriate </w:t>
      </w:r>
      <w:r w:rsidRPr="0056185C" w:rsidR="42FF16AB">
        <w:rPr>
          <w:rFonts w:ascii="Arial" w:hAnsi="Arial" w:cs="Arial"/>
          <w:color w:val="555555"/>
          <w:sz w:val="20"/>
          <w:szCs w:val="20"/>
        </w:rPr>
        <w:t xml:space="preserve">survivor pension option is included in your </w:t>
      </w:r>
      <w:r w:rsidRPr="0056185C" w:rsidR="42FF16AB">
        <w:rPr>
          <w:rFonts w:ascii="Arial" w:hAnsi="Arial" w:cs="Arial"/>
          <w:i/>
          <w:iCs/>
          <w:color w:val="555555"/>
          <w:sz w:val="20"/>
          <w:szCs w:val="20"/>
        </w:rPr>
        <w:t>Pension Options Package</w:t>
      </w:r>
      <w:r w:rsidRPr="0056185C" w:rsidR="42FF16AB">
        <w:rPr>
          <w:rFonts w:ascii="Arial" w:hAnsi="Arial" w:cs="Arial"/>
          <w:color w:val="555555"/>
          <w:sz w:val="20"/>
          <w:szCs w:val="20"/>
        </w:rPr>
        <w:t xml:space="preserve">. If you </w:t>
      </w:r>
      <w:r w:rsidRPr="0056185C">
        <w:rPr>
          <w:rFonts w:ascii="Arial" w:hAnsi="Arial" w:cs="Arial"/>
          <w:color w:val="555555"/>
          <w:sz w:val="20"/>
          <w:szCs w:val="20"/>
        </w:rPr>
        <w:t>would like to learn more</w:t>
      </w:r>
      <w:r w:rsidRPr="0056185C" w:rsidR="7FF52560">
        <w:rPr>
          <w:rFonts w:ascii="Arial" w:hAnsi="Arial" w:cs="Arial"/>
          <w:color w:val="555555"/>
          <w:sz w:val="20"/>
          <w:szCs w:val="20"/>
        </w:rPr>
        <w:t xml:space="preserve"> about </w:t>
      </w:r>
      <w:r w:rsidRPr="0056185C" w:rsidR="1E8683D2">
        <w:rPr>
          <w:rFonts w:ascii="Arial" w:hAnsi="Arial" w:cs="Arial"/>
          <w:color w:val="555555"/>
          <w:sz w:val="20"/>
          <w:szCs w:val="20"/>
        </w:rPr>
        <w:t>dependent child</w:t>
      </w:r>
      <w:r w:rsidRPr="0056185C" w:rsidR="7FF52560">
        <w:rPr>
          <w:rFonts w:ascii="Arial" w:hAnsi="Arial" w:cs="Arial"/>
          <w:color w:val="555555"/>
          <w:sz w:val="20"/>
          <w:szCs w:val="20"/>
        </w:rPr>
        <w:t xml:space="preserve"> eligibility for </w:t>
      </w:r>
      <w:r w:rsidRPr="0056185C" w:rsidR="70BF5277">
        <w:rPr>
          <w:rFonts w:ascii="Arial" w:hAnsi="Arial" w:cs="Arial"/>
          <w:color w:val="555555"/>
          <w:sz w:val="20"/>
          <w:szCs w:val="20"/>
        </w:rPr>
        <w:t xml:space="preserve">post-retirement </w:t>
      </w:r>
      <w:r w:rsidRPr="0056185C" w:rsidR="7FF52560">
        <w:rPr>
          <w:rFonts w:ascii="Arial" w:hAnsi="Arial" w:cs="Arial"/>
          <w:color w:val="555555"/>
          <w:sz w:val="20"/>
          <w:szCs w:val="20"/>
        </w:rPr>
        <w:t>survivor benefits</w:t>
      </w:r>
      <w:r w:rsidRPr="0056185C">
        <w:rPr>
          <w:rFonts w:ascii="Arial" w:hAnsi="Arial" w:cs="Arial"/>
          <w:color w:val="555555"/>
          <w:sz w:val="20"/>
          <w:szCs w:val="20"/>
        </w:rPr>
        <w:t>, please contact our Member Services team.</w:t>
      </w:r>
    </w:p>
    <w:p w:rsidRPr="0056185C" w:rsidR="004E4EB9" w:rsidP="00A63009" w:rsidRDefault="00C47976" w14:paraId="2B82EBF6" w14:textId="346BD2AA">
      <w:pPr>
        <w:spacing w:before="0" w:after="240"/>
        <w:rPr>
          <w:rFonts w:ascii="Arial" w:hAnsi="Arial" w:cs="Arial"/>
          <w:color w:val="555555"/>
          <w:sz w:val="20"/>
          <w:szCs w:val="20"/>
          <w:lang w:val="en-CA"/>
        </w:rPr>
      </w:pPr>
      <w:r w:rsidRPr="0056185C">
        <w:rPr>
          <w:rFonts w:ascii="Arial" w:hAnsi="Arial" w:cs="Arial"/>
          <w:color w:val="555555"/>
          <w:sz w:val="20"/>
          <w:szCs w:val="20"/>
          <w:highlight w:val="yellow"/>
          <w:lang w:val="en-CA"/>
        </w:rPr>
        <w:t>&lt;&lt;end IF&gt;&gt;</w:t>
      </w:r>
    </w:p>
    <w:p w:rsidRPr="0056185C" w:rsidR="004E4EB9" w:rsidP="00076661" w:rsidRDefault="004E4EB9" w14:paraId="58A3153B" w14:textId="0D00E665">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Event in progress</w:t>
      </w:r>
      <w:r w:rsidRPr="0056185C" w:rsidR="00AE739A">
        <w:rPr>
          <w:rFonts w:ascii="Arial" w:hAnsi="Arial" w:cs="Arial"/>
          <w:b/>
          <w:bCs/>
          <w:color w:val="555555"/>
          <w:sz w:val="20"/>
          <w:szCs w:val="20"/>
          <w:lang w:val="en-CA"/>
        </w:rPr>
        <w:t xml:space="preserve"> </w:t>
      </w:r>
    </w:p>
    <w:p w:rsidRPr="0056185C" w:rsidR="004E4EB9" w:rsidP="00A63009" w:rsidRDefault="004E4EB9" w14:paraId="563DBCE8" w14:textId="4AEB1496">
      <w:pPr>
        <w:spacing w:before="0" w:after="240"/>
        <w:rPr>
          <w:rFonts w:ascii="Arial" w:hAnsi="Arial" w:cs="Arial"/>
          <w:b/>
          <w:bCs/>
          <w:color w:val="555555"/>
          <w:sz w:val="20"/>
          <w:szCs w:val="20"/>
          <w:lang w:val="en-CA"/>
        </w:rPr>
      </w:pPr>
      <w:r w:rsidRPr="0056185C">
        <w:rPr>
          <w:rFonts w:ascii="Arial" w:hAnsi="Arial" w:cs="Arial"/>
          <w:color w:val="555555"/>
          <w:sz w:val="20"/>
          <w:szCs w:val="20"/>
          <w:lang w:val="en-CA"/>
        </w:rPr>
        <w:t>Any events in progress are not included in this estimate. Such events may include a family law valuation, transferring service</w:t>
      </w:r>
      <w:r w:rsidRPr="0056185C" w:rsidR="00145AA3">
        <w:rPr>
          <w:rFonts w:ascii="Arial" w:hAnsi="Arial" w:cs="Arial"/>
          <w:color w:val="555555"/>
          <w:sz w:val="20"/>
          <w:szCs w:val="20"/>
          <w:lang w:val="en-CA"/>
        </w:rPr>
        <w:t xml:space="preserve"> into the Plan</w:t>
      </w:r>
      <w:r w:rsidRPr="0056185C" w:rsidR="00CE0630">
        <w:rPr>
          <w:rFonts w:ascii="Arial" w:hAnsi="Arial" w:cs="Arial"/>
          <w:color w:val="555555"/>
          <w:sz w:val="20"/>
          <w:szCs w:val="20"/>
          <w:lang w:val="en-CA"/>
        </w:rPr>
        <w:t>,</w:t>
      </w:r>
      <w:r w:rsidRPr="0056185C">
        <w:rPr>
          <w:rFonts w:ascii="Arial" w:hAnsi="Arial" w:cs="Arial"/>
          <w:color w:val="555555"/>
          <w:sz w:val="20"/>
          <w:szCs w:val="20"/>
          <w:lang w:val="en-CA"/>
        </w:rPr>
        <w:t xml:space="preserve"> or purchasing service from a leave.</w:t>
      </w:r>
    </w:p>
    <w:p w:rsidRPr="0056185C" w:rsidR="004E4EB9" w:rsidP="00076661" w:rsidRDefault="004E4EB9" w14:paraId="19850001" w14:textId="777777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 xml:space="preserve">Financial advice </w:t>
      </w:r>
    </w:p>
    <w:p w:rsidRPr="0056185C" w:rsidR="004E4EB9" w:rsidP="00A63009" w:rsidRDefault="00C8125D" w14:paraId="107B0A4A" w14:textId="4AB29F27">
      <w:pPr>
        <w:spacing w:before="0" w:after="240"/>
        <w:rPr>
          <w:rFonts w:ascii="Arial" w:hAnsi="Arial" w:cs="Arial"/>
          <w:color w:val="555555"/>
          <w:sz w:val="20"/>
          <w:szCs w:val="20"/>
          <w:lang w:val="en-CA"/>
        </w:rPr>
      </w:pPr>
      <w:r w:rsidRPr="0056185C">
        <w:rPr>
          <w:rFonts w:ascii="Arial" w:hAnsi="Arial" w:cs="Arial"/>
          <w:color w:val="555555"/>
          <w:sz w:val="20"/>
          <w:szCs w:val="20"/>
          <w:lang w:val="en-CA"/>
        </w:rPr>
        <w:t>Selecting the pension option that best meet your needs, and those of your loved ones, is an important decision</w:t>
      </w:r>
      <w:r w:rsidRPr="0056185C" w:rsidR="004E4EB9">
        <w:rPr>
          <w:rFonts w:ascii="Arial" w:hAnsi="Arial" w:cs="Arial"/>
          <w:color w:val="555555"/>
          <w:sz w:val="20"/>
          <w:szCs w:val="20"/>
          <w:lang w:val="en-CA"/>
        </w:rPr>
        <w:t xml:space="preserve">. </w:t>
      </w:r>
      <w:r w:rsidRPr="0056185C" w:rsidR="00F51A7D">
        <w:rPr>
          <w:rFonts w:ascii="Arial" w:hAnsi="Arial" w:cs="Arial"/>
          <w:color w:val="555555"/>
          <w:sz w:val="20"/>
          <w:szCs w:val="20"/>
          <w:lang w:val="en-CA"/>
        </w:rPr>
        <w:t>To support you in making an informed election</w:t>
      </w:r>
      <w:r w:rsidRPr="0056185C" w:rsidR="004E4EB9">
        <w:rPr>
          <w:rFonts w:ascii="Arial" w:hAnsi="Arial" w:cs="Arial"/>
          <w:color w:val="555555"/>
          <w:sz w:val="20"/>
          <w:szCs w:val="20"/>
          <w:lang w:val="en-CA"/>
        </w:rPr>
        <w:t xml:space="preserve">, we encourage you to seek independent advice from </w:t>
      </w:r>
      <w:r w:rsidRPr="0056185C" w:rsidR="00EA09D9">
        <w:rPr>
          <w:rFonts w:ascii="Arial" w:hAnsi="Arial" w:cs="Arial"/>
          <w:color w:val="555555"/>
          <w:sz w:val="20"/>
          <w:szCs w:val="20"/>
          <w:lang w:val="en-CA"/>
        </w:rPr>
        <w:t xml:space="preserve">an </w:t>
      </w:r>
      <w:r w:rsidRPr="0056185C" w:rsidR="004E4EB9">
        <w:rPr>
          <w:rFonts w:ascii="Arial" w:hAnsi="Arial" w:cs="Arial"/>
          <w:color w:val="555555"/>
          <w:sz w:val="20"/>
          <w:szCs w:val="20"/>
          <w:lang w:val="en-CA"/>
        </w:rPr>
        <w:t>expert such as a</w:t>
      </w:r>
      <w:r w:rsidRPr="0056185C" w:rsidR="00EA09D9">
        <w:rPr>
          <w:rFonts w:ascii="Arial" w:hAnsi="Arial" w:cs="Arial"/>
          <w:color w:val="555555"/>
          <w:sz w:val="20"/>
          <w:szCs w:val="20"/>
          <w:lang w:val="en-CA"/>
        </w:rPr>
        <w:t>n independent</w:t>
      </w:r>
      <w:r w:rsidRPr="0056185C" w:rsidR="004E4EB9">
        <w:rPr>
          <w:rFonts w:ascii="Arial" w:hAnsi="Arial" w:cs="Arial"/>
          <w:color w:val="555555"/>
          <w:sz w:val="20"/>
          <w:szCs w:val="20"/>
          <w:lang w:val="en-CA"/>
        </w:rPr>
        <w:t xml:space="preserve"> financial advisor who understands your overall financial circumstances.</w:t>
      </w:r>
    </w:p>
    <w:p w:rsidRPr="0056185C" w:rsidR="004E4EB9" w:rsidP="00076661" w:rsidRDefault="004E4EB9" w14:paraId="5B468169" w14:textId="55CEB1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Inflation protection</w:t>
      </w:r>
      <w:r w:rsidRPr="0056185C" w:rsidR="006B018B">
        <w:rPr>
          <w:rFonts w:ascii="Arial" w:hAnsi="Arial" w:cs="Arial"/>
          <w:b/>
          <w:bCs/>
          <w:color w:val="555555"/>
          <w:sz w:val="20"/>
          <w:szCs w:val="20"/>
          <w:lang w:val="en-CA"/>
        </w:rPr>
        <w:t xml:space="preserve"> (indexation)</w:t>
      </w:r>
    </w:p>
    <w:p w:rsidRPr="0056185C" w:rsidR="00D76D0F" w:rsidP="00A63009" w:rsidRDefault="00D76D0F" w14:paraId="078BEABD" w14:textId="77777777">
      <w:pPr>
        <w:spacing w:before="0" w:after="240"/>
        <w:rPr>
          <w:rFonts w:ascii="Arial" w:hAnsi="Arial" w:cs="Arial"/>
          <w:color w:val="555555"/>
          <w:sz w:val="20"/>
          <w:szCs w:val="20"/>
        </w:rPr>
      </w:pPr>
      <w:r w:rsidRPr="0056185C">
        <w:rPr>
          <w:rFonts w:ascii="Arial" w:hAnsi="Arial" w:cs="Arial"/>
          <w:color w:val="555555"/>
          <w:sz w:val="20"/>
          <w:szCs w:val="20"/>
          <w:lang w:val="en-CA"/>
        </w:rPr>
        <w:t xml:space="preserve">Pension estimates do not project inflation protection. Inflation protection is a valuable benefit designed to increase the amount of your monthly pension in pay through a cost-of-living adjustment, also sometimes referred to as indexation. </w:t>
      </w:r>
    </w:p>
    <w:p w:rsidRPr="0056185C" w:rsidR="00D76D0F" w:rsidP="00A63009" w:rsidRDefault="00D76D0F" w14:paraId="1DB91A7F" w14:textId="77777777">
      <w:pPr>
        <w:spacing w:before="0" w:after="240"/>
        <w:rPr>
          <w:rFonts w:ascii="Arial" w:hAnsi="Arial" w:cs="Arial"/>
          <w:color w:val="555555"/>
          <w:sz w:val="20"/>
          <w:szCs w:val="20"/>
        </w:rPr>
      </w:pPr>
      <w:r w:rsidRPr="0056185C">
        <w:rPr>
          <w:rFonts w:ascii="Arial" w:hAnsi="Arial" w:cs="Arial"/>
          <w:color w:val="555555"/>
          <w:sz w:val="20"/>
          <w:szCs w:val="20"/>
        </w:rPr>
        <w:t xml:space="preserve">This means once you begin receiving your pension, your monthly payment may also increase on an annual basis to keep up with increases in the cost </w:t>
      </w:r>
      <w:r w:rsidRPr="0056185C" w:rsidDel="00E073D6">
        <w:rPr>
          <w:rFonts w:ascii="Arial" w:hAnsi="Arial" w:cs="Arial"/>
          <w:color w:val="555555"/>
          <w:sz w:val="20"/>
          <w:szCs w:val="20"/>
        </w:rPr>
        <w:t>of</w:t>
      </w:r>
      <w:r w:rsidRPr="0056185C">
        <w:rPr>
          <w:rFonts w:ascii="Arial" w:hAnsi="Arial" w:cs="Arial"/>
          <w:color w:val="555555"/>
          <w:sz w:val="20"/>
          <w:szCs w:val="20"/>
        </w:rPr>
        <w:t xml:space="preserve"> </w:t>
      </w:r>
      <w:r w:rsidRPr="0056185C" w:rsidDel="00E073D6">
        <w:rPr>
          <w:rFonts w:ascii="Arial" w:hAnsi="Arial" w:cs="Arial"/>
          <w:color w:val="555555"/>
          <w:sz w:val="20"/>
          <w:szCs w:val="20"/>
        </w:rPr>
        <w:t>living</w:t>
      </w:r>
      <w:r w:rsidRPr="0056185C">
        <w:rPr>
          <w:rFonts w:ascii="Arial" w:hAnsi="Arial" w:cs="Arial"/>
          <w:color w:val="555555"/>
          <w:sz w:val="20"/>
          <w:szCs w:val="20"/>
        </w:rPr>
        <w:t xml:space="preserve">. Once an increase has been made, it is permanently applied to your pension. The granting of an increase in any year does not mean that an adjustment will be </w:t>
      </w:r>
      <w:proofErr w:type="gramStart"/>
      <w:r w:rsidRPr="0056185C">
        <w:rPr>
          <w:rFonts w:ascii="Arial" w:hAnsi="Arial" w:cs="Arial"/>
          <w:color w:val="555555"/>
          <w:sz w:val="20"/>
          <w:szCs w:val="20"/>
        </w:rPr>
        <w:t>granted</w:t>
      </w:r>
      <w:proofErr w:type="gramEnd"/>
      <w:r w:rsidRPr="0056185C">
        <w:rPr>
          <w:rFonts w:ascii="Arial" w:hAnsi="Arial" w:cs="Arial"/>
          <w:color w:val="555555"/>
          <w:sz w:val="20"/>
          <w:szCs w:val="20"/>
        </w:rPr>
        <w:t xml:space="preserve"> in subsequent years. </w:t>
      </w:r>
    </w:p>
    <w:p w:rsidRPr="0056185C" w:rsidR="004E4EB9" w:rsidP="00A63009" w:rsidRDefault="00D76D0F" w14:paraId="2E0DC863" w14:textId="11FB1496">
      <w:pPr>
        <w:spacing w:before="0" w:after="240"/>
        <w:rPr>
          <w:rFonts w:ascii="Arial" w:hAnsi="Arial" w:cs="Arial"/>
          <w:color w:val="555555"/>
          <w:sz w:val="20"/>
          <w:szCs w:val="20"/>
        </w:rPr>
      </w:pPr>
      <w:r w:rsidRPr="0056185C">
        <w:rPr>
          <w:rFonts w:ascii="Arial" w:hAnsi="Arial" w:cs="Arial"/>
          <w:color w:val="555555"/>
          <w:sz w:val="20"/>
          <w:szCs w:val="20"/>
        </w:rPr>
        <w:t xml:space="preserve">As part of the conversion to UPP, UPP honours the </w:t>
      </w:r>
      <w:r w:rsidRPr="0056185C" w:rsidR="00391636">
        <w:rPr>
          <w:rFonts w:ascii="Arial" w:hAnsi="Arial" w:cs="Arial"/>
          <w:color w:val="555555"/>
          <w:sz w:val="20"/>
          <w:szCs w:val="20"/>
        </w:rPr>
        <w:t>indexation</w:t>
      </w:r>
      <w:r w:rsidRPr="0056185C">
        <w:rPr>
          <w:rFonts w:ascii="Arial" w:hAnsi="Arial" w:cs="Arial"/>
          <w:color w:val="555555"/>
          <w:sz w:val="20"/>
          <w:szCs w:val="20"/>
        </w:rPr>
        <w:t xml:space="preserve"> provisions of your prior plan, including how the adjustments are determined and when they are paid. These provisions apply to the portion of your pension earned prior to conversion, and UPP’s provisions apply to the portion of your pension earned after conversion</w:t>
      </w:r>
      <w:r w:rsidRPr="0056185C" w:rsidR="00267545">
        <w:rPr>
          <w:rFonts w:ascii="Arial" w:hAnsi="Arial" w:cs="Arial"/>
          <w:color w:val="555555"/>
          <w:sz w:val="20"/>
          <w:szCs w:val="20"/>
        </w:rPr>
        <w:t>, if any</w:t>
      </w:r>
      <w:r w:rsidRPr="0056185C">
        <w:rPr>
          <w:rFonts w:ascii="Arial" w:hAnsi="Arial" w:cs="Arial"/>
          <w:color w:val="555555"/>
          <w:sz w:val="20"/>
          <w:szCs w:val="20"/>
        </w:rPr>
        <w:t>.</w:t>
      </w:r>
    </w:p>
    <w:p w:rsidRPr="0056185C" w:rsidR="004E4EB9" w:rsidP="00076661" w:rsidRDefault="004E4EB9" w14:paraId="61CD425F" w14:textId="777777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Normal form</w:t>
      </w:r>
    </w:p>
    <w:p w:rsidRPr="0056185C" w:rsidR="004E4EB9" w:rsidP="00A63009" w:rsidRDefault="004E4EB9" w14:paraId="0FE946E4" w14:textId="06480079">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The </w:t>
      </w:r>
      <w:r w:rsidRPr="0056185C" w:rsidR="00D07391">
        <w:rPr>
          <w:rFonts w:ascii="Arial" w:hAnsi="Arial" w:cs="Arial"/>
          <w:color w:val="555555"/>
          <w:sz w:val="20"/>
          <w:szCs w:val="20"/>
          <w:lang w:val="en-CA"/>
        </w:rPr>
        <w:t xml:space="preserve">baseline </w:t>
      </w:r>
      <w:r w:rsidRPr="0056185C">
        <w:rPr>
          <w:rFonts w:ascii="Arial" w:hAnsi="Arial" w:cs="Arial"/>
          <w:color w:val="555555"/>
          <w:sz w:val="20"/>
          <w:szCs w:val="20"/>
          <w:lang w:val="en-CA"/>
        </w:rPr>
        <w:t>form of payment of your pension. Your pension amount</w:t>
      </w:r>
      <w:r w:rsidRPr="0056185C" w:rsidR="00D07391">
        <w:rPr>
          <w:rFonts w:ascii="Arial" w:hAnsi="Arial" w:cs="Arial"/>
          <w:color w:val="555555"/>
          <w:sz w:val="20"/>
          <w:szCs w:val="20"/>
          <w:lang w:val="en-CA"/>
        </w:rPr>
        <w:t xml:space="preserve"> will be</w:t>
      </w:r>
      <w:r w:rsidRPr="0056185C">
        <w:rPr>
          <w:rFonts w:ascii="Arial" w:hAnsi="Arial" w:cs="Arial"/>
          <w:color w:val="555555"/>
          <w:sz w:val="20"/>
          <w:szCs w:val="20"/>
          <w:lang w:val="en-CA"/>
        </w:rPr>
        <w:t xml:space="preserve"> calculated </w:t>
      </w:r>
      <w:r w:rsidRPr="0056185C" w:rsidR="00D07391">
        <w:rPr>
          <w:rFonts w:ascii="Arial" w:hAnsi="Arial" w:cs="Arial"/>
          <w:color w:val="555555"/>
          <w:sz w:val="20"/>
          <w:szCs w:val="20"/>
          <w:lang w:val="en-CA"/>
        </w:rPr>
        <w:t xml:space="preserve">in this form </w:t>
      </w:r>
      <w:r w:rsidRPr="0056185C">
        <w:rPr>
          <w:rFonts w:ascii="Arial" w:hAnsi="Arial" w:cs="Arial"/>
          <w:color w:val="555555"/>
          <w:sz w:val="20"/>
          <w:szCs w:val="20"/>
          <w:lang w:val="en-CA"/>
        </w:rPr>
        <w:t>using the Plan’s pension formula</w:t>
      </w:r>
      <w:r w:rsidRPr="0056185C" w:rsidR="00D07391">
        <w:rPr>
          <w:rFonts w:ascii="Arial" w:hAnsi="Arial" w:cs="Arial"/>
          <w:color w:val="555555"/>
          <w:sz w:val="20"/>
          <w:szCs w:val="20"/>
          <w:lang w:val="en-CA"/>
        </w:rPr>
        <w:t>.</w:t>
      </w:r>
      <w:r w:rsidRPr="0056185C">
        <w:rPr>
          <w:rFonts w:ascii="Arial" w:hAnsi="Arial" w:cs="Arial"/>
          <w:color w:val="555555"/>
          <w:sz w:val="20"/>
          <w:szCs w:val="20"/>
          <w:lang w:val="en-CA"/>
        </w:rPr>
        <w:t xml:space="preserve"> All other optional forms of payment will be actuarially equivalent to the normal form.</w:t>
      </w:r>
    </w:p>
    <w:p w:rsidRPr="0056185C" w:rsidR="004E4EB9" w:rsidP="00A63009" w:rsidRDefault="004E4EB9" w14:paraId="605C4458" w14:textId="54A4CA87">
      <w:pPr>
        <w:spacing w:before="0" w:after="240"/>
        <w:rPr>
          <w:rFonts w:ascii="Arial" w:hAnsi="Arial" w:cs="Arial"/>
          <w:color w:val="555555"/>
          <w:sz w:val="20"/>
          <w:szCs w:val="20"/>
          <w:lang w:val="en-CA"/>
        </w:rPr>
      </w:pPr>
      <w:r w:rsidRPr="0056185C">
        <w:rPr>
          <w:rFonts w:ascii="Arial" w:hAnsi="Arial" w:cs="Arial"/>
          <w:color w:val="555555"/>
          <w:sz w:val="20"/>
          <w:szCs w:val="20"/>
          <w:lang w:val="en-CA"/>
        </w:rPr>
        <w:t>Your normal form depends on whether you have an eligible spouse on the date you commence your pension. If you have a spouse, your normal form of pension includes a spousal survivor pension should they outlive you</w:t>
      </w:r>
      <w:r w:rsidRPr="0056185C" w:rsidR="00B36282">
        <w:rPr>
          <w:rFonts w:ascii="Arial" w:hAnsi="Arial" w:cs="Arial"/>
          <w:color w:val="555555"/>
          <w:sz w:val="20"/>
          <w:szCs w:val="20"/>
          <w:lang w:val="en-CA"/>
        </w:rPr>
        <w:t>.</w:t>
      </w:r>
      <w:r w:rsidRPr="0056185C" w:rsidR="0004183C">
        <w:rPr>
          <w:rFonts w:ascii="Arial" w:hAnsi="Arial" w:cs="Arial"/>
          <w:color w:val="555555"/>
          <w:sz w:val="20"/>
          <w:szCs w:val="20"/>
          <w:lang w:val="en-CA"/>
        </w:rPr>
        <w:t xml:space="preserve"> </w:t>
      </w:r>
      <w:r w:rsidRPr="0056185C" w:rsidR="00B36282">
        <w:rPr>
          <w:rFonts w:ascii="Arial" w:hAnsi="Arial" w:cs="Arial"/>
          <w:color w:val="555555"/>
          <w:sz w:val="20"/>
          <w:szCs w:val="20"/>
          <w:lang w:val="en-CA"/>
        </w:rPr>
        <w:t>T</w:t>
      </w:r>
      <w:r w:rsidRPr="0056185C">
        <w:rPr>
          <w:rFonts w:ascii="Arial" w:hAnsi="Arial" w:cs="Arial"/>
          <w:color w:val="555555"/>
          <w:sz w:val="20"/>
          <w:szCs w:val="20"/>
          <w:lang w:val="en-CA"/>
        </w:rPr>
        <w:t>his option takes priority over any other beneficiaries unless your spouse chooses to waive their entitlement. If your spouse does not waive their entitlement, your pension will be</w:t>
      </w:r>
      <w:r w:rsidRPr="0056185C" w:rsidR="00FF5AB8">
        <w:rPr>
          <w:rFonts w:ascii="Arial" w:hAnsi="Arial" w:cs="Arial"/>
          <w:color w:val="555555"/>
          <w:sz w:val="20"/>
          <w:szCs w:val="20"/>
          <w:lang w:val="en-CA"/>
        </w:rPr>
        <w:t xml:space="preserve"> </w:t>
      </w:r>
      <w:r w:rsidRPr="0056185C">
        <w:rPr>
          <w:rFonts w:ascii="Arial" w:hAnsi="Arial" w:cs="Arial"/>
          <w:color w:val="555555"/>
          <w:sz w:val="20"/>
          <w:szCs w:val="20"/>
          <w:lang w:val="en-CA"/>
        </w:rPr>
        <w:t>reduced to reflect that your pension will likely be paid over a longer period to cover the lifetime of both you and your spouse.</w:t>
      </w:r>
    </w:p>
    <w:p w:rsidRPr="0056185C" w:rsidR="004E4EB9" w:rsidP="00A63009" w:rsidRDefault="004E4EB9" w14:paraId="7F534ED9" w14:textId="58E92B0F">
      <w:pPr>
        <w:spacing w:before="0" w:after="240"/>
        <w:rPr>
          <w:rFonts w:ascii="Arial" w:hAnsi="Arial" w:cs="Arial"/>
          <w:color w:val="555555"/>
          <w:sz w:val="20"/>
          <w:szCs w:val="20"/>
          <w:lang w:val="en-CA"/>
        </w:rPr>
      </w:pPr>
      <w:r w:rsidRPr="0056185C">
        <w:rPr>
          <w:rFonts w:ascii="Arial" w:hAnsi="Arial" w:cs="Arial"/>
          <w:b/>
          <w:bCs/>
          <w:color w:val="555555"/>
          <w:sz w:val="20"/>
          <w:szCs w:val="20"/>
          <w:highlight w:val="yellow"/>
          <w:lang w:val="en-CA"/>
        </w:rPr>
        <w:t>&lt;&lt;if UPP&gt;&gt;</w:t>
      </w:r>
      <w:r w:rsidRPr="0056185C">
        <w:rPr>
          <w:rFonts w:ascii="Arial" w:hAnsi="Arial" w:cs="Arial"/>
          <w:color w:val="555555"/>
          <w:sz w:val="20"/>
          <w:szCs w:val="20"/>
          <w:lang w:val="en-CA"/>
        </w:rPr>
        <w:t>The normal form of your UPP pension is the</w:t>
      </w:r>
      <w:r w:rsidRPr="0056185C">
        <w:rPr>
          <w:rFonts w:ascii="Arial" w:hAnsi="Arial" w:cs="Arial"/>
          <w:color w:val="555555"/>
          <w:sz w:val="20"/>
          <w:szCs w:val="20"/>
          <w:highlight w:val="yellow"/>
          <w:lang w:val="en-CA"/>
        </w:rPr>
        <w:t>&lt;&lt;With an eligible spouse&gt;&gt;</w:t>
      </w:r>
      <w:r w:rsidRPr="0056185C">
        <w:rPr>
          <w:rFonts w:ascii="Arial" w:hAnsi="Arial" w:cs="Arial"/>
          <w:color w:val="555555"/>
          <w:sz w:val="20"/>
          <w:szCs w:val="20"/>
          <w:lang w:val="en-CA"/>
        </w:rPr>
        <w:t xml:space="preserve"> </w:t>
      </w:r>
      <w:r w:rsidRPr="0056185C">
        <w:rPr>
          <w:rFonts w:ascii="Arial" w:hAnsi="Arial" w:cs="Arial"/>
          <w:b/>
          <w:bCs/>
          <w:color w:val="555555"/>
          <w:sz w:val="20"/>
          <w:szCs w:val="20"/>
          <w:lang w:val="en-CA"/>
        </w:rPr>
        <w:t>50% spousal option</w:t>
      </w:r>
      <w:r w:rsidRPr="0056185C">
        <w:rPr>
          <w:rFonts w:ascii="Arial" w:hAnsi="Arial" w:cs="Arial"/>
          <w:color w:val="555555"/>
          <w:sz w:val="20"/>
          <w:szCs w:val="20"/>
          <w:lang w:val="en-CA"/>
        </w:rPr>
        <w:t>: a pension payable for your lifetime, with 50% of the pension continuing to your spouse if they outlive you. However, pension legislation entitles a spouse to a minimum option of 60%. If your spouse does</w:t>
      </w:r>
      <w:r w:rsidRPr="0056185C" w:rsidR="000140EE">
        <w:rPr>
          <w:rFonts w:ascii="Arial" w:hAnsi="Arial" w:cs="Arial"/>
          <w:color w:val="555555"/>
          <w:sz w:val="20"/>
          <w:szCs w:val="20"/>
          <w:lang w:val="en-CA"/>
        </w:rPr>
        <w:t xml:space="preserve"> </w:t>
      </w:r>
      <w:r w:rsidRPr="0056185C">
        <w:rPr>
          <w:rFonts w:ascii="Arial" w:hAnsi="Arial" w:cs="Arial"/>
          <w:color w:val="555555"/>
          <w:sz w:val="20"/>
          <w:szCs w:val="20"/>
          <w:lang w:val="en-CA"/>
        </w:rPr>
        <w:t>n</w:t>
      </w:r>
      <w:r w:rsidRPr="0056185C" w:rsidR="000140EE">
        <w:rPr>
          <w:rFonts w:ascii="Arial" w:hAnsi="Arial" w:cs="Arial"/>
          <w:color w:val="555555"/>
          <w:sz w:val="20"/>
          <w:szCs w:val="20"/>
          <w:lang w:val="en-CA"/>
        </w:rPr>
        <w:t>o</w:t>
      </w:r>
      <w:r w:rsidRPr="0056185C">
        <w:rPr>
          <w:rFonts w:ascii="Arial" w:hAnsi="Arial" w:cs="Arial"/>
          <w:color w:val="555555"/>
          <w:sz w:val="20"/>
          <w:szCs w:val="20"/>
          <w:lang w:val="en-CA"/>
        </w:rPr>
        <w:t>t need their full entitlement, they can sign a waiver to proceed with the 50% option. The waiver must be submitted before your pension begins.</w:t>
      </w:r>
      <w:r w:rsidRPr="0056185C" w:rsidR="00A472CF">
        <w:rPr>
          <w:rFonts w:ascii="Arial" w:hAnsi="Arial" w:cs="Arial"/>
          <w:color w:val="555555"/>
          <w:sz w:val="20"/>
          <w:szCs w:val="20"/>
          <w:lang w:val="en-CA"/>
        </w:rPr>
        <w:t xml:space="preserve"> If your eligible spouse is more than 10 years younger than you, your pension will be reduced to reflect the likelihood that your spouse will receive more payments over a longer period.</w:t>
      </w:r>
      <w:r w:rsidRPr="0056185C">
        <w:rPr>
          <w:rFonts w:ascii="Arial" w:hAnsi="Arial" w:cs="Arial"/>
          <w:color w:val="555555"/>
          <w:sz w:val="20"/>
          <w:szCs w:val="20"/>
          <w:highlight w:val="yellow"/>
          <w:lang w:val="en-CA"/>
        </w:rPr>
        <w:t>&lt;&lt;Without an eligible spouse&gt;&gt;</w:t>
      </w:r>
      <w:r w:rsidRPr="0056185C">
        <w:rPr>
          <w:rFonts w:ascii="Arial" w:hAnsi="Arial" w:cs="Arial"/>
          <w:color w:val="555555"/>
          <w:sz w:val="20"/>
          <w:szCs w:val="20"/>
          <w:lang w:val="en-CA"/>
        </w:rPr>
        <w:t xml:space="preserve"> </w:t>
      </w:r>
      <w:r w:rsidRPr="0056185C">
        <w:rPr>
          <w:rFonts w:ascii="Arial" w:hAnsi="Arial" w:cs="Arial"/>
          <w:b/>
          <w:bCs/>
          <w:color w:val="555555"/>
          <w:sz w:val="20"/>
          <w:szCs w:val="20"/>
          <w:lang w:val="en-CA"/>
        </w:rPr>
        <w:t>10-year guarantee</w:t>
      </w:r>
      <w:r w:rsidRPr="0056185C">
        <w:rPr>
          <w:rFonts w:ascii="Arial" w:hAnsi="Arial" w:cs="Arial"/>
          <w:color w:val="555555"/>
          <w:sz w:val="20"/>
          <w:szCs w:val="20"/>
          <w:lang w:val="en-CA"/>
        </w:rPr>
        <w:t>: a pension payable for your lifetime, with a guarantee that at least 120 monthly payments will continue from your pension start date to your beneficiary or, if you do not have a beneficiary, to your estate if you were to pass away within this period.</w:t>
      </w:r>
    </w:p>
    <w:p w:rsidRPr="0056185C" w:rsidR="000C5DD0" w:rsidP="4DC4E955" w:rsidRDefault="2BA26E0B" w14:paraId="2078E881" w14:textId="1DA8FFB6">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The normal form of your pre-conversion pension is the </w:t>
      </w:r>
      <w:r w:rsidRPr="0056185C">
        <w:rPr>
          <w:rFonts w:ascii="Arial" w:hAnsi="Arial" w:cs="Arial"/>
          <w:color w:val="555555"/>
          <w:sz w:val="20"/>
          <w:szCs w:val="20"/>
          <w:highlight w:val="yellow"/>
          <w:lang w:val="en-CA"/>
        </w:rPr>
        <w:t>&lt;&lt;With an eligible spouse</w:t>
      </w:r>
      <w:r w:rsidRPr="0056185C">
        <w:rPr>
          <w:rFonts w:ascii="Arial" w:hAnsi="Arial" w:eastAsia="Meiryo" w:cs="Arial"/>
          <w:color w:val="555555"/>
          <w:sz w:val="20"/>
          <w:szCs w:val="20"/>
          <w:highlight w:val="yellow"/>
          <w:lang w:val="en-CA"/>
        </w:rPr>
        <w:t>&gt;&gt;</w:t>
      </w:r>
      <w:r w:rsidRPr="0056185C">
        <w:rPr>
          <w:rFonts w:ascii="Arial" w:hAnsi="Arial" w:cs="Arial"/>
          <w:b/>
          <w:bCs/>
          <w:color w:val="555555"/>
          <w:sz w:val="20"/>
          <w:szCs w:val="20"/>
          <w:lang w:val="en-CA"/>
        </w:rPr>
        <w:t>60% spousal option</w:t>
      </w:r>
      <w:r w:rsidRPr="0056185C">
        <w:rPr>
          <w:rFonts w:ascii="Arial" w:hAnsi="Arial" w:cs="Arial"/>
          <w:color w:val="555555"/>
          <w:sz w:val="20"/>
          <w:szCs w:val="20"/>
          <w:lang w:val="en-CA"/>
        </w:rPr>
        <w:t>: a pension payable for your lifetime, with 60% of the pension continuing to your spouse if they outlive you.</w:t>
      </w:r>
      <w:r w:rsidRPr="0056185C" w:rsidR="31DEC957">
        <w:rPr>
          <w:rFonts w:ascii="Arial" w:hAnsi="Arial" w:eastAsia="Arial" w:cs="Arial"/>
          <w:color w:val="555555"/>
          <w:sz w:val="20"/>
          <w:szCs w:val="20"/>
          <w:lang w:val="en-CA"/>
        </w:rPr>
        <w:t xml:space="preserve"> </w:t>
      </w:r>
      <w:r w:rsidRPr="0056185C">
        <w:rPr>
          <w:rFonts w:ascii="Arial" w:hAnsi="Arial" w:cs="Arial"/>
          <w:color w:val="555555"/>
          <w:sz w:val="20"/>
          <w:szCs w:val="20"/>
          <w:highlight w:val="yellow"/>
          <w:lang w:val="en-CA"/>
        </w:rPr>
        <w:t>&lt;&lt;Without an eligible spouse&gt;&gt;</w:t>
      </w:r>
      <w:r w:rsidRPr="0056185C">
        <w:rPr>
          <w:rFonts w:ascii="Arial" w:hAnsi="Arial" w:cs="Arial"/>
          <w:b/>
          <w:bCs/>
          <w:color w:val="555555"/>
          <w:sz w:val="20"/>
          <w:szCs w:val="20"/>
          <w:lang w:val="en-CA"/>
        </w:rPr>
        <w:t>5-year guarantee</w:t>
      </w:r>
      <w:r w:rsidRPr="0056185C">
        <w:rPr>
          <w:rFonts w:ascii="Arial" w:hAnsi="Arial" w:cs="Arial"/>
          <w:color w:val="555555"/>
          <w:sz w:val="20"/>
          <w:szCs w:val="20"/>
          <w:lang w:val="en-CA"/>
        </w:rPr>
        <w:t>: a pension payable for your lifetime, with a guarantee that at least 60 monthly payments will continue from your pension start date to your beneficiary or, if you do not have a beneficiary, to your estate if you were to pass away within this period.</w:t>
      </w:r>
      <w:r w:rsidRPr="0056185C" w:rsidR="021E677F">
        <w:rPr>
          <w:rFonts w:ascii="Arial" w:hAnsi="Arial" w:cs="Arial"/>
          <w:color w:val="555555"/>
          <w:sz w:val="20"/>
          <w:szCs w:val="20"/>
          <w:highlight w:val="yellow"/>
          <w:lang w:val="en-CA"/>
        </w:rPr>
        <w:t>&lt;&lt;end IF&gt;&gt;</w:t>
      </w:r>
    </w:p>
    <w:p w:rsidRPr="0056185C" w:rsidR="00BB22A9" w:rsidP="00BB22A9" w:rsidRDefault="00BB22A9" w14:paraId="0A46B2C9" w14:textId="77777777">
      <w:pPr>
        <w:spacing w:before="0" w:after="0"/>
        <w:contextualSpacing/>
        <w:rPr>
          <w:rStyle w:val="Heading2Char"/>
          <w:rFonts w:ascii="Arial" w:hAnsi="Arial" w:cs="Arial"/>
          <w:b/>
          <w:bCs w:val="0"/>
          <w:color w:val="555555"/>
          <w:sz w:val="20"/>
          <w:szCs w:val="20"/>
        </w:rPr>
      </w:pPr>
      <w:r w:rsidRPr="0056185C">
        <w:rPr>
          <w:rStyle w:val="Heading2Char"/>
          <w:rFonts w:ascii="Arial" w:hAnsi="Arial" w:cs="Arial"/>
          <w:b/>
          <w:bCs w:val="0"/>
          <w:color w:val="555555"/>
          <w:sz w:val="20"/>
          <w:szCs w:val="20"/>
        </w:rPr>
        <w:t>Pre-conversion pension</w:t>
      </w:r>
    </w:p>
    <w:p w:rsidRPr="0056185C" w:rsidR="00BB22A9" w:rsidP="00BB22A9" w:rsidRDefault="00BB22A9" w14:paraId="55457A06" w14:textId="3AF6E8B3">
      <w:pPr>
        <w:spacing w:before="0"/>
        <w:rPr>
          <w:rFonts w:ascii="Arial" w:hAnsi="Arial" w:cs="Arial"/>
          <w:color w:val="555555"/>
          <w:sz w:val="20"/>
          <w:szCs w:val="20"/>
        </w:rPr>
      </w:pPr>
      <w:r w:rsidRPr="0056185C">
        <w:rPr>
          <w:rFonts w:ascii="Arial" w:hAnsi="Arial" w:cs="Arial"/>
          <w:color w:val="555555"/>
          <w:sz w:val="20"/>
          <w:szCs w:val="20"/>
        </w:rPr>
        <w:t xml:space="preserve">Your pre-conversion pension benefit is based on the greater value of your money purchase pension (MPP) and your minimum </w:t>
      </w:r>
      <w:proofErr w:type="gramStart"/>
      <w:r w:rsidRPr="0056185C">
        <w:rPr>
          <w:rFonts w:ascii="Arial" w:hAnsi="Arial" w:cs="Arial"/>
          <w:color w:val="555555"/>
          <w:sz w:val="20"/>
          <w:szCs w:val="20"/>
        </w:rPr>
        <w:t>guarantee</w:t>
      </w:r>
      <w:proofErr w:type="gramEnd"/>
      <w:r w:rsidRPr="0056185C">
        <w:rPr>
          <w:rFonts w:ascii="Arial" w:hAnsi="Arial" w:cs="Arial"/>
          <w:color w:val="555555"/>
          <w:sz w:val="20"/>
          <w:szCs w:val="20"/>
        </w:rPr>
        <w:t xml:space="preserve"> pension (MGP). Your MPP is determined based on the balance of your money purchase account, standardized mortality tables, and the conversion </w:t>
      </w:r>
      <w:r w:rsidRPr="0056185C" w:rsidR="00E5158B">
        <w:rPr>
          <w:rFonts w:ascii="Arial" w:hAnsi="Arial" w:cs="Arial"/>
          <w:color w:val="555555"/>
          <w:sz w:val="20"/>
          <w:szCs w:val="20"/>
        </w:rPr>
        <w:t>interest rate</w:t>
      </w:r>
      <w:r w:rsidRPr="0056185C">
        <w:rPr>
          <w:rFonts w:ascii="Arial" w:hAnsi="Arial" w:cs="Arial"/>
          <w:color w:val="555555"/>
          <w:sz w:val="20"/>
          <w:szCs w:val="20"/>
        </w:rPr>
        <w:t>.</w:t>
      </w:r>
      <w:r w:rsidRPr="0056185C" w:rsidR="00860F80">
        <w:rPr>
          <w:rFonts w:ascii="Arial" w:hAnsi="Arial" w:cs="Arial"/>
          <w:color w:val="555555"/>
          <w:sz w:val="20"/>
          <w:szCs w:val="20"/>
        </w:rPr>
        <w:t xml:space="preserve"> </w:t>
      </w:r>
      <w:r w:rsidRPr="0056185C" w:rsidR="00F63CF1">
        <w:rPr>
          <w:rFonts w:ascii="Arial" w:hAnsi="Arial" w:cs="Arial"/>
          <w:color w:val="555555"/>
          <w:sz w:val="20"/>
          <w:szCs w:val="20"/>
        </w:rPr>
        <w:t>These</w:t>
      </w:r>
      <w:r w:rsidRPr="0056185C" w:rsidR="00153DAE">
        <w:rPr>
          <w:rFonts w:ascii="Arial" w:hAnsi="Arial" w:cs="Arial"/>
          <w:color w:val="555555"/>
          <w:sz w:val="20"/>
          <w:szCs w:val="20"/>
        </w:rPr>
        <w:t xml:space="preserve"> factors are </w:t>
      </w:r>
      <w:r w:rsidRPr="0056185C" w:rsidR="00E46BF4">
        <w:rPr>
          <w:rFonts w:ascii="Arial" w:hAnsi="Arial" w:cs="Arial"/>
          <w:color w:val="555555"/>
          <w:sz w:val="20"/>
          <w:szCs w:val="20"/>
        </w:rPr>
        <w:t xml:space="preserve">estimates only, and </w:t>
      </w:r>
      <w:proofErr w:type="gramStart"/>
      <w:r w:rsidRPr="0056185C" w:rsidR="00E46BF4">
        <w:rPr>
          <w:rFonts w:ascii="Arial" w:hAnsi="Arial" w:cs="Arial"/>
          <w:color w:val="555555"/>
          <w:sz w:val="20"/>
          <w:szCs w:val="20"/>
        </w:rPr>
        <w:t>subject</w:t>
      </w:r>
      <w:proofErr w:type="gramEnd"/>
      <w:r w:rsidRPr="0056185C" w:rsidR="00E46BF4">
        <w:rPr>
          <w:rFonts w:ascii="Arial" w:hAnsi="Arial" w:cs="Arial"/>
          <w:color w:val="555555"/>
          <w:sz w:val="20"/>
          <w:szCs w:val="20"/>
        </w:rPr>
        <w:t xml:space="preserve"> to change </w:t>
      </w:r>
      <w:r w:rsidRPr="0056185C" w:rsidR="008B074B">
        <w:rPr>
          <w:rFonts w:ascii="Arial" w:hAnsi="Arial" w:cs="Arial"/>
          <w:color w:val="555555"/>
          <w:sz w:val="20"/>
          <w:szCs w:val="20"/>
        </w:rPr>
        <w:t>when you retire.</w:t>
      </w:r>
      <w:r w:rsidRPr="0056185C">
        <w:rPr>
          <w:rFonts w:ascii="Arial" w:hAnsi="Arial" w:cs="Arial"/>
          <w:color w:val="555555"/>
          <w:sz w:val="20"/>
          <w:szCs w:val="20"/>
        </w:rPr>
        <w:t xml:space="preserve"> If your MPP is greater than your MGP, you will receive </w:t>
      </w:r>
      <w:proofErr w:type="gramStart"/>
      <w:r w:rsidRPr="0056185C">
        <w:rPr>
          <w:rFonts w:ascii="Arial" w:hAnsi="Arial" w:cs="Arial"/>
          <w:color w:val="555555"/>
          <w:sz w:val="20"/>
          <w:szCs w:val="20"/>
        </w:rPr>
        <w:t>the</w:t>
      </w:r>
      <w:proofErr w:type="gramEnd"/>
      <w:r w:rsidRPr="0056185C">
        <w:rPr>
          <w:rFonts w:ascii="Arial" w:hAnsi="Arial" w:cs="Arial"/>
          <w:color w:val="555555"/>
          <w:sz w:val="20"/>
          <w:szCs w:val="20"/>
        </w:rPr>
        <w:t xml:space="preserve"> higher amount. </w:t>
      </w:r>
    </w:p>
    <w:p w:rsidRPr="0056185C" w:rsidR="003E1B13" w:rsidP="002F78F7" w:rsidRDefault="50144234" w14:paraId="1857952C" w14:textId="56F99517">
      <w:pPr>
        <w:rPr>
          <w:rFonts w:ascii="Arial" w:hAnsi="Arial" w:cs="Arial"/>
          <w:color w:val="555555"/>
          <w:sz w:val="20"/>
          <w:szCs w:val="20"/>
        </w:rPr>
      </w:pPr>
      <w:r w:rsidRPr="0056185C">
        <w:rPr>
          <w:rFonts w:ascii="Arial" w:hAnsi="Arial" w:cs="Arial"/>
          <w:color w:val="555555"/>
          <w:sz w:val="20"/>
          <w:szCs w:val="20"/>
        </w:rPr>
        <w:t xml:space="preserve">The MGP provides you </w:t>
      </w:r>
      <w:r w:rsidRPr="0056185C" w:rsidR="0088389C">
        <w:rPr>
          <w:rFonts w:ascii="Arial" w:hAnsi="Arial" w:cs="Arial"/>
          <w:color w:val="555555"/>
          <w:sz w:val="20"/>
          <w:szCs w:val="20"/>
        </w:rPr>
        <w:t xml:space="preserve">with </w:t>
      </w:r>
      <w:r w:rsidRPr="0056185C">
        <w:rPr>
          <w:rFonts w:ascii="Arial" w:hAnsi="Arial" w:cs="Arial"/>
          <w:color w:val="555555"/>
          <w:sz w:val="20"/>
          <w:szCs w:val="20"/>
        </w:rPr>
        <w:t xml:space="preserve">an annual retirement benefit based on a formula. The MGP is paid to you to the extent it exceeds the value of your MPP. After you retire, your MGP and your MPP will be compared again each </w:t>
      </w:r>
      <w:proofErr w:type="gramStart"/>
      <w:r w:rsidRPr="0056185C">
        <w:rPr>
          <w:rFonts w:ascii="Arial" w:hAnsi="Arial" w:cs="Arial"/>
          <w:color w:val="555555"/>
          <w:sz w:val="20"/>
          <w:szCs w:val="20"/>
        </w:rPr>
        <w:t>year</w:t>
      </w:r>
      <w:proofErr w:type="gramEnd"/>
      <w:r w:rsidRPr="0056185C">
        <w:rPr>
          <w:rFonts w:ascii="Arial" w:hAnsi="Arial" w:cs="Arial"/>
          <w:color w:val="555555"/>
          <w:sz w:val="20"/>
          <w:szCs w:val="20"/>
        </w:rPr>
        <w:t xml:space="preserve"> and you will receive the greater of the two. </w:t>
      </w:r>
      <w:r w:rsidRPr="0056185C" w:rsidR="500BEDD3">
        <w:rPr>
          <w:rFonts w:ascii="Arial" w:hAnsi="Arial" w:cs="Arial"/>
          <w:color w:val="555555"/>
          <w:sz w:val="20"/>
          <w:szCs w:val="20"/>
        </w:rPr>
        <w:t>Your estimated pre-conversion pension</w:t>
      </w:r>
      <w:r w:rsidRPr="0056185C" w:rsidR="0029E0F1">
        <w:rPr>
          <w:rFonts w:ascii="Arial" w:hAnsi="Arial" w:cs="Arial"/>
          <w:color w:val="555555"/>
          <w:sz w:val="20"/>
          <w:szCs w:val="20"/>
        </w:rPr>
        <w:t xml:space="preserve"> </w:t>
      </w:r>
      <w:r w:rsidRPr="0056185C" w:rsidR="673AE441">
        <w:rPr>
          <w:rFonts w:ascii="Arial" w:hAnsi="Arial" w:cs="Arial"/>
          <w:color w:val="555555"/>
          <w:sz w:val="20"/>
          <w:szCs w:val="20"/>
        </w:rPr>
        <w:t>reflects</w:t>
      </w:r>
      <w:r w:rsidRPr="0056185C" w:rsidR="0029E0F1">
        <w:rPr>
          <w:rFonts w:ascii="Arial" w:hAnsi="Arial" w:cs="Arial"/>
          <w:color w:val="555555"/>
          <w:sz w:val="20"/>
          <w:szCs w:val="20"/>
        </w:rPr>
        <w:t xml:space="preserve"> the MPP and MGP</w:t>
      </w:r>
      <w:r w:rsidRPr="0056185C" w:rsidR="41E231F4">
        <w:rPr>
          <w:rFonts w:ascii="Arial" w:hAnsi="Arial" w:cs="Arial"/>
          <w:color w:val="555555"/>
          <w:sz w:val="20"/>
          <w:szCs w:val="20"/>
        </w:rPr>
        <w:t xml:space="preserve"> at</w:t>
      </w:r>
      <w:r w:rsidRPr="0056185C" w:rsidR="673AE441">
        <w:rPr>
          <w:rFonts w:ascii="Arial" w:hAnsi="Arial" w:cs="Arial"/>
          <w:color w:val="555555"/>
          <w:sz w:val="20"/>
          <w:szCs w:val="20"/>
        </w:rPr>
        <w:t xml:space="preserve"> your projected retirement date,</w:t>
      </w:r>
      <w:r w:rsidRPr="0056185C" w:rsidR="7499565F">
        <w:rPr>
          <w:rFonts w:ascii="Arial" w:hAnsi="Arial" w:cs="Arial"/>
          <w:color w:val="555555"/>
          <w:sz w:val="20"/>
          <w:szCs w:val="20"/>
        </w:rPr>
        <w:t xml:space="preserve"> not in subsequent years.</w:t>
      </w:r>
      <w:r w:rsidRPr="0056185C" w:rsidR="673AE441">
        <w:rPr>
          <w:rFonts w:ascii="Arial" w:hAnsi="Arial" w:cs="Arial"/>
          <w:color w:val="555555"/>
          <w:sz w:val="20"/>
          <w:szCs w:val="20"/>
        </w:rPr>
        <w:t xml:space="preserve"> </w:t>
      </w:r>
    </w:p>
    <w:p w:rsidRPr="0056185C" w:rsidR="00DE652E" w:rsidP="00A821B9" w:rsidRDefault="00DE652E" w14:paraId="1EE1D516" w14:textId="2F339B13">
      <w:pPr>
        <w:spacing w:before="0" w:after="240"/>
        <w:rPr>
          <w:rFonts w:ascii="Arial" w:hAnsi="Arial" w:cs="Arial"/>
          <w:color w:val="555555"/>
          <w:sz w:val="20"/>
          <w:szCs w:val="20"/>
          <w:highlight w:val="yellow"/>
        </w:rPr>
      </w:pPr>
      <w:r w:rsidRPr="0056185C">
        <w:rPr>
          <w:rFonts w:ascii="Arial" w:hAnsi="Arial" w:cs="Arial"/>
          <w:color w:val="555555"/>
          <w:sz w:val="20"/>
          <w:szCs w:val="20"/>
          <w:highlight w:val="yellow"/>
        </w:rPr>
        <w:t>&lt;&lt;IF AVC or SVC&gt;&gt;</w:t>
      </w:r>
      <w:r w:rsidRPr="0056185C">
        <w:rPr>
          <w:rFonts w:ascii="Arial" w:hAnsi="Arial" w:cs="Arial"/>
          <w:color w:val="555555"/>
          <w:sz w:val="20"/>
          <w:szCs w:val="20"/>
        </w:rPr>
        <w:t xml:space="preserve">The pension based on your </w:t>
      </w:r>
      <w:r w:rsidRPr="0056185C">
        <w:rPr>
          <w:rFonts w:ascii="Arial" w:hAnsi="Arial" w:cs="Arial"/>
          <w:color w:val="555555"/>
          <w:sz w:val="20"/>
          <w:szCs w:val="20"/>
          <w:highlight w:val="yellow"/>
        </w:rPr>
        <w:t>&lt;&lt;IF AVC&gt;&gt;</w:t>
      </w:r>
      <w:r w:rsidRPr="0056185C">
        <w:rPr>
          <w:rFonts w:ascii="Arial" w:hAnsi="Arial" w:cs="Arial"/>
          <w:color w:val="555555"/>
          <w:sz w:val="20"/>
          <w:szCs w:val="20"/>
        </w:rPr>
        <w:t xml:space="preserve">additional voluntary contributions </w:t>
      </w:r>
      <w:r w:rsidRPr="0056185C">
        <w:rPr>
          <w:rFonts w:ascii="Arial" w:hAnsi="Arial" w:cs="Arial"/>
          <w:color w:val="555555"/>
          <w:sz w:val="20"/>
          <w:szCs w:val="20"/>
          <w:highlight w:val="yellow"/>
        </w:rPr>
        <w:t>&lt;&lt;IF SVC&gt;&gt;</w:t>
      </w:r>
      <w:r w:rsidRPr="0056185C">
        <w:rPr>
          <w:rFonts w:ascii="Arial" w:hAnsi="Arial" w:cs="Arial"/>
          <w:color w:val="555555"/>
          <w:sz w:val="20"/>
          <w:szCs w:val="20"/>
        </w:rPr>
        <w:t xml:space="preserve">special voluntary contributions </w:t>
      </w:r>
      <w:r w:rsidRPr="0056185C">
        <w:rPr>
          <w:rFonts w:ascii="Arial" w:hAnsi="Arial" w:cs="Arial"/>
          <w:color w:val="555555"/>
          <w:sz w:val="20"/>
          <w:szCs w:val="20"/>
          <w:highlight w:val="yellow"/>
        </w:rPr>
        <w:t xml:space="preserve">&lt;&lt;end IF&gt;&gt; </w:t>
      </w:r>
      <w:r w:rsidRPr="0056185C">
        <w:rPr>
          <w:rFonts w:ascii="Arial" w:hAnsi="Arial" w:cs="Arial"/>
          <w:color w:val="555555"/>
          <w:sz w:val="20"/>
          <w:szCs w:val="20"/>
        </w:rPr>
        <w:t>will be determined based on your final contribution balance when you retire.</w:t>
      </w:r>
    </w:p>
    <w:p w:rsidRPr="0056185C" w:rsidR="000827FE" w:rsidP="00D77635" w:rsidRDefault="000827FE" w14:paraId="4E5C278F" w14:textId="77777777">
      <w:pPr>
        <w:spacing w:before="0"/>
        <w:contextualSpacing/>
        <w:rPr>
          <w:rFonts w:ascii="Arial" w:hAnsi="Arial" w:cs="Arial"/>
          <w:b/>
          <w:bCs/>
          <w:color w:val="555555"/>
          <w:sz w:val="20"/>
          <w:szCs w:val="20"/>
          <w:lang w:val="en-CA"/>
        </w:rPr>
      </w:pPr>
      <w:r w:rsidRPr="0056185C">
        <w:rPr>
          <w:rFonts w:ascii="Arial" w:hAnsi="Arial" w:cs="Arial"/>
          <w:b/>
          <w:bCs/>
          <w:color w:val="555555"/>
          <w:sz w:val="20"/>
          <w:szCs w:val="20"/>
          <w:lang w:val="en-CA"/>
        </w:rPr>
        <w:t>Taxes</w:t>
      </w:r>
    </w:p>
    <w:p w:rsidRPr="0056185C" w:rsidR="000827FE" w:rsidP="00A63009" w:rsidRDefault="000827FE" w14:paraId="359C1D90" w14:textId="605BC5C1">
      <w:pPr>
        <w:spacing w:before="0" w:after="240"/>
        <w:rPr>
          <w:rFonts w:ascii="Arial" w:hAnsi="Arial" w:cs="Arial"/>
          <w:color w:val="555555"/>
          <w:sz w:val="20"/>
          <w:szCs w:val="20"/>
          <w:lang w:val="en-CA"/>
        </w:rPr>
      </w:pPr>
      <w:r w:rsidRPr="0056185C">
        <w:rPr>
          <w:rFonts w:ascii="Arial" w:hAnsi="Arial" w:cs="Arial"/>
          <w:color w:val="555555"/>
          <w:sz w:val="20"/>
          <w:szCs w:val="20"/>
          <w:lang w:val="en-CA"/>
        </w:rPr>
        <w:t xml:space="preserve">UPP is required to deduct any applicable tax from your pension </w:t>
      </w:r>
      <w:r w:rsidRPr="0056185C" w:rsidR="549F7DD4">
        <w:rPr>
          <w:rFonts w:ascii="Arial" w:hAnsi="Arial" w:cs="Arial"/>
          <w:color w:val="555555"/>
          <w:sz w:val="20"/>
          <w:szCs w:val="20"/>
          <w:lang w:val="en-CA"/>
        </w:rPr>
        <w:t>in accordance with</w:t>
      </w:r>
      <w:r w:rsidRPr="0056185C">
        <w:rPr>
          <w:rFonts w:ascii="Arial" w:hAnsi="Arial" w:cs="Arial"/>
          <w:color w:val="555555"/>
          <w:sz w:val="20"/>
          <w:szCs w:val="20"/>
          <w:lang w:val="en-CA"/>
        </w:rPr>
        <w:t xml:space="preserve"> the</w:t>
      </w:r>
      <w:r w:rsidRPr="0056185C">
        <w:rPr>
          <w:rFonts w:ascii="Arial" w:hAnsi="Arial" w:cs="Arial"/>
          <w:i/>
          <w:iCs/>
          <w:color w:val="555555"/>
          <w:sz w:val="20"/>
          <w:szCs w:val="20"/>
          <w:lang w:val="en-CA"/>
        </w:rPr>
        <w:t xml:space="preserve"> </w:t>
      </w:r>
      <w:r w:rsidRPr="0056185C" w:rsidR="00182451">
        <w:rPr>
          <w:rFonts w:ascii="Arial" w:hAnsi="Arial" w:cs="Arial"/>
          <w:color w:val="555555"/>
          <w:sz w:val="20"/>
          <w:szCs w:val="20"/>
          <w:lang w:val="en-CA"/>
        </w:rPr>
        <w:t>ITA</w:t>
      </w:r>
      <w:r w:rsidRPr="0056185C">
        <w:rPr>
          <w:rFonts w:ascii="Arial" w:hAnsi="Arial" w:cs="Arial"/>
          <w:color w:val="555555"/>
          <w:sz w:val="20"/>
          <w:szCs w:val="20"/>
          <w:lang w:val="en-CA"/>
        </w:rPr>
        <w:t xml:space="preserve">. Your pension will be taxed based on your pension amount alone and excludes any other sources of income. </w:t>
      </w:r>
    </w:p>
    <w:p w:rsidRPr="0056185C" w:rsidR="006F3302" w:rsidP="00E12DE6" w:rsidRDefault="006A050D" w14:paraId="5897C36B" w14:textId="0431D5D8">
      <w:pPr>
        <w:spacing w:before="0" w:after="0"/>
        <w:rPr>
          <w:rFonts w:ascii="Arial" w:hAnsi="Arial" w:cs="Arial"/>
          <w:b/>
          <w:bCs/>
          <w:color w:val="12314A"/>
          <w:sz w:val="20"/>
          <w:szCs w:val="20"/>
          <w:lang w:val="en-CA"/>
        </w:rPr>
      </w:pPr>
      <w:r w:rsidRPr="0056185C">
        <w:rPr>
          <w:rFonts w:ascii="Arial" w:hAnsi="Arial" w:cs="Arial"/>
          <w:b/>
          <w:bCs/>
          <w:color w:val="12314A"/>
          <w:sz w:val="20"/>
          <w:szCs w:val="20"/>
          <w:lang w:val="en-CA"/>
        </w:rPr>
        <w:t>Calculation details</w:t>
      </w:r>
    </w:p>
    <w:p w:rsidRPr="003630B8" w:rsidR="00163333" w:rsidP="001C2A5C" w:rsidRDefault="008F1D42" w14:paraId="2CCD2ED6" w14:textId="0930EFA5">
      <w:pPr>
        <w:spacing w:before="0" w:after="240"/>
        <w:rPr>
          <w:rFonts w:ascii="Arial" w:hAnsi="Arial" w:cs="Arial"/>
          <w:color w:val="555555"/>
          <w:sz w:val="20"/>
          <w:szCs w:val="20"/>
          <w:lang w:val="en-CA"/>
        </w:rPr>
      </w:pPr>
      <w:r w:rsidRPr="003630B8">
        <w:rPr>
          <w:rFonts w:ascii="Arial" w:hAnsi="Arial" w:cs="Arial"/>
          <w:color w:val="555555"/>
          <w:sz w:val="20"/>
          <w:szCs w:val="20"/>
          <w:lang w:val="en-CA"/>
        </w:rPr>
        <w:t xml:space="preserve">The </w:t>
      </w:r>
      <w:r w:rsidRPr="003630B8" w:rsidR="319BBA94">
        <w:rPr>
          <w:rFonts w:ascii="Arial" w:hAnsi="Arial" w:cs="Arial"/>
          <w:color w:val="555555"/>
          <w:sz w:val="20"/>
          <w:szCs w:val="20"/>
          <w:lang w:val="en-CA"/>
        </w:rPr>
        <w:t>data</w:t>
      </w:r>
      <w:r w:rsidRPr="003630B8">
        <w:rPr>
          <w:rFonts w:ascii="Arial" w:hAnsi="Arial" w:cs="Arial"/>
          <w:color w:val="555555"/>
          <w:sz w:val="20"/>
          <w:szCs w:val="20"/>
          <w:lang w:val="en-CA"/>
        </w:rPr>
        <w:t xml:space="preserve"> used to </w:t>
      </w:r>
      <w:r w:rsidRPr="003630B8" w:rsidR="006757A6">
        <w:rPr>
          <w:rFonts w:ascii="Arial" w:hAnsi="Arial" w:cs="Arial"/>
          <w:color w:val="555555"/>
          <w:sz w:val="20"/>
          <w:szCs w:val="20"/>
          <w:lang w:val="en-CA"/>
        </w:rPr>
        <w:t xml:space="preserve">project your estimated pension are provided below. </w:t>
      </w:r>
      <w:r w:rsidRPr="003630B8" w:rsidR="00FA3CBC">
        <w:rPr>
          <w:rFonts w:ascii="Arial" w:hAnsi="Arial" w:cs="Arial"/>
          <w:color w:val="555555"/>
          <w:sz w:val="20"/>
          <w:szCs w:val="20"/>
          <w:lang w:val="en-CA"/>
        </w:rPr>
        <w:t xml:space="preserve">Your actual pension entitlements will be determined based on the election you make in your </w:t>
      </w:r>
      <w:r w:rsidRPr="003630B8" w:rsidR="00FA3CBC">
        <w:rPr>
          <w:rFonts w:ascii="Arial" w:hAnsi="Arial" w:cs="Arial"/>
          <w:i/>
          <w:iCs/>
          <w:color w:val="555555"/>
          <w:sz w:val="20"/>
          <w:szCs w:val="20"/>
          <w:lang w:val="en-CA"/>
        </w:rPr>
        <w:t>Pension Options Package</w:t>
      </w:r>
      <w:r w:rsidRPr="003630B8" w:rsidR="00FA3CBC">
        <w:rPr>
          <w:rFonts w:ascii="Arial" w:hAnsi="Arial" w:cs="Arial"/>
          <w:color w:val="555555"/>
          <w:sz w:val="20"/>
          <w:szCs w:val="20"/>
          <w:lang w:val="en-CA"/>
        </w:rPr>
        <w:t xml:space="preserve"> and final data, including the verified data provided by your employer.</w:t>
      </w:r>
    </w:p>
    <w:p w:rsidRPr="003630B8" w:rsidR="00D50569" w:rsidP="00D50569" w:rsidRDefault="00D50569" w14:paraId="67F522FC" w14:textId="77777777">
      <w:pPr>
        <w:spacing w:before="0" w:after="0"/>
        <w:rPr>
          <w:rFonts w:ascii="Arial" w:hAnsi="Arial" w:cs="Arial"/>
          <w:color w:val="555555"/>
          <w:sz w:val="20"/>
          <w:szCs w:val="20"/>
          <w:lang w:val="en-CA"/>
        </w:rPr>
      </w:pPr>
      <w:r w:rsidRPr="003630B8">
        <w:rPr>
          <w:rFonts w:ascii="Arial" w:hAnsi="Arial" w:cs="Arial"/>
          <w:b/>
          <w:bCs/>
          <w:color w:val="0B4A72"/>
          <w:sz w:val="20"/>
          <w:szCs w:val="20"/>
        </w:rPr>
        <w:t>Pension estimate parameters</w:t>
      </w:r>
    </w:p>
    <w:tbl>
      <w:tblPr>
        <w:tblW w:w="0" w:type="auto"/>
        <w:tblInd w:w="-2" w:type="dxa"/>
        <w:tblLook w:val="04A0" w:firstRow="1" w:lastRow="0" w:firstColumn="1" w:lastColumn="0" w:noHBand="0" w:noVBand="1"/>
        <w:tblCaption w:val="Summary of your pension estimate "/>
      </w:tblPr>
      <w:tblGrid>
        <w:gridCol w:w="6032"/>
        <w:gridCol w:w="4768"/>
      </w:tblGrid>
      <w:tr w:rsidRPr="003630B8" w:rsidR="00D50569" w:rsidTr="00213754" w14:paraId="1DD27B4A" w14:textId="77777777">
        <w:trPr>
          <w:trHeight w:val="300"/>
        </w:trPr>
        <w:tc>
          <w:tcPr>
            <w:tcW w:w="6032" w:type="dxa"/>
            <w:tcBorders>
              <w:top w:val="single" w:color="DCDCDC" w:themeColor="text1" w:themeTint="33" w:sz="4" w:space="0"/>
              <w:bottom w:val="single" w:color="D0CECE" w:sz="4" w:space="0"/>
            </w:tcBorders>
            <w:shd w:val="clear" w:color="auto" w:fill="0B4A72" w:themeFill="text2"/>
          </w:tcPr>
          <w:p w:rsidRPr="003630B8" w:rsidR="00D50569" w:rsidP="00BA5DAF" w:rsidRDefault="00D50569" w14:paraId="424C0F97" w14:textId="77777777">
            <w:pPr>
              <w:pStyle w:val="Tableheading"/>
              <w:spacing w:before="60" w:after="60" w:line="240" w:lineRule="auto"/>
              <w:rPr>
                <w:rFonts w:ascii="Arial" w:hAnsi="Arial" w:cs="Arial"/>
                <w:b w:val="0"/>
                <w:bCs w:val="0"/>
                <w:color w:val="FFFFFF" w:themeColor="background1"/>
                <w:sz w:val="20"/>
                <w:szCs w:val="20"/>
              </w:rPr>
            </w:pPr>
            <w:r w:rsidRPr="003630B8">
              <w:rPr>
                <w:rFonts w:ascii="Arial" w:hAnsi="Arial" w:cs="Arial"/>
                <w:color w:val="FFFFFF" w:themeColor="background1"/>
                <w:sz w:val="20"/>
                <w:szCs w:val="20"/>
              </w:rPr>
              <w:t>Estimated Plan termination date</w:t>
            </w:r>
          </w:p>
        </w:tc>
        <w:tc>
          <w:tcPr>
            <w:tcW w:w="4768" w:type="dxa"/>
            <w:tcBorders>
              <w:top w:val="single" w:color="DCDCDC" w:themeColor="text1" w:themeTint="33" w:sz="4" w:space="0"/>
              <w:bottom w:val="single" w:color="D0CECE" w:sz="4" w:space="0"/>
            </w:tcBorders>
            <w:shd w:val="clear" w:color="auto" w:fill="auto"/>
          </w:tcPr>
          <w:p w:rsidRPr="003630B8" w:rsidR="00D50569" w:rsidP="00BA5DAF" w:rsidRDefault="00D50569" w14:paraId="7AFED8DC"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cyan"/>
                <w:lang w:val="en-CA"/>
              </w:rPr>
              <w:t>Date input from LOB or MSS</w:t>
            </w:r>
            <w:r w:rsidRPr="003630B8" w:rsidDel="00392008">
              <w:rPr>
                <w:rFonts w:ascii="Arial" w:hAnsi="Arial" w:cs="Arial"/>
                <w:color w:val="555555"/>
                <w:sz w:val="20"/>
                <w:szCs w:val="20"/>
                <w:highlight w:val="cyan"/>
                <w:lang w:val="en-CA"/>
              </w:rPr>
              <w:t xml:space="preserve"> </w:t>
            </w:r>
          </w:p>
        </w:tc>
      </w:tr>
      <w:tr w:rsidRPr="003630B8" w:rsidR="00D50569" w:rsidTr="00213754" w14:paraId="28AD1A70" w14:textId="77777777">
        <w:trPr>
          <w:trHeight w:val="300"/>
        </w:trPr>
        <w:tc>
          <w:tcPr>
            <w:tcW w:w="6032" w:type="dxa"/>
            <w:tcBorders>
              <w:top w:val="single" w:color="D0CECE" w:sz="4" w:space="0"/>
              <w:bottom w:val="single" w:color="D0CECE" w:sz="4" w:space="0"/>
            </w:tcBorders>
            <w:shd w:val="clear" w:color="auto" w:fill="0B4A72" w:themeFill="text2"/>
          </w:tcPr>
          <w:p w:rsidRPr="003630B8" w:rsidR="00D50569" w:rsidP="00BA5DAF" w:rsidRDefault="00D50569" w14:paraId="2ED09A07" w14:textId="77777777">
            <w:pPr>
              <w:pStyle w:val="Tableheading"/>
              <w:spacing w:before="60" w:after="60" w:line="240" w:lineRule="auto"/>
              <w:rPr>
                <w:rFonts w:ascii="Arial" w:hAnsi="Arial" w:cs="Arial"/>
                <w:color w:val="FFFFFF" w:themeColor="background1"/>
                <w:sz w:val="20"/>
                <w:szCs w:val="20"/>
              </w:rPr>
            </w:pPr>
            <w:r w:rsidRPr="003630B8">
              <w:rPr>
                <w:rFonts w:ascii="Arial" w:hAnsi="Arial" w:cs="Arial"/>
                <w:color w:val="FFFFFF" w:themeColor="background1"/>
                <w:sz w:val="20"/>
                <w:szCs w:val="20"/>
              </w:rPr>
              <w:t>Pension start date</w:t>
            </w:r>
          </w:p>
        </w:tc>
        <w:tc>
          <w:tcPr>
            <w:tcW w:w="4768" w:type="dxa"/>
            <w:tcBorders>
              <w:top w:val="single" w:color="D0CECE" w:sz="4" w:space="0"/>
              <w:bottom w:val="single" w:color="D0CECE" w:sz="4" w:space="0"/>
            </w:tcBorders>
            <w:shd w:val="clear" w:color="auto" w:fill="auto"/>
          </w:tcPr>
          <w:p w:rsidRPr="003630B8" w:rsidR="00D50569" w:rsidP="00BA5DAF" w:rsidRDefault="00D50569" w14:paraId="13B1D7B6"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cyan"/>
                <w:lang w:val="en-CA"/>
              </w:rPr>
              <w:t>Date input from LOB or MSS</w:t>
            </w:r>
          </w:p>
        </w:tc>
      </w:tr>
      <w:tr w:rsidRPr="003630B8" w:rsidR="00D50569" w:rsidTr="00213754" w14:paraId="742DD262" w14:textId="77777777">
        <w:tc>
          <w:tcPr>
            <w:tcW w:w="6032" w:type="dxa"/>
            <w:tcBorders>
              <w:top w:val="single" w:color="D0CECE" w:sz="4" w:space="0"/>
              <w:bottom w:val="single" w:color="D0CECE" w:sz="4" w:space="0"/>
            </w:tcBorders>
            <w:shd w:val="clear" w:color="auto" w:fill="0B4A72" w:themeFill="text2"/>
            <w:vAlign w:val="center"/>
          </w:tcPr>
          <w:p w:rsidRPr="003630B8" w:rsidR="00D50569" w:rsidP="00BA5DAF" w:rsidRDefault="00D50569" w14:paraId="13DC12CE" w14:textId="77777777">
            <w:pPr>
              <w:pStyle w:val="Tableheading"/>
              <w:spacing w:before="60" w:after="60" w:line="240" w:lineRule="auto"/>
              <w:rPr>
                <w:rFonts w:ascii="Arial" w:hAnsi="Arial" w:cs="Arial"/>
                <w:color w:val="0B4A72" w:themeColor="text2"/>
                <w:sz w:val="20"/>
                <w:szCs w:val="20"/>
                <w:highlight w:val="yellow"/>
              </w:rPr>
            </w:pPr>
            <w:r w:rsidRPr="003630B8">
              <w:rPr>
                <w:rFonts w:ascii="Arial" w:hAnsi="Arial" w:cs="Arial"/>
                <w:b w:val="0"/>
                <w:bCs w:val="0"/>
                <w:color w:val="555555"/>
                <w:sz w:val="20"/>
                <w:szCs w:val="20"/>
                <w:highlight w:val="yellow"/>
              </w:rPr>
              <w:t>&lt;&lt;If member is currently Active&gt;&gt;</w:t>
            </w:r>
            <w:r w:rsidRPr="003630B8">
              <w:rPr>
                <w:rFonts w:ascii="Arial" w:hAnsi="Arial" w:cs="Arial"/>
                <w:color w:val="FFFFFF" w:themeColor="background1"/>
                <w:sz w:val="20"/>
                <w:szCs w:val="20"/>
              </w:rPr>
              <w:t>Full-time equivalent percentage (%)</w:t>
            </w:r>
          </w:p>
        </w:tc>
        <w:tc>
          <w:tcPr>
            <w:tcW w:w="4768" w:type="dxa"/>
            <w:tcBorders>
              <w:top w:val="single" w:color="D0CECE" w:sz="4" w:space="0"/>
              <w:bottom w:val="single" w:color="D0CECE" w:sz="4" w:space="0"/>
            </w:tcBorders>
            <w:shd w:val="clear" w:color="auto" w:fill="auto"/>
            <w:vAlign w:val="center"/>
          </w:tcPr>
          <w:p w:rsidRPr="003630B8" w:rsidR="00D50569" w:rsidP="00BA5DAF" w:rsidRDefault="00D50569" w14:paraId="7CCA33B0" w14:textId="77777777">
            <w:pPr>
              <w:spacing w:before="60" w:after="60"/>
              <w:rPr>
                <w:rFonts w:ascii="Arial" w:hAnsi="Arial" w:cs="Arial"/>
                <w:color w:val="555555"/>
                <w:sz w:val="20"/>
                <w:szCs w:val="20"/>
                <w:highlight w:val="yellow"/>
                <w:lang w:val="en-CA"/>
              </w:rPr>
            </w:pPr>
            <w:r w:rsidRPr="003630B8">
              <w:rPr>
                <w:rFonts w:ascii="Arial" w:hAnsi="Arial" w:cs="Arial"/>
                <w:color w:val="555555"/>
                <w:sz w:val="20"/>
                <w:szCs w:val="20"/>
                <w:highlight w:val="cyan"/>
                <w:lang w:val="en-CA"/>
              </w:rPr>
              <w:t>% Percentage input from LOB or MSS</w:t>
            </w:r>
          </w:p>
        </w:tc>
      </w:tr>
      <w:tr w:rsidRPr="003630B8" w:rsidR="00D50569" w:rsidTr="00213754" w14:paraId="754FCAC9" w14:textId="77777777">
        <w:tc>
          <w:tcPr>
            <w:tcW w:w="6032" w:type="dxa"/>
            <w:tcBorders>
              <w:top w:val="single" w:color="D0CECE" w:sz="4" w:space="0"/>
              <w:bottom w:val="single" w:color="D0CECE" w:sz="4" w:space="0"/>
            </w:tcBorders>
            <w:shd w:val="clear" w:color="auto" w:fill="0B4A72" w:themeFill="text2"/>
            <w:vAlign w:val="center"/>
          </w:tcPr>
          <w:p w:rsidRPr="003630B8" w:rsidR="00D50569" w:rsidP="00BA5DAF" w:rsidRDefault="00D50569" w14:paraId="1CECE5BA" w14:textId="77777777">
            <w:pPr>
              <w:pStyle w:val="Tableheading"/>
              <w:spacing w:before="60" w:after="60" w:line="240" w:lineRule="auto"/>
              <w:rPr>
                <w:rFonts w:ascii="Arial" w:hAnsi="Arial" w:cs="Arial"/>
                <w:color w:val="0B4A72" w:themeColor="text2"/>
                <w:sz w:val="20"/>
                <w:szCs w:val="20"/>
                <w:highlight w:val="yellow"/>
              </w:rPr>
            </w:pPr>
            <w:r w:rsidRPr="003630B8">
              <w:rPr>
                <w:rFonts w:ascii="Arial" w:hAnsi="Arial" w:cs="Arial"/>
                <w:b w:val="0"/>
                <w:bCs w:val="0"/>
                <w:color w:val="555555"/>
                <w:sz w:val="20"/>
                <w:szCs w:val="20"/>
                <w:highlight w:val="yellow"/>
              </w:rPr>
              <w:t>&lt;&lt;If member is currently Active&gt;&gt;</w:t>
            </w:r>
            <w:r w:rsidRPr="003630B8">
              <w:rPr>
                <w:rFonts w:ascii="Arial" w:hAnsi="Arial" w:cs="Arial"/>
                <w:color w:val="FFFFFF" w:themeColor="background1"/>
                <w:sz w:val="20"/>
                <w:szCs w:val="20"/>
              </w:rPr>
              <w:t xml:space="preserve">Salary growth percentage (%) </w:t>
            </w:r>
          </w:p>
        </w:tc>
        <w:tc>
          <w:tcPr>
            <w:tcW w:w="4768" w:type="dxa"/>
            <w:tcBorders>
              <w:top w:val="single" w:color="D0CECE" w:sz="4" w:space="0"/>
              <w:bottom w:val="single" w:color="D0CECE" w:sz="4" w:space="0"/>
            </w:tcBorders>
            <w:shd w:val="clear" w:color="auto" w:fill="auto"/>
            <w:vAlign w:val="center"/>
          </w:tcPr>
          <w:p w:rsidRPr="003630B8" w:rsidR="00D50569" w:rsidP="00BA5DAF" w:rsidRDefault="00D50569" w14:paraId="4735C83E" w14:textId="77777777">
            <w:pPr>
              <w:spacing w:before="60" w:after="60"/>
              <w:rPr>
                <w:rFonts w:ascii="Arial" w:hAnsi="Arial" w:cs="Arial"/>
                <w:color w:val="555555"/>
                <w:sz w:val="20"/>
                <w:szCs w:val="20"/>
                <w:highlight w:val="yellow"/>
                <w:lang w:val="en-CA"/>
              </w:rPr>
            </w:pPr>
            <w:r w:rsidRPr="003630B8">
              <w:rPr>
                <w:rFonts w:ascii="Arial" w:hAnsi="Arial" w:cs="Arial"/>
                <w:color w:val="555555"/>
                <w:sz w:val="20"/>
                <w:szCs w:val="20"/>
                <w:highlight w:val="cyan"/>
                <w:lang w:val="en-CA"/>
              </w:rPr>
              <w:t>% Percentage input from LOB or MSS</w:t>
            </w:r>
          </w:p>
        </w:tc>
      </w:tr>
      <w:tr w:rsidRPr="003630B8" w:rsidR="00D50569" w:rsidTr="00213754" w14:paraId="7FCC2D07" w14:textId="77777777">
        <w:tc>
          <w:tcPr>
            <w:tcW w:w="6032" w:type="dxa"/>
            <w:tcBorders>
              <w:top w:val="single" w:color="D0CECE" w:sz="4" w:space="0"/>
              <w:bottom w:val="single" w:color="D0CECE" w:sz="4" w:space="0"/>
            </w:tcBorders>
            <w:shd w:val="clear" w:color="auto" w:fill="0B4A72" w:themeFill="text2"/>
            <w:vAlign w:val="center"/>
          </w:tcPr>
          <w:p w:rsidRPr="003630B8" w:rsidR="00D50569" w:rsidP="00BA5DAF" w:rsidRDefault="00D50569" w14:paraId="1123802D" w14:textId="77777777">
            <w:pPr>
              <w:pStyle w:val="Tableheading"/>
              <w:spacing w:before="60" w:after="60" w:line="240" w:lineRule="auto"/>
              <w:rPr>
                <w:rFonts w:ascii="Arial" w:hAnsi="Arial" w:cs="Arial"/>
                <w:b w:val="0"/>
                <w:bCs w:val="0"/>
                <w:color w:val="555555"/>
                <w:sz w:val="20"/>
                <w:szCs w:val="20"/>
                <w:highlight w:val="yellow"/>
              </w:rPr>
            </w:pPr>
            <w:r w:rsidRPr="003630B8">
              <w:rPr>
                <w:rFonts w:ascii="Arial" w:hAnsi="Arial" w:cs="Arial"/>
                <w:color w:val="FFFFFF" w:themeColor="background1"/>
                <w:sz w:val="20"/>
                <w:szCs w:val="20"/>
              </w:rPr>
              <w:t>Projected rate of return</w:t>
            </w:r>
          </w:p>
        </w:tc>
        <w:tc>
          <w:tcPr>
            <w:tcW w:w="4768" w:type="dxa"/>
            <w:tcBorders>
              <w:top w:val="single" w:color="D0CECE" w:sz="4" w:space="0"/>
              <w:bottom w:val="single" w:color="D0CECE" w:sz="4" w:space="0"/>
            </w:tcBorders>
            <w:shd w:val="clear" w:color="auto" w:fill="auto"/>
            <w:vAlign w:val="center"/>
          </w:tcPr>
          <w:p w:rsidRPr="003630B8" w:rsidR="00D50569" w:rsidP="00BA5DAF" w:rsidRDefault="00D50569" w14:paraId="19F8FB44"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cyan"/>
                <w:lang w:val="en-CA"/>
              </w:rPr>
              <w:t>% Percentage input from LOB or MSS</w:t>
            </w:r>
          </w:p>
        </w:tc>
      </w:tr>
    </w:tbl>
    <w:p w:rsidRPr="003630B8" w:rsidR="00D50569" w:rsidP="00D50569" w:rsidRDefault="00D50569" w14:paraId="5E516CB2" w14:textId="4D9D7663">
      <w:pPr>
        <w:spacing w:before="240" w:after="0"/>
        <w:rPr>
          <w:rFonts w:ascii="Arial" w:hAnsi="Arial" w:cs="Arial"/>
          <w:color w:val="555555"/>
          <w:sz w:val="20"/>
          <w:szCs w:val="20"/>
          <w:lang w:val="en-CA"/>
        </w:rPr>
      </w:pPr>
      <w:r w:rsidRPr="003630B8">
        <w:rPr>
          <w:rFonts w:ascii="Arial" w:hAnsi="Arial" w:cs="Arial"/>
          <w:b/>
          <w:bCs/>
          <w:color w:val="0B4A72"/>
          <w:sz w:val="20"/>
          <w:szCs w:val="20"/>
        </w:rPr>
        <w:t>Estimated gross monthly pension (normal form)*</w:t>
      </w:r>
    </w:p>
    <w:tbl>
      <w:tblPr>
        <w:tblW w:w="0" w:type="auto"/>
        <w:tblInd w:w="-2" w:type="dxa"/>
        <w:tblLook w:val="04A0" w:firstRow="1" w:lastRow="0" w:firstColumn="1" w:lastColumn="0" w:noHBand="0" w:noVBand="1"/>
        <w:tblCaption w:val="Summary of your pension estimate "/>
      </w:tblPr>
      <w:tblGrid>
        <w:gridCol w:w="6032"/>
        <w:gridCol w:w="4743"/>
        <w:gridCol w:w="25"/>
      </w:tblGrid>
      <w:tr w:rsidRPr="003630B8" w:rsidR="005079D3" w:rsidTr="00213754" w14:paraId="781161ED" w14:textId="77777777">
        <w:tc>
          <w:tcPr>
            <w:tcW w:w="6032" w:type="dxa"/>
            <w:tcBorders>
              <w:top w:val="single" w:color="D0CECE" w:sz="4" w:space="0"/>
              <w:bottom w:val="single" w:color="D0CECE" w:sz="4" w:space="0"/>
            </w:tcBorders>
            <w:shd w:val="clear" w:color="auto" w:fill="0B4A72" w:themeFill="text2"/>
          </w:tcPr>
          <w:p w:rsidRPr="003630B8" w:rsidR="005079D3" w:rsidP="00BA5DAF" w:rsidRDefault="005079D3" w14:paraId="2F9FBD67" w14:textId="77777777">
            <w:pPr>
              <w:pStyle w:val="Tableheading"/>
              <w:spacing w:before="60" w:after="60" w:line="240" w:lineRule="auto"/>
              <w:rPr>
                <w:rFonts w:ascii="Arial" w:hAnsi="Arial" w:cs="Arial"/>
                <w:b w:val="0"/>
                <w:bCs w:val="0"/>
                <w:color w:val="555555"/>
                <w:sz w:val="20"/>
                <w:szCs w:val="20"/>
                <w:highlight w:val="yellow"/>
              </w:rPr>
            </w:pPr>
            <w:r w:rsidRPr="003630B8">
              <w:rPr>
                <w:rFonts w:ascii="Arial" w:hAnsi="Arial" w:cs="Arial"/>
                <w:b w:val="0"/>
                <w:bCs w:val="0"/>
                <w:color w:val="0B4A72" w:themeColor="text2"/>
                <w:sz w:val="20"/>
                <w:szCs w:val="20"/>
                <w:highlight w:val="yellow"/>
              </w:rPr>
              <w:t>&lt;&lt;IF UPP&gt;&gt;</w:t>
            </w:r>
            <w:r w:rsidRPr="003630B8">
              <w:rPr>
                <w:rFonts w:ascii="Arial" w:hAnsi="Arial" w:cs="Arial"/>
                <w:color w:val="FFFFFF" w:themeColor="background1"/>
                <w:sz w:val="20"/>
                <w:szCs w:val="20"/>
              </w:rPr>
              <w:t xml:space="preserve">UPP pension </w:t>
            </w:r>
          </w:p>
        </w:tc>
        <w:tc>
          <w:tcPr>
            <w:tcW w:w="4768" w:type="dxa"/>
            <w:gridSpan w:val="2"/>
            <w:tcBorders>
              <w:top w:val="single" w:color="D0CECE" w:sz="4" w:space="0"/>
              <w:bottom w:val="single" w:color="D0CECE" w:sz="4" w:space="0"/>
            </w:tcBorders>
            <w:shd w:val="clear" w:color="auto" w:fill="auto"/>
            <w:vAlign w:val="center"/>
          </w:tcPr>
          <w:p w:rsidRPr="003630B8" w:rsidR="005079D3" w:rsidP="00BA5DAF" w:rsidRDefault="005079D3" w14:paraId="1E31F2C9" w14:textId="77777777">
            <w:pPr>
              <w:spacing w:before="60" w:after="60"/>
              <w:rPr>
                <w:rFonts w:ascii="Arial" w:hAnsi="Arial" w:cs="Arial"/>
                <w:color w:val="555555"/>
                <w:sz w:val="20"/>
                <w:szCs w:val="20"/>
                <w:lang w:val="en-CA"/>
              </w:rPr>
            </w:pPr>
            <w:r w:rsidRPr="003630B8">
              <w:rPr>
                <w:rFonts w:ascii="Arial" w:hAnsi="Arial" w:cs="Arial"/>
                <w:color w:val="555555"/>
                <w:sz w:val="20"/>
                <w:szCs w:val="20"/>
                <w:highlight w:val="yellow"/>
                <w:lang w:val="en-CA"/>
              </w:rPr>
              <w:t>&lt;&lt;IF married&gt;&gt;</w:t>
            </w:r>
            <w:r w:rsidRPr="003630B8">
              <w:rPr>
                <w:rFonts w:ascii="Arial" w:hAnsi="Arial" w:cs="Arial"/>
                <w:color w:val="555555"/>
                <w:sz w:val="20"/>
                <w:szCs w:val="20"/>
                <w:lang w:val="en-CA"/>
              </w:rPr>
              <w:t>$</w:t>
            </w:r>
            <w:r w:rsidRPr="003630B8">
              <w:rPr>
                <w:rFonts w:ascii="Arial" w:hAnsi="Arial" w:cs="Arial"/>
                <w:color w:val="555555"/>
                <w:sz w:val="20"/>
                <w:szCs w:val="20"/>
                <w:highlight w:val="cyan"/>
                <w:lang w:val="en-CA"/>
              </w:rPr>
              <w:t>[UPPJS50%]</w:t>
            </w:r>
            <w:r w:rsidRPr="003630B8">
              <w:rPr>
                <w:rFonts w:ascii="Arial" w:hAnsi="Arial" w:cs="Arial"/>
                <w:color w:val="555555"/>
                <w:sz w:val="20"/>
                <w:szCs w:val="20"/>
                <w:lang w:val="en-CA"/>
              </w:rPr>
              <w:t xml:space="preserve"> </w:t>
            </w:r>
          </w:p>
          <w:p w:rsidRPr="003630B8" w:rsidR="005079D3" w:rsidP="00BA5DAF" w:rsidRDefault="005079D3" w14:paraId="7D3BBEBD"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yellow"/>
                <w:lang w:val="en-CA"/>
              </w:rPr>
              <w:t>&lt;&lt;IF single&gt;&gt;</w:t>
            </w:r>
            <w:r w:rsidRPr="003630B8">
              <w:rPr>
                <w:rFonts w:ascii="Arial" w:hAnsi="Arial" w:cs="Arial"/>
                <w:color w:val="555555"/>
                <w:sz w:val="20"/>
                <w:szCs w:val="20"/>
                <w:lang w:val="en-CA"/>
              </w:rPr>
              <w:t>$</w:t>
            </w:r>
            <w:r w:rsidRPr="003630B8">
              <w:rPr>
                <w:rFonts w:ascii="Arial" w:hAnsi="Arial" w:cs="Arial"/>
                <w:color w:val="555555"/>
                <w:sz w:val="20"/>
                <w:szCs w:val="20"/>
                <w:highlight w:val="cyan"/>
                <w:lang w:val="en-CA"/>
              </w:rPr>
              <w:t>[UPPLG10]</w:t>
            </w:r>
          </w:p>
        </w:tc>
      </w:tr>
      <w:tr w:rsidRPr="003630B8" w:rsidR="005079D3" w:rsidTr="00213754" w14:paraId="73AAFBA9" w14:textId="77777777">
        <w:tc>
          <w:tcPr>
            <w:tcW w:w="6032" w:type="dxa"/>
            <w:tcBorders>
              <w:top w:val="single" w:color="D0CECE" w:sz="4" w:space="0"/>
              <w:bottom w:val="single" w:color="D0CECE" w:sz="4" w:space="0"/>
            </w:tcBorders>
            <w:shd w:val="clear" w:color="auto" w:fill="0B4A72"/>
          </w:tcPr>
          <w:p w:rsidRPr="003630B8" w:rsidR="005079D3" w:rsidP="00BA5DAF" w:rsidRDefault="005079D3" w14:paraId="4DE6B84F" w14:textId="77777777">
            <w:pPr>
              <w:pStyle w:val="Tableheading"/>
              <w:spacing w:before="60" w:after="60" w:line="240" w:lineRule="auto"/>
              <w:rPr>
                <w:rFonts w:ascii="Arial" w:hAnsi="Arial" w:cs="Arial"/>
                <w:b w:val="0"/>
                <w:bCs w:val="0"/>
                <w:color w:val="555555"/>
                <w:sz w:val="20"/>
                <w:szCs w:val="20"/>
                <w:highlight w:val="yellow"/>
              </w:rPr>
            </w:pPr>
            <w:r w:rsidRPr="003630B8">
              <w:rPr>
                <w:rFonts w:ascii="Arial" w:hAnsi="Arial" w:cs="Arial"/>
                <w:color w:val="FFFFFF" w:themeColor="background1"/>
                <w:sz w:val="20"/>
                <w:szCs w:val="20"/>
              </w:rPr>
              <w:t xml:space="preserve">Pre-conversion pension* </w:t>
            </w:r>
          </w:p>
        </w:tc>
        <w:tc>
          <w:tcPr>
            <w:tcW w:w="4768" w:type="dxa"/>
            <w:gridSpan w:val="2"/>
            <w:tcBorders>
              <w:top w:val="single" w:color="D0CECE" w:sz="4" w:space="0"/>
              <w:bottom w:val="single" w:color="D0CECE" w:sz="4" w:space="0"/>
            </w:tcBorders>
            <w:shd w:val="clear" w:color="auto" w:fill="auto"/>
            <w:vAlign w:val="center"/>
          </w:tcPr>
          <w:p w:rsidRPr="003630B8" w:rsidR="005079D3" w:rsidP="00BA5DAF" w:rsidRDefault="005079D3" w14:paraId="2739883E" w14:textId="77777777">
            <w:pPr>
              <w:spacing w:before="60" w:after="60"/>
              <w:rPr>
                <w:rFonts w:ascii="Arial" w:hAnsi="Arial" w:cs="Arial"/>
                <w:color w:val="555555"/>
                <w:sz w:val="20"/>
                <w:szCs w:val="20"/>
                <w:lang w:val="en-CA"/>
              </w:rPr>
            </w:pPr>
            <w:r w:rsidRPr="003630B8">
              <w:rPr>
                <w:rFonts w:ascii="Arial" w:hAnsi="Arial" w:cs="Arial"/>
                <w:color w:val="555555"/>
                <w:sz w:val="20"/>
                <w:szCs w:val="20"/>
                <w:highlight w:val="yellow"/>
                <w:lang w:val="en-CA"/>
              </w:rPr>
              <w:t>&lt;&lt;IF married&gt;&gt;</w:t>
            </w:r>
            <w:r w:rsidRPr="003630B8">
              <w:rPr>
                <w:rFonts w:ascii="Arial" w:hAnsi="Arial" w:cs="Arial"/>
                <w:color w:val="555555"/>
                <w:sz w:val="20"/>
                <w:szCs w:val="20"/>
                <w:lang w:val="en-CA"/>
              </w:rPr>
              <w:t>$</w:t>
            </w:r>
            <w:r w:rsidRPr="003630B8">
              <w:rPr>
                <w:rFonts w:ascii="Arial" w:hAnsi="Arial" w:cs="Arial"/>
                <w:color w:val="555555"/>
                <w:sz w:val="20"/>
                <w:szCs w:val="20"/>
                <w:highlight w:val="cyan"/>
                <w:lang w:val="en-CA"/>
              </w:rPr>
              <w:t>[WLUJS60%]</w:t>
            </w:r>
            <w:r w:rsidRPr="003630B8">
              <w:rPr>
                <w:rFonts w:ascii="Arial" w:hAnsi="Arial" w:cs="Arial"/>
                <w:color w:val="555555"/>
                <w:sz w:val="20"/>
                <w:szCs w:val="20"/>
                <w:lang w:val="en-CA"/>
              </w:rPr>
              <w:t xml:space="preserve"> </w:t>
            </w:r>
          </w:p>
          <w:p w:rsidRPr="003630B8" w:rsidR="005079D3" w:rsidP="00BA5DAF" w:rsidRDefault="005079D3" w14:paraId="652C6852"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yellow"/>
                <w:lang w:val="en-CA"/>
              </w:rPr>
              <w:t>&lt;&lt;IF single&gt;&gt;</w:t>
            </w:r>
            <w:r w:rsidRPr="003630B8">
              <w:rPr>
                <w:rFonts w:ascii="Arial" w:hAnsi="Arial" w:cs="Arial"/>
                <w:color w:val="555555"/>
                <w:sz w:val="20"/>
                <w:szCs w:val="20"/>
                <w:lang w:val="en-CA"/>
              </w:rPr>
              <w:t>$</w:t>
            </w:r>
            <w:r w:rsidRPr="003630B8">
              <w:rPr>
                <w:rFonts w:ascii="Arial" w:hAnsi="Arial" w:cs="Arial"/>
                <w:color w:val="555555"/>
                <w:sz w:val="20"/>
                <w:szCs w:val="20"/>
                <w:highlight w:val="cyan"/>
                <w:lang w:val="en-CA"/>
              </w:rPr>
              <w:t>[</w:t>
            </w:r>
            <w:r w:rsidRPr="003630B8">
              <w:rPr>
                <w:rFonts w:ascii="Arial" w:hAnsi="Arial" w:cs="Arial"/>
                <w:color w:val="555555"/>
                <w:sz w:val="20"/>
                <w:szCs w:val="20"/>
                <w:highlight w:val="cyan"/>
                <w:shd w:val="clear" w:color="auto" w:fill="FFFFFF"/>
              </w:rPr>
              <w:t>WLULG5</w:t>
            </w:r>
            <w:r w:rsidRPr="003630B8">
              <w:rPr>
                <w:rFonts w:ascii="Arial" w:hAnsi="Arial" w:cs="Arial"/>
                <w:color w:val="555555"/>
                <w:sz w:val="20"/>
                <w:szCs w:val="20"/>
                <w:highlight w:val="cyan"/>
                <w:lang w:val="en-CA"/>
              </w:rPr>
              <w:t>]</w:t>
            </w:r>
          </w:p>
        </w:tc>
      </w:tr>
      <w:tr w:rsidRPr="003630B8" w:rsidR="005079D3" w:rsidTr="00213754" w14:paraId="2417A924" w14:textId="77777777">
        <w:tc>
          <w:tcPr>
            <w:tcW w:w="6032" w:type="dxa"/>
            <w:tcBorders>
              <w:top w:val="single" w:color="D0CECE" w:sz="4" w:space="0"/>
              <w:bottom w:val="single" w:color="D0CECE" w:sz="4" w:space="0"/>
            </w:tcBorders>
            <w:shd w:val="clear" w:color="auto" w:fill="0B4A72" w:themeFill="text2"/>
          </w:tcPr>
          <w:p w:rsidRPr="003630B8" w:rsidR="005079D3" w:rsidP="00BA5DAF" w:rsidRDefault="005079D3" w14:paraId="0185757D" w14:textId="77777777">
            <w:pPr>
              <w:pStyle w:val="Tableheading"/>
              <w:spacing w:before="60" w:after="60" w:line="240" w:lineRule="auto"/>
              <w:rPr>
                <w:rFonts w:ascii="Arial" w:hAnsi="Arial" w:cs="Arial"/>
                <w:b w:val="0"/>
                <w:bCs w:val="0"/>
                <w:color w:val="555555"/>
                <w:sz w:val="20"/>
                <w:szCs w:val="20"/>
                <w:highlight w:val="yellow"/>
              </w:rPr>
            </w:pPr>
            <w:r w:rsidRPr="003630B8">
              <w:rPr>
                <w:rFonts w:ascii="Arial" w:hAnsi="Arial" w:cs="Arial"/>
                <w:b w:val="0"/>
                <w:bCs w:val="0"/>
                <w:color w:val="0B4A72" w:themeColor="text2"/>
                <w:sz w:val="20"/>
                <w:szCs w:val="20"/>
                <w:highlight w:val="yellow"/>
              </w:rPr>
              <w:t>&lt;&lt;IF UPP&gt;&gt;</w:t>
            </w:r>
            <w:r w:rsidRPr="003630B8">
              <w:rPr>
                <w:rFonts w:ascii="Arial" w:hAnsi="Arial" w:cs="Arial"/>
                <w:color w:val="FFFFFF" w:themeColor="background1"/>
                <w:sz w:val="20"/>
                <w:szCs w:val="20"/>
              </w:rPr>
              <w:t>Total gross monthly pension</w:t>
            </w:r>
          </w:p>
        </w:tc>
        <w:tc>
          <w:tcPr>
            <w:tcW w:w="4768" w:type="dxa"/>
            <w:gridSpan w:val="2"/>
            <w:tcBorders>
              <w:top w:val="single" w:color="D0CECE" w:sz="4" w:space="0"/>
              <w:bottom w:val="single" w:color="D0CECE" w:sz="4" w:space="0"/>
            </w:tcBorders>
            <w:shd w:val="clear" w:color="auto" w:fill="auto"/>
            <w:vAlign w:val="center"/>
          </w:tcPr>
          <w:p w:rsidRPr="003630B8" w:rsidR="005079D3" w:rsidP="00BA5DAF" w:rsidRDefault="005079D3" w14:paraId="77F8EFE2"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lang w:val="en-CA"/>
              </w:rPr>
              <w:t>$</w:t>
            </w:r>
            <w:r w:rsidRPr="003630B8">
              <w:rPr>
                <w:rFonts w:ascii="Arial" w:hAnsi="Arial" w:cs="Arial"/>
                <w:color w:val="555555"/>
                <w:sz w:val="20"/>
                <w:szCs w:val="20"/>
                <w:highlight w:val="cyan"/>
                <w:lang w:val="en-CA"/>
              </w:rPr>
              <w:t>[TotalNFPensEventDate]</w:t>
            </w:r>
          </w:p>
        </w:tc>
      </w:tr>
      <w:tr w:rsidRPr="003630B8" w:rsidR="009B3C45" w:rsidTr="00F938CB" w14:paraId="359F734D" w14:textId="77777777">
        <w:trPr>
          <w:gridAfter w:val="1"/>
          <w:wAfter w:w="25" w:type="dxa"/>
        </w:trPr>
        <w:tc>
          <w:tcPr>
            <w:tcW w:w="10775" w:type="dxa"/>
            <w:gridSpan w:val="2"/>
            <w:tcBorders>
              <w:top w:val="single" w:color="D0CECE" w:sz="4" w:space="0"/>
            </w:tcBorders>
            <w:shd w:val="clear" w:color="auto" w:fill="auto"/>
          </w:tcPr>
          <w:p w:rsidRPr="003630B8" w:rsidR="009B3C45" w:rsidP="00224E25" w:rsidRDefault="009B3C45" w14:paraId="50AA7035" w14:textId="4B1D1FA0">
            <w:pPr>
              <w:spacing w:before="0"/>
              <w:rPr>
                <w:rFonts w:ascii="Arial" w:hAnsi="Arial" w:cs="Arial"/>
                <w:color w:val="555555"/>
                <w:sz w:val="20"/>
                <w:szCs w:val="20"/>
                <w:lang w:val="en-CA"/>
              </w:rPr>
            </w:pPr>
            <w:r w:rsidRPr="003630B8">
              <w:rPr>
                <w:rFonts w:ascii="Arial" w:hAnsi="Arial" w:cs="Arial"/>
                <w:color w:val="555555"/>
                <w:sz w:val="20"/>
                <w:szCs w:val="20"/>
                <w:lang w:val="en-CA"/>
              </w:rPr>
              <w:t xml:space="preserve">*The </w:t>
            </w:r>
            <w:r w:rsidRPr="003630B8">
              <w:rPr>
                <w:rFonts w:ascii="Arial" w:hAnsi="Arial" w:cs="Arial"/>
                <w:b/>
                <w:bCs/>
                <w:color w:val="555555"/>
                <w:sz w:val="20"/>
                <w:szCs w:val="20"/>
                <w:lang w:val="en-CA"/>
              </w:rPr>
              <w:t xml:space="preserve">Key terms and important information </w:t>
            </w:r>
            <w:r w:rsidRPr="003630B8">
              <w:rPr>
                <w:rFonts w:ascii="Arial" w:hAnsi="Arial" w:cs="Arial"/>
                <w:color w:val="555555"/>
                <w:sz w:val="20"/>
                <w:szCs w:val="20"/>
                <w:lang w:val="en-CA"/>
              </w:rPr>
              <w:t>section provides additional information about the normal form of your pension, and your pre-conversion pension. A breakdown of your pre-conversion pension is summarized below.</w:t>
            </w:r>
          </w:p>
        </w:tc>
      </w:tr>
    </w:tbl>
    <w:tbl>
      <w:tblPr>
        <w:tblStyle w:val="TableGrid"/>
        <w:tblW w:w="0" w:type="auto"/>
        <w:tblLook w:val="04A0" w:firstRow="1" w:lastRow="0" w:firstColumn="1" w:lastColumn="0" w:noHBand="0" w:noVBand="1"/>
        <w:tblCaption w:val="Summary of your pension estimate "/>
      </w:tblPr>
      <w:tblGrid>
        <w:gridCol w:w="6032"/>
        <w:gridCol w:w="4768"/>
      </w:tblGrid>
      <w:tr w:rsidRPr="003630B8" w:rsidR="005079D3" w:rsidTr="00213754" w14:paraId="6A2EFD61" w14:textId="77777777">
        <w:tc>
          <w:tcPr>
            <w:tcW w:w="6032" w:type="dxa"/>
            <w:tcBorders>
              <w:top w:val="single" w:color="D0CECE" w:sz="4" w:space="0"/>
              <w:left w:val="nil"/>
              <w:bottom w:val="single" w:color="D0CECE" w:sz="4" w:space="0"/>
              <w:right w:val="nil"/>
            </w:tcBorders>
            <w:shd w:val="clear" w:color="auto" w:fill="0B4A72"/>
          </w:tcPr>
          <w:p w:rsidRPr="003630B8" w:rsidR="005079D3" w:rsidP="00BA5DAF" w:rsidRDefault="005079D3" w14:paraId="0746EF1F" w14:textId="77777777">
            <w:pPr>
              <w:spacing w:before="60" w:after="60"/>
              <w:rPr>
                <w:rFonts w:ascii="Arial" w:hAnsi="Arial" w:cs="Arial"/>
                <w:b/>
                <w:bCs/>
                <w:color w:val="FFFFFF" w:themeColor="background1"/>
                <w:sz w:val="20"/>
                <w:szCs w:val="20"/>
              </w:rPr>
            </w:pPr>
            <w:r w:rsidRPr="003630B8">
              <w:rPr>
                <w:rFonts w:ascii="Arial" w:hAnsi="Arial" w:cs="Arial"/>
                <w:b/>
                <w:bCs/>
                <w:color w:val="FFFFFF" w:themeColor="background1"/>
                <w:sz w:val="20"/>
                <w:szCs w:val="20"/>
              </w:rPr>
              <w:t>Minimum guarantee pension at calculation date</w:t>
            </w:r>
          </w:p>
        </w:tc>
        <w:tc>
          <w:tcPr>
            <w:tcW w:w="4768" w:type="dxa"/>
            <w:tcBorders>
              <w:top w:val="single" w:color="D0CECE" w:sz="4" w:space="0"/>
              <w:left w:val="nil"/>
              <w:bottom w:val="single" w:color="D0CECE" w:sz="4" w:space="0"/>
              <w:right w:val="nil"/>
            </w:tcBorders>
            <w:shd w:val="clear" w:color="auto" w:fill="auto"/>
          </w:tcPr>
          <w:p w:rsidRPr="003630B8" w:rsidR="005079D3" w:rsidP="00BA5DAF" w:rsidRDefault="005079D3" w14:paraId="47502F2F" w14:textId="77777777">
            <w:pPr>
              <w:spacing w:before="60" w:after="60"/>
              <w:rPr>
                <w:rFonts w:ascii="Arial" w:hAnsi="Arial" w:cs="Arial"/>
                <w:sz w:val="20"/>
                <w:szCs w:val="20"/>
              </w:rPr>
            </w:pPr>
            <w:r w:rsidRPr="003630B8">
              <w:rPr>
                <w:rFonts w:ascii="Arial" w:hAnsi="Arial" w:cs="Arial"/>
                <w:sz w:val="20"/>
                <w:szCs w:val="20"/>
              </w:rPr>
              <w:t>$</w:t>
            </w:r>
            <w:r w:rsidRPr="003630B8">
              <w:rPr>
                <w:rFonts w:ascii="Arial" w:hAnsi="Arial" w:cs="Arial"/>
                <w:sz w:val="20"/>
                <w:szCs w:val="20"/>
                <w:highlight w:val="cyan"/>
              </w:rPr>
              <w:t>[</w:t>
            </w:r>
            <w:proofErr w:type="spellStart"/>
            <w:r w:rsidRPr="003630B8">
              <w:rPr>
                <w:rFonts w:ascii="Arial" w:hAnsi="Arial" w:cs="Arial"/>
                <w:sz w:val="20"/>
                <w:szCs w:val="20"/>
                <w:highlight w:val="cyan"/>
              </w:rPr>
              <w:t>MGPPensCalcDate</w:t>
            </w:r>
            <w:proofErr w:type="spellEnd"/>
            <w:r w:rsidRPr="003630B8">
              <w:rPr>
                <w:rFonts w:ascii="Arial" w:hAnsi="Arial" w:cs="Arial"/>
                <w:sz w:val="20"/>
                <w:szCs w:val="20"/>
                <w:highlight w:val="cyan"/>
              </w:rPr>
              <w:t>]</w:t>
            </w:r>
            <w:r w:rsidRPr="003630B8">
              <w:rPr>
                <w:rFonts w:ascii="Arial" w:hAnsi="Arial" w:cs="Arial"/>
                <w:sz w:val="20"/>
                <w:szCs w:val="20"/>
              </w:rPr>
              <w:t xml:space="preserve"> per month</w:t>
            </w:r>
          </w:p>
        </w:tc>
      </w:tr>
      <w:tr w:rsidRPr="003630B8" w:rsidR="005079D3" w:rsidTr="00213754" w14:paraId="5967C1F9" w14:textId="77777777">
        <w:tc>
          <w:tcPr>
            <w:tcW w:w="6032" w:type="dxa"/>
            <w:tcBorders>
              <w:top w:val="single" w:color="D0CECE" w:sz="4" w:space="0"/>
              <w:left w:val="nil"/>
              <w:bottom w:val="single" w:color="D0CECE" w:sz="4" w:space="0"/>
              <w:right w:val="nil"/>
            </w:tcBorders>
            <w:shd w:val="clear" w:color="auto" w:fill="0B4A72"/>
          </w:tcPr>
          <w:p w:rsidRPr="003630B8" w:rsidR="005079D3" w:rsidP="00BA5DAF" w:rsidRDefault="005079D3" w14:paraId="27BB743E" w14:textId="77777777">
            <w:pPr>
              <w:spacing w:before="60" w:after="60"/>
              <w:rPr>
                <w:rFonts w:ascii="Arial" w:hAnsi="Arial" w:cs="Arial"/>
                <w:b/>
                <w:bCs/>
                <w:color w:val="FFFFFF" w:themeColor="background1"/>
                <w:sz w:val="20"/>
                <w:szCs w:val="20"/>
              </w:rPr>
            </w:pPr>
            <w:r w:rsidRPr="003630B8">
              <w:rPr>
                <w:rFonts w:ascii="Arial" w:hAnsi="Arial" w:cs="Arial"/>
                <w:b/>
                <w:bCs/>
                <w:color w:val="FFFFFF" w:themeColor="background1"/>
                <w:sz w:val="20"/>
                <w:szCs w:val="20"/>
              </w:rPr>
              <w:t>Money purchase pension payable at calculation date</w:t>
            </w:r>
          </w:p>
        </w:tc>
        <w:tc>
          <w:tcPr>
            <w:tcW w:w="4768" w:type="dxa"/>
            <w:tcBorders>
              <w:top w:val="single" w:color="D0CECE" w:sz="4" w:space="0"/>
              <w:left w:val="nil"/>
              <w:bottom w:val="single" w:color="D0CECE" w:sz="4" w:space="0"/>
              <w:right w:val="nil"/>
            </w:tcBorders>
            <w:shd w:val="clear" w:color="auto" w:fill="auto"/>
          </w:tcPr>
          <w:p w:rsidRPr="003630B8" w:rsidR="005079D3" w:rsidP="00BA5DAF" w:rsidRDefault="005079D3" w14:paraId="5D67279E" w14:textId="77777777">
            <w:pPr>
              <w:spacing w:before="60" w:after="60"/>
              <w:rPr>
                <w:rFonts w:ascii="Arial" w:hAnsi="Arial" w:cs="Arial"/>
                <w:sz w:val="20"/>
                <w:szCs w:val="20"/>
              </w:rPr>
            </w:pPr>
            <w:r w:rsidRPr="003630B8">
              <w:rPr>
                <w:rFonts w:ascii="Arial" w:hAnsi="Arial" w:cs="Arial"/>
                <w:sz w:val="20"/>
                <w:szCs w:val="20"/>
              </w:rPr>
              <w:t>$</w:t>
            </w:r>
            <w:r w:rsidRPr="003630B8">
              <w:rPr>
                <w:rFonts w:ascii="Arial" w:hAnsi="Arial" w:cs="Arial"/>
                <w:sz w:val="20"/>
                <w:szCs w:val="20"/>
                <w:highlight w:val="cyan"/>
              </w:rPr>
              <w:t>[</w:t>
            </w:r>
            <w:proofErr w:type="spellStart"/>
            <w:r w:rsidRPr="003630B8">
              <w:rPr>
                <w:rFonts w:ascii="Arial" w:hAnsi="Arial" w:cs="Arial"/>
                <w:sz w:val="20"/>
                <w:szCs w:val="20"/>
                <w:highlight w:val="cyan"/>
              </w:rPr>
              <w:t>MPPensCalcDate</w:t>
            </w:r>
            <w:proofErr w:type="spellEnd"/>
            <w:r w:rsidRPr="003630B8">
              <w:rPr>
                <w:rFonts w:ascii="Arial" w:hAnsi="Arial" w:cs="Arial"/>
                <w:sz w:val="20"/>
                <w:szCs w:val="20"/>
                <w:highlight w:val="cyan"/>
              </w:rPr>
              <w:t>]</w:t>
            </w:r>
            <w:r w:rsidRPr="003630B8">
              <w:rPr>
                <w:rFonts w:ascii="Arial" w:hAnsi="Arial" w:cs="Arial"/>
                <w:sz w:val="20"/>
                <w:szCs w:val="20"/>
              </w:rPr>
              <w:t xml:space="preserve"> per month</w:t>
            </w:r>
          </w:p>
        </w:tc>
      </w:tr>
      <w:tr w:rsidRPr="003630B8" w:rsidR="005079D3" w:rsidTr="00213754" w14:paraId="64C6E8DB" w14:textId="77777777">
        <w:tc>
          <w:tcPr>
            <w:tcW w:w="6032" w:type="dxa"/>
            <w:tcBorders>
              <w:top w:val="single" w:color="D0CECE" w:sz="4" w:space="0"/>
              <w:left w:val="nil"/>
              <w:bottom w:val="single" w:color="D0CECE" w:sz="4" w:space="0"/>
              <w:right w:val="nil"/>
            </w:tcBorders>
            <w:shd w:val="clear" w:color="auto" w:fill="0B4A72"/>
          </w:tcPr>
          <w:p w:rsidRPr="003630B8" w:rsidR="005079D3" w:rsidP="00BA5DAF" w:rsidRDefault="005079D3" w14:paraId="7C8944AC" w14:textId="77777777">
            <w:pPr>
              <w:spacing w:before="60" w:after="60"/>
              <w:rPr>
                <w:rFonts w:ascii="Arial" w:hAnsi="Arial" w:cs="Arial"/>
                <w:b/>
                <w:bCs/>
                <w:color w:val="FFFFFF" w:themeColor="background1"/>
                <w:sz w:val="20"/>
                <w:szCs w:val="20"/>
              </w:rPr>
            </w:pPr>
            <w:r w:rsidRPr="003630B8">
              <w:rPr>
                <w:rFonts w:ascii="Arial" w:hAnsi="Arial" w:cs="Arial"/>
                <w:b/>
                <w:bCs/>
                <w:color w:val="FFFFFF" w:themeColor="background1"/>
                <w:sz w:val="20"/>
                <w:szCs w:val="20"/>
              </w:rPr>
              <w:t xml:space="preserve">Supplementary pension (any excess of the minimum </w:t>
            </w:r>
            <w:proofErr w:type="gramStart"/>
            <w:r w:rsidRPr="003630B8">
              <w:rPr>
                <w:rFonts w:ascii="Arial" w:hAnsi="Arial" w:cs="Arial"/>
                <w:b/>
                <w:bCs/>
                <w:color w:val="FFFFFF" w:themeColor="background1"/>
                <w:sz w:val="20"/>
                <w:szCs w:val="20"/>
              </w:rPr>
              <w:t>guarantee</w:t>
            </w:r>
            <w:proofErr w:type="gramEnd"/>
            <w:r w:rsidRPr="003630B8">
              <w:rPr>
                <w:rFonts w:ascii="Arial" w:hAnsi="Arial" w:cs="Arial"/>
                <w:b/>
                <w:bCs/>
                <w:color w:val="FFFFFF" w:themeColor="background1"/>
                <w:sz w:val="20"/>
                <w:szCs w:val="20"/>
              </w:rPr>
              <w:t xml:space="preserve"> pension over your money purchase pension)</w:t>
            </w:r>
          </w:p>
        </w:tc>
        <w:tc>
          <w:tcPr>
            <w:tcW w:w="4768" w:type="dxa"/>
            <w:tcBorders>
              <w:top w:val="single" w:color="D0CECE" w:sz="4" w:space="0"/>
              <w:left w:val="nil"/>
              <w:bottom w:val="single" w:color="D0CECE" w:sz="4" w:space="0"/>
              <w:right w:val="nil"/>
            </w:tcBorders>
            <w:shd w:val="clear" w:color="auto" w:fill="auto"/>
          </w:tcPr>
          <w:p w:rsidRPr="003630B8" w:rsidR="005079D3" w:rsidP="00BA5DAF" w:rsidRDefault="005079D3" w14:paraId="391C64CF" w14:textId="77777777">
            <w:pPr>
              <w:spacing w:before="60" w:after="60"/>
              <w:rPr>
                <w:rFonts w:ascii="Arial" w:hAnsi="Arial" w:cs="Arial"/>
                <w:sz w:val="20"/>
                <w:szCs w:val="20"/>
              </w:rPr>
            </w:pPr>
            <w:r w:rsidRPr="003630B8">
              <w:rPr>
                <w:rFonts w:ascii="Arial" w:hAnsi="Arial" w:cs="Arial"/>
                <w:sz w:val="20"/>
                <w:szCs w:val="20"/>
                <w:highlight w:val="yellow"/>
              </w:rPr>
              <w:t>&lt;&lt;IF [</w:t>
            </w:r>
            <w:proofErr w:type="spellStart"/>
            <w:r w:rsidRPr="003630B8">
              <w:rPr>
                <w:rFonts w:ascii="Arial" w:hAnsi="Arial" w:cs="Arial"/>
                <w:sz w:val="20"/>
                <w:szCs w:val="20"/>
                <w:highlight w:val="yellow"/>
              </w:rPr>
              <w:t>MGPPensCalcDate</w:t>
            </w:r>
            <w:proofErr w:type="spellEnd"/>
            <w:r w:rsidRPr="003630B8">
              <w:rPr>
                <w:rFonts w:ascii="Arial" w:hAnsi="Arial" w:cs="Arial"/>
                <w:sz w:val="20"/>
                <w:szCs w:val="20"/>
                <w:highlight w:val="yellow"/>
              </w:rPr>
              <w:t>] &gt; [</w:t>
            </w:r>
            <w:proofErr w:type="spellStart"/>
            <w:r w:rsidRPr="003630B8">
              <w:rPr>
                <w:rFonts w:ascii="Arial" w:hAnsi="Arial" w:cs="Arial"/>
                <w:sz w:val="20"/>
                <w:szCs w:val="20"/>
                <w:highlight w:val="yellow"/>
              </w:rPr>
              <w:t>MPPPensCalcDate</w:t>
            </w:r>
            <w:proofErr w:type="spellEnd"/>
            <w:r w:rsidRPr="003630B8">
              <w:rPr>
                <w:rFonts w:ascii="Arial" w:hAnsi="Arial" w:cs="Arial"/>
                <w:sz w:val="20"/>
                <w:szCs w:val="20"/>
                <w:highlight w:val="yellow"/>
              </w:rPr>
              <w:t>]&gt;&gt;</w:t>
            </w:r>
            <w:r w:rsidRPr="003630B8">
              <w:rPr>
                <w:rFonts w:ascii="Arial" w:hAnsi="Arial" w:cs="Arial"/>
                <w:sz w:val="20"/>
                <w:szCs w:val="20"/>
              </w:rPr>
              <w:t>$</w:t>
            </w:r>
            <w:r w:rsidRPr="003630B8">
              <w:rPr>
                <w:rFonts w:ascii="Arial" w:hAnsi="Arial" w:cs="Arial"/>
                <w:sz w:val="20"/>
                <w:szCs w:val="20"/>
                <w:highlight w:val="cyan"/>
              </w:rPr>
              <w:t>[</w:t>
            </w:r>
            <w:proofErr w:type="spellStart"/>
            <w:r w:rsidRPr="003630B8">
              <w:rPr>
                <w:rFonts w:ascii="Arial" w:hAnsi="Arial" w:cs="Arial"/>
                <w:sz w:val="20"/>
                <w:szCs w:val="20"/>
                <w:highlight w:val="cyan"/>
              </w:rPr>
              <w:t>MGPPensCalcDate-MPPensCalcDate</w:t>
            </w:r>
            <w:proofErr w:type="spellEnd"/>
            <w:r w:rsidRPr="003630B8">
              <w:rPr>
                <w:rFonts w:ascii="Arial" w:hAnsi="Arial" w:cs="Arial"/>
                <w:sz w:val="20"/>
                <w:szCs w:val="20"/>
                <w:highlight w:val="cyan"/>
              </w:rPr>
              <w:t>]</w:t>
            </w:r>
            <w:r w:rsidRPr="003630B8">
              <w:rPr>
                <w:rFonts w:ascii="Arial" w:hAnsi="Arial" w:cs="Arial"/>
                <w:sz w:val="20"/>
                <w:szCs w:val="20"/>
              </w:rPr>
              <w:t xml:space="preserve"> per month</w:t>
            </w:r>
          </w:p>
          <w:p w:rsidRPr="003630B8" w:rsidR="005079D3" w:rsidP="00BA5DAF" w:rsidRDefault="005079D3" w14:paraId="11542973" w14:textId="77777777">
            <w:pPr>
              <w:spacing w:before="60" w:after="60"/>
              <w:rPr>
                <w:rFonts w:ascii="Arial" w:hAnsi="Arial" w:cs="Arial"/>
                <w:sz w:val="20"/>
                <w:szCs w:val="20"/>
              </w:rPr>
            </w:pPr>
            <w:r w:rsidRPr="003630B8">
              <w:rPr>
                <w:rFonts w:ascii="Arial" w:hAnsi="Arial" w:cs="Arial"/>
                <w:sz w:val="20"/>
                <w:szCs w:val="20"/>
                <w:highlight w:val="yellow"/>
              </w:rPr>
              <w:t>&lt;&lt;IF [</w:t>
            </w:r>
            <w:proofErr w:type="spellStart"/>
            <w:r w:rsidRPr="003630B8">
              <w:rPr>
                <w:rFonts w:ascii="Arial" w:hAnsi="Arial" w:cs="Arial"/>
                <w:sz w:val="20"/>
                <w:szCs w:val="20"/>
                <w:highlight w:val="yellow"/>
              </w:rPr>
              <w:t>MGPPensCalcDate</w:t>
            </w:r>
            <w:proofErr w:type="spellEnd"/>
            <w:r w:rsidRPr="003630B8">
              <w:rPr>
                <w:rFonts w:ascii="Arial" w:hAnsi="Arial" w:cs="Arial"/>
                <w:sz w:val="20"/>
                <w:szCs w:val="20"/>
                <w:highlight w:val="yellow"/>
              </w:rPr>
              <w:t>] &lt; [</w:t>
            </w:r>
            <w:proofErr w:type="spellStart"/>
            <w:r w:rsidRPr="003630B8">
              <w:rPr>
                <w:rFonts w:ascii="Arial" w:hAnsi="Arial" w:cs="Arial"/>
                <w:sz w:val="20"/>
                <w:szCs w:val="20"/>
                <w:highlight w:val="yellow"/>
              </w:rPr>
              <w:t>MPPPensCalcDate</w:t>
            </w:r>
            <w:proofErr w:type="spellEnd"/>
            <w:r w:rsidRPr="003630B8">
              <w:rPr>
                <w:rFonts w:ascii="Arial" w:hAnsi="Arial" w:cs="Arial"/>
                <w:sz w:val="20"/>
                <w:szCs w:val="20"/>
                <w:highlight w:val="yellow"/>
              </w:rPr>
              <w:t>]&gt;&gt;</w:t>
            </w:r>
            <w:r w:rsidRPr="003630B8">
              <w:rPr>
                <w:rFonts w:ascii="Arial" w:hAnsi="Arial" w:cs="Arial"/>
                <w:sz w:val="20"/>
                <w:szCs w:val="20"/>
              </w:rPr>
              <w:t>$0.00 per month</w:t>
            </w:r>
          </w:p>
        </w:tc>
      </w:tr>
      <w:tr w:rsidRPr="003630B8" w:rsidR="005079D3" w:rsidTr="00213754" w14:paraId="2C6F50A2" w14:textId="77777777">
        <w:tc>
          <w:tcPr>
            <w:tcW w:w="6032" w:type="dxa"/>
            <w:tcBorders>
              <w:top w:val="single" w:color="D0CECE" w:sz="4" w:space="0"/>
              <w:left w:val="nil"/>
              <w:bottom w:val="single" w:color="D0CECE" w:sz="4" w:space="0"/>
              <w:right w:val="nil"/>
            </w:tcBorders>
            <w:shd w:val="clear" w:color="auto" w:fill="0B4A72"/>
          </w:tcPr>
          <w:p w:rsidRPr="003630B8" w:rsidR="005079D3" w:rsidP="00BA5DAF" w:rsidRDefault="005079D3" w14:paraId="3DE00FB9" w14:textId="77777777">
            <w:pPr>
              <w:spacing w:before="60" w:after="60"/>
              <w:rPr>
                <w:rFonts w:ascii="Arial" w:hAnsi="Arial" w:cs="Arial"/>
                <w:b/>
                <w:bCs/>
                <w:color w:val="FFFFFF" w:themeColor="background1"/>
                <w:sz w:val="20"/>
                <w:szCs w:val="20"/>
              </w:rPr>
            </w:pPr>
            <w:r w:rsidRPr="003630B8">
              <w:rPr>
                <w:rFonts w:ascii="Arial" w:hAnsi="Arial" w:cs="Arial"/>
                <w:b/>
                <w:bCs/>
                <w:color w:val="FFFFFF" w:themeColor="background1"/>
                <w:sz w:val="20"/>
                <w:szCs w:val="20"/>
              </w:rPr>
              <w:t>Total base pension payable</w:t>
            </w:r>
            <w:r w:rsidRPr="003630B8">
              <w:rPr>
                <w:rFonts w:ascii="Arial" w:hAnsi="Arial" w:cs="Arial"/>
                <w:b/>
                <w:bCs/>
                <w:color w:val="555555"/>
                <w:sz w:val="20"/>
                <w:szCs w:val="20"/>
                <w:highlight w:val="yellow"/>
              </w:rPr>
              <w:t xml:space="preserve">&lt;&lt;IF </w:t>
            </w:r>
            <w:proofErr w:type="spellStart"/>
            <w:r w:rsidRPr="003630B8">
              <w:rPr>
                <w:rFonts w:ascii="Arial" w:hAnsi="Arial" w:cs="Arial"/>
                <w:b/>
                <w:bCs/>
                <w:color w:val="555555"/>
                <w:sz w:val="20"/>
                <w:szCs w:val="20"/>
                <w:highlight w:val="yellow"/>
              </w:rPr>
              <w:t>WLUERFRed</w:t>
            </w:r>
            <w:proofErr w:type="spellEnd"/>
            <w:r w:rsidRPr="003630B8">
              <w:rPr>
                <w:rFonts w:ascii="Arial" w:hAnsi="Arial" w:cs="Arial"/>
                <w:b/>
                <w:bCs/>
                <w:color w:val="555555"/>
                <w:sz w:val="20"/>
                <w:szCs w:val="20"/>
                <w:highlight w:val="yellow"/>
              </w:rPr>
              <w:t xml:space="preserve"> = Y&gt;&gt;</w:t>
            </w:r>
            <w:r w:rsidRPr="003630B8">
              <w:rPr>
                <w:rFonts w:ascii="Arial" w:hAnsi="Arial" w:cs="Arial"/>
                <w:b/>
                <w:bCs/>
                <w:color w:val="FFFFFF" w:themeColor="background1"/>
                <w:sz w:val="20"/>
                <w:szCs w:val="20"/>
              </w:rPr>
              <w:t>*</w:t>
            </w:r>
          </w:p>
        </w:tc>
        <w:tc>
          <w:tcPr>
            <w:tcW w:w="4768" w:type="dxa"/>
            <w:tcBorders>
              <w:top w:val="single" w:color="D0CECE" w:sz="4" w:space="0"/>
              <w:left w:val="nil"/>
              <w:bottom w:val="single" w:color="D0CECE" w:sz="4" w:space="0"/>
              <w:right w:val="nil"/>
            </w:tcBorders>
            <w:shd w:val="clear" w:color="auto" w:fill="auto"/>
          </w:tcPr>
          <w:p w:rsidRPr="003630B8" w:rsidR="005079D3" w:rsidP="00BA5DAF" w:rsidRDefault="005079D3" w14:paraId="57C7F0D7" w14:textId="77777777">
            <w:pPr>
              <w:spacing w:before="60" w:after="60"/>
              <w:rPr>
                <w:rFonts w:ascii="Arial" w:hAnsi="Arial" w:cs="Arial"/>
                <w:sz w:val="20"/>
                <w:szCs w:val="20"/>
              </w:rPr>
            </w:pPr>
            <w:r w:rsidRPr="003630B8">
              <w:rPr>
                <w:rFonts w:ascii="Arial" w:hAnsi="Arial" w:cs="Arial"/>
                <w:sz w:val="20"/>
                <w:szCs w:val="20"/>
                <w:highlight w:val="yellow"/>
              </w:rPr>
              <w:t>&lt;&lt;if spouse = Y&gt;&gt;</w:t>
            </w:r>
            <w:r w:rsidRPr="003630B8">
              <w:rPr>
                <w:rFonts w:ascii="Arial" w:hAnsi="Arial" w:cs="Arial"/>
                <w:sz w:val="20"/>
                <w:szCs w:val="20"/>
              </w:rPr>
              <w:t>$</w:t>
            </w:r>
            <w:r w:rsidRPr="003630B8">
              <w:rPr>
                <w:rFonts w:ascii="Arial" w:hAnsi="Arial" w:cs="Arial"/>
                <w:sz w:val="20"/>
                <w:szCs w:val="20"/>
                <w:highlight w:val="cyan"/>
              </w:rPr>
              <w:t>[WLUJS60%]</w:t>
            </w:r>
            <w:r w:rsidRPr="003630B8">
              <w:rPr>
                <w:rFonts w:ascii="Arial" w:hAnsi="Arial" w:cs="Arial"/>
                <w:sz w:val="20"/>
                <w:szCs w:val="20"/>
              </w:rPr>
              <w:t xml:space="preserve"> </w:t>
            </w:r>
            <w:r w:rsidRPr="003630B8">
              <w:rPr>
                <w:rFonts w:ascii="Arial" w:hAnsi="Arial" w:cs="Arial"/>
                <w:sz w:val="20"/>
                <w:szCs w:val="20"/>
                <w:highlight w:val="yellow"/>
              </w:rPr>
              <w:t>&lt;&lt;if spouse = N&gt;&gt;</w:t>
            </w:r>
            <w:r w:rsidRPr="003630B8">
              <w:rPr>
                <w:rFonts w:ascii="Arial" w:hAnsi="Arial" w:cs="Arial"/>
                <w:sz w:val="20"/>
                <w:szCs w:val="20"/>
              </w:rPr>
              <w:t xml:space="preserve"> </w:t>
            </w:r>
            <w:r w:rsidRPr="003630B8">
              <w:rPr>
                <w:rFonts w:ascii="Arial" w:hAnsi="Arial" w:cs="Arial"/>
                <w:sz w:val="20"/>
                <w:szCs w:val="20"/>
                <w:highlight w:val="cyan"/>
              </w:rPr>
              <w:t>[WLULG10]</w:t>
            </w:r>
            <w:r w:rsidRPr="003630B8">
              <w:rPr>
                <w:rFonts w:ascii="Arial" w:hAnsi="Arial" w:cs="Arial"/>
                <w:sz w:val="20"/>
                <w:szCs w:val="20"/>
              </w:rPr>
              <w:t xml:space="preserve"> </w:t>
            </w:r>
            <w:r w:rsidRPr="003630B8">
              <w:rPr>
                <w:rFonts w:ascii="Arial" w:hAnsi="Arial" w:cs="Arial"/>
                <w:sz w:val="20"/>
                <w:szCs w:val="20"/>
                <w:highlight w:val="yellow"/>
              </w:rPr>
              <w:t>&lt;&lt;end IF&gt;&gt;</w:t>
            </w:r>
            <w:r w:rsidRPr="003630B8">
              <w:rPr>
                <w:rFonts w:ascii="Arial" w:hAnsi="Arial" w:cs="Arial"/>
                <w:sz w:val="20"/>
                <w:szCs w:val="20"/>
              </w:rPr>
              <w:t>per month</w:t>
            </w:r>
          </w:p>
        </w:tc>
      </w:tr>
      <w:tr w:rsidRPr="003630B8" w:rsidR="005079D3" w:rsidTr="00F938CB" w14:paraId="38561074" w14:textId="77777777">
        <w:tc>
          <w:tcPr>
            <w:tcW w:w="10800" w:type="dxa"/>
            <w:gridSpan w:val="2"/>
            <w:tcBorders>
              <w:top w:val="single" w:color="D0CECE" w:sz="4" w:space="0"/>
              <w:left w:val="nil"/>
              <w:bottom w:val="nil"/>
              <w:right w:val="nil"/>
            </w:tcBorders>
          </w:tcPr>
          <w:p w:rsidRPr="003630B8" w:rsidR="005079D3" w:rsidP="00AC01E5" w:rsidRDefault="005079D3" w14:paraId="4575193D" w14:textId="77777777">
            <w:pPr>
              <w:spacing w:before="0" w:after="240"/>
              <w:rPr>
                <w:rFonts w:ascii="Arial" w:hAnsi="Arial" w:cs="Arial"/>
                <w:sz w:val="20"/>
                <w:szCs w:val="20"/>
                <w:highlight w:val="yellow"/>
              </w:rPr>
            </w:pPr>
            <w:r w:rsidRPr="003630B8">
              <w:rPr>
                <w:rFonts w:ascii="Arial" w:hAnsi="Arial" w:cs="Arial"/>
                <w:sz w:val="20"/>
                <w:szCs w:val="20"/>
                <w:highlight w:val="yellow"/>
              </w:rPr>
              <w:t xml:space="preserve">&lt;&lt;IF </w:t>
            </w:r>
            <w:proofErr w:type="spellStart"/>
            <w:r w:rsidRPr="003630B8">
              <w:rPr>
                <w:rFonts w:ascii="Arial" w:hAnsi="Arial" w:cs="Arial"/>
                <w:sz w:val="20"/>
                <w:szCs w:val="20"/>
                <w:highlight w:val="yellow"/>
              </w:rPr>
              <w:t>WLUERFRed</w:t>
            </w:r>
            <w:proofErr w:type="spellEnd"/>
            <w:r w:rsidRPr="003630B8">
              <w:rPr>
                <w:rFonts w:ascii="Arial" w:hAnsi="Arial" w:cs="Arial"/>
                <w:sz w:val="20"/>
                <w:szCs w:val="20"/>
                <w:highlight w:val="yellow"/>
              </w:rPr>
              <w:t xml:space="preserve"> = Y&gt;&gt;</w:t>
            </w:r>
            <w:r w:rsidRPr="003630B8">
              <w:rPr>
                <w:rFonts w:ascii="Arial" w:hAnsi="Arial" w:cs="Arial"/>
                <w:sz w:val="20"/>
                <w:szCs w:val="20"/>
              </w:rPr>
              <w:t>*Subject to any early retirement reductions.</w:t>
            </w:r>
          </w:p>
        </w:tc>
      </w:tr>
    </w:tbl>
    <w:p w:rsidRPr="003630B8" w:rsidR="00101665" w:rsidRDefault="3201E707" w14:paraId="4ECA6835" w14:textId="2524359D">
      <w:pPr>
        <w:spacing w:before="0" w:after="0"/>
        <w:rPr>
          <w:rFonts w:ascii="Arial" w:hAnsi="Arial" w:cs="Arial"/>
          <w:b/>
          <w:bCs/>
          <w:color w:val="12314A"/>
          <w:sz w:val="20"/>
          <w:szCs w:val="20"/>
          <w:lang w:val="en-CA"/>
        </w:rPr>
      </w:pPr>
      <w:r w:rsidRPr="003630B8">
        <w:rPr>
          <w:rFonts w:ascii="Arial" w:hAnsi="Arial" w:cs="Arial"/>
          <w:b/>
          <w:bCs/>
          <w:color w:val="12314A"/>
          <w:sz w:val="20"/>
          <w:szCs w:val="20"/>
          <w:lang w:val="en-CA"/>
        </w:rPr>
        <w:t xml:space="preserve">Your basic information on file </w:t>
      </w:r>
    </w:p>
    <w:tbl>
      <w:tblPr>
        <w:tblW w:w="0" w:type="auto"/>
        <w:tblLook w:val="04A0" w:firstRow="1" w:lastRow="0" w:firstColumn="1" w:lastColumn="0" w:noHBand="0" w:noVBand="1"/>
        <w:tblCaption w:val="Your basic information on file "/>
      </w:tblPr>
      <w:tblGrid>
        <w:gridCol w:w="6030"/>
        <w:gridCol w:w="4770"/>
      </w:tblGrid>
      <w:tr w:rsidRPr="003630B8" w:rsidR="00101665" w:rsidTr="004C4206" w14:paraId="745DB261" w14:textId="77777777">
        <w:trPr>
          <w:trHeight w:val="382"/>
        </w:trPr>
        <w:tc>
          <w:tcPr>
            <w:tcW w:w="6030" w:type="dxa"/>
            <w:tcBorders>
              <w:bottom w:val="single" w:color="D0CECE" w:sz="4" w:space="0"/>
            </w:tcBorders>
            <w:shd w:val="clear" w:color="auto" w:fill="0B4A72" w:themeFill="text2"/>
            <w:vAlign w:val="center"/>
          </w:tcPr>
          <w:p w:rsidRPr="003630B8" w:rsidR="00101665" w:rsidP="00BA5DAF" w:rsidRDefault="00101665" w14:paraId="460CA108" w14:textId="1EA76B88">
            <w:pPr>
              <w:spacing w:before="60" w:after="60"/>
              <w:rPr>
                <w:rFonts w:ascii="Arial" w:hAnsi="Arial" w:cs="Arial"/>
                <w:b/>
                <w:bCs/>
                <w:color w:val="FFFFFF" w:themeColor="background1"/>
                <w:sz w:val="20"/>
                <w:szCs w:val="20"/>
                <w:lang w:val="en-CA"/>
              </w:rPr>
            </w:pPr>
            <w:bookmarkStart w:name="_Hlk124932046" w:id="22"/>
            <w:r w:rsidRPr="003630B8">
              <w:rPr>
                <w:rFonts w:ascii="Arial" w:hAnsi="Arial" w:cs="Arial"/>
                <w:b/>
                <w:bCs/>
                <w:color w:val="FFFFFF" w:themeColor="background1"/>
                <w:sz w:val="20"/>
                <w:szCs w:val="20"/>
                <w:lang w:val="en-CA"/>
              </w:rPr>
              <w:t>Member</w:t>
            </w:r>
            <w:r w:rsidRPr="003630B8" w:rsidR="002A683F">
              <w:rPr>
                <w:rFonts w:ascii="Arial" w:hAnsi="Arial" w:cs="Arial"/>
                <w:b/>
                <w:bCs/>
                <w:color w:val="FFFFFF" w:themeColor="background1"/>
                <w:sz w:val="20"/>
                <w:szCs w:val="20"/>
                <w:lang w:val="en-CA"/>
              </w:rPr>
              <w:t>’s name</w:t>
            </w:r>
          </w:p>
        </w:tc>
        <w:tc>
          <w:tcPr>
            <w:tcW w:w="4770" w:type="dxa"/>
            <w:tcBorders>
              <w:top w:val="single" w:color="D0CECE" w:sz="4" w:space="0"/>
              <w:bottom w:val="single" w:color="D0CECE" w:sz="4" w:space="0"/>
            </w:tcBorders>
            <w:shd w:val="clear" w:color="auto" w:fill="auto"/>
            <w:vAlign w:val="center"/>
          </w:tcPr>
          <w:p w:rsidRPr="003630B8" w:rsidR="00101665" w:rsidP="00BA5DAF" w:rsidRDefault="00101665" w14:paraId="6D8A7955" w14:textId="77777777">
            <w:pPr>
              <w:spacing w:before="60" w:after="60"/>
              <w:rPr>
                <w:rFonts w:ascii="Arial" w:hAnsi="Arial" w:cs="Arial"/>
                <w:color w:val="555555"/>
                <w:sz w:val="20"/>
                <w:szCs w:val="20"/>
                <w:lang w:val="en-CA"/>
              </w:rPr>
            </w:pPr>
            <w:r w:rsidRPr="003630B8">
              <w:rPr>
                <w:rFonts w:ascii="Arial" w:hAnsi="Arial" w:cs="Arial"/>
                <w:color w:val="555555"/>
                <w:sz w:val="20"/>
                <w:szCs w:val="20"/>
                <w:highlight w:val="cyan"/>
                <w:lang w:val="en-CA"/>
              </w:rPr>
              <w:t>[MbrPrefix]</w:t>
            </w:r>
            <w:r w:rsidRPr="003630B8">
              <w:rPr>
                <w:rFonts w:ascii="Arial" w:hAnsi="Arial" w:cs="Arial"/>
                <w:color w:val="555555"/>
                <w:sz w:val="20"/>
                <w:szCs w:val="20"/>
                <w:lang w:val="en-CA"/>
              </w:rPr>
              <w:t xml:space="preserve"> </w:t>
            </w:r>
            <w:r w:rsidRPr="003630B8">
              <w:rPr>
                <w:rFonts w:ascii="Arial" w:hAnsi="Arial" w:cs="Arial"/>
                <w:color w:val="555555"/>
                <w:sz w:val="20"/>
                <w:szCs w:val="20"/>
                <w:highlight w:val="cyan"/>
                <w:lang w:val="en-CA"/>
              </w:rPr>
              <w:t>[MbrNameFull]</w:t>
            </w:r>
          </w:p>
        </w:tc>
      </w:tr>
      <w:tr w:rsidRPr="003630B8" w:rsidR="00101665" w:rsidTr="004C4206" w14:paraId="0DEBA896" w14:textId="77777777">
        <w:trPr>
          <w:trHeight w:val="416"/>
        </w:trPr>
        <w:tc>
          <w:tcPr>
            <w:tcW w:w="6030" w:type="dxa"/>
            <w:tcBorders>
              <w:top w:val="single" w:color="D0CECE" w:sz="4" w:space="0"/>
              <w:bottom w:val="single" w:color="D0CECE" w:sz="4" w:space="0"/>
            </w:tcBorders>
            <w:shd w:val="clear" w:color="auto" w:fill="0B4A72" w:themeFill="text2"/>
            <w:vAlign w:val="center"/>
          </w:tcPr>
          <w:p w:rsidRPr="003630B8" w:rsidR="00101665" w:rsidP="00BA5DAF" w:rsidRDefault="002A683F" w14:paraId="499120DC" w14:textId="030E1F9A">
            <w:pPr>
              <w:spacing w:before="60" w:after="60"/>
              <w:rPr>
                <w:rFonts w:ascii="Arial" w:hAnsi="Arial" w:cs="Arial"/>
                <w:b/>
                <w:bCs/>
                <w:color w:val="FFFFFF" w:themeColor="background1"/>
                <w:sz w:val="20"/>
                <w:szCs w:val="20"/>
                <w:lang w:val="en-CA"/>
              </w:rPr>
            </w:pPr>
            <w:r w:rsidRPr="003630B8">
              <w:rPr>
                <w:rFonts w:ascii="Arial" w:hAnsi="Arial" w:cs="Arial"/>
                <w:b/>
                <w:bCs/>
                <w:color w:val="FFFFFF" w:themeColor="background1"/>
                <w:sz w:val="20"/>
                <w:szCs w:val="20"/>
                <w:lang w:val="en-CA"/>
              </w:rPr>
              <w:t>Member’s d</w:t>
            </w:r>
            <w:r w:rsidRPr="003630B8" w:rsidR="00101665">
              <w:rPr>
                <w:rFonts w:ascii="Arial" w:hAnsi="Arial" w:cs="Arial"/>
                <w:b/>
                <w:bCs/>
                <w:color w:val="FFFFFF" w:themeColor="background1"/>
                <w:sz w:val="20"/>
                <w:szCs w:val="20"/>
                <w:lang w:val="en-CA"/>
              </w:rPr>
              <w:t>ate of birth (DOB)</w:t>
            </w:r>
          </w:p>
        </w:tc>
        <w:tc>
          <w:tcPr>
            <w:tcW w:w="4770" w:type="dxa"/>
            <w:tcBorders>
              <w:top w:val="single" w:color="D0CECE" w:sz="4" w:space="0"/>
              <w:bottom w:val="single" w:color="D0CECE" w:sz="4" w:space="0"/>
            </w:tcBorders>
            <w:shd w:val="clear" w:color="auto" w:fill="auto"/>
            <w:vAlign w:val="center"/>
          </w:tcPr>
          <w:p w:rsidRPr="003630B8" w:rsidR="00101665" w:rsidP="00BA5DAF" w:rsidRDefault="00101665" w14:paraId="5FA667DE"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cyan"/>
                <w:lang w:val="en-CA"/>
              </w:rPr>
              <w:t>[MbrDOB</w:t>
            </w:r>
            <w:r w:rsidRPr="003630B8">
              <w:rPr>
                <w:rFonts w:ascii="Arial" w:hAnsi="Arial" w:cs="Arial"/>
                <w:color w:val="555555"/>
                <w:sz w:val="20"/>
                <w:szCs w:val="20"/>
                <w:lang w:val="en-CA"/>
              </w:rPr>
              <w:t>]</w:t>
            </w:r>
          </w:p>
        </w:tc>
      </w:tr>
      <w:tr w:rsidRPr="003630B8" w:rsidR="00101665" w:rsidTr="004C4206" w14:paraId="25ED9731" w14:textId="77777777">
        <w:trPr>
          <w:trHeight w:val="352"/>
        </w:trPr>
        <w:tc>
          <w:tcPr>
            <w:tcW w:w="6030" w:type="dxa"/>
            <w:tcBorders>
              <w:top w:val="single" w:color="D0CECE" w:sz="4" w:space="0"/>
              <w:bottom w:val="single" w:color="D0CECE" w:sz="4" w:space="0"/>
            </w:tcBorders>
            <w:shd w:val="clear" w:color="auto" w:fill="0B4A72" w:themeFill="text2"/>
            <w:vAlign w:val="center"/>
          </w:tcPr>
          <w:p w:rsidRPr="003630B8" w:rsidR="00101665" w:rsidP="00BA5DAF" w:rsidRDefault="00101665" w14:paraId="24AF3C6A" w14:textId="477D5969">
            <w:pPr>
              <w:spacing w:before="60" w:after="60"/>
              <w:rPr>
                <w:rFonts w:ascii="Arial" w:hAnsi="Arial" w:cs="Arial"/>
                <w:b/>
                <w:bCs/>
                <w:color w:val="FFFFFF" w:themeColor="background1"/>
                <w:sz w:val="20"/>
                <w:szCs w:val="20"/>
                <w:lang w:val="en-CA"/>
              </w:rPr>
            </w:pPr>
            <w:r w:rsidRPr="003630B8">
              <w:rPr>
                <w:rFonts w:ascii="Arial" w:hAnsi="Arial" w:cs="Arial"/>
                <w:color w:val="555555"/>
                <w:sz w:val="20"/>
                <w:szCs w:val="20"/>
                <w:highlight w:val="yellow"/>
                <w:lang w:val="en-CA"/>
              </w:rPr>
              <w:t>&lt;&lt;IF spouse = Y&gt;&gt;</w:t>
            </w:r>
            <w:r w:rsidRPr="003630B8">
              <w:rPr>
                <w:rFonts w:ascii="Arial" w:hAnsi="Arial" w:cs="Arial"/>
                <w:b/>
                <w:bCs/>
                <w:color w:val="555555"/>
                <w:sz w:val="20"/>
                <w:szCs w:val="20"/>
                <w:highlight w:val="yellow"/>
                <w:lang w:val="en-CA"/>
              </w:rPr>
              <w:t xml:space="preserve"> </w:t>
            </w:r>
            <w:r w:rsidRPr="003630B8">
              <w:rPr>
                <w:rFonts w:ascii="Arial" w:hAnsi="Arial" w:cs="Arial"/>
                <w:b/>
                <w:bCs/>
                <w:color w:val="FFFFFF" w:themeColor="background1"/>
                <w:sz w:val="20"/>
                <w:szCs w:val="20"/>
                <w:lang w:val="en-CA"/>
              </w:rPr>
              <w:t>Spouse</w:t>
            </w:r>
            <w:r w:rsidRPr="003630B8" w:rsidR="00903B8B">
              <w:rPr>
                <w:rFonts w:ascii="Arial" w:hAnsi="Arial" w:cs="Arial"/>
                <w:b/>
                <w:bCs/>
                <w:color w:val="FFFFFF" w:themeColor="background1"/>
                <w:sz w:val="20"/>
                <w:szCs w:val="20"/>
                <w:lang w:val="en-CA"/>
              </w:rPr>
              <w:t>’s name</w:t>
            </w:r>
          </w:p>
        </w:tc>
        <w:tc>
          <w:tcPr>
            <w:tcW w:w="4770" w:type="dxa"/>
            <w:tcBorders>
              <w:top w:val="single" w:color="D0CECE" w:sz="4" w:space="0"/>
              <w:bottom w:val="single" w:color="D0CECE" w:sz="4" w:space="0"/>
            </w:tcBorders>
            <w:shd w:val="clear" w:color="auto" w:fill="auto"/>
            <w:vAlign w:val="center"/>
          </w:tcPr>
          <w:p w:rsidRPr="003630B8" w:rsidR="00101665" w:rsidP="00BA5DAF" w:rsidRDefault="00101665" w14:paraId="71AD71A4"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cyan"/>
                <w:lang w:val="en-CA"/>
              </w:rPr>
              <w:t>[SpouseNameFirst] [SpouseNameLast]</w:t>
            </w:r>
          </w:p>
        </w:tc>
      </w:tr>
      <w:tr w:rsidRPr="003630B8" w:rsidR="00101665" w:rsidTr="004C4206" w14:paraId="6663EF71" w14:textId="77777777">
        <w:trPr>
          <w:trHeight w:val="416"/>
        </w:trPr>
        <w:tc>
          <w:tcPr>
            <w:tcW w:w="6030" w:type="dxa"/>
            <w:tcBorders>
              <w:top w:val="single" w:color="D0CECE" w:sz="4" w:space="0"/>
              <w:bottom w:val="single" w:color="D0CECE" w:sz="4" w:space="0"/>
            </w:tcBorders>
            <w:shd w:val="clear" w:color="auto" w:fill="0B4A72" w:themeFill="text2"/>
            <w:vAlign w:val="center"/>
          </w:tcPr>
          <w:p w:rsidRPr="003630B8" w:rsidR="00101665" w:rsidP="00BA5DAF" w:rsidRDefault="00101665" w14:paraId="26CDFAF5" w14:textId="77777777">
            <w:pPr>
              <w:spacing w:before="60" w:after="60"/>
              <w:rPr>
                <w:rFonts w:ascii="Arial" w:hAnsi="Arial" w:cs="Arial"/>
                <w:b/>
                <w:bCs/>
                <w:color w:val="FFFFFF" w:themeColor="background1"/>
                <w:sz w:val="20"/>
                <w:szCs w:val="20"/>
                <w:lang w:val="en-CA"/>
              </w:rPr>
            </w:pPr>
            <w:r w:rsidRPr="003630B8">
              <w:rPr>
                <w:rFonts w:ascii="Arial" w:hAnsi="Arial" w:cs="Arial"/>
                <w:color w:val="555555"/>
                <w:sz w:val="20"/>
                <w:szCs w:val="20"/>
                <w:highlight w:val="yellow"/>
                <w:lang w:val="en-CA"/>
              </w:rPr>
              <w:t>&lt;&lt;IF spouse = Y&gt;&gt;</w:t>
            </w:r>
            <w:r w:rsidRPr="003630B8">
              <w:rPr>
                <w:rFonts w:ascii="Arial" w:hAnsi="Arial" w:cs="Arial"/>
                <w:b/>
                <w:bCs/>
                <w:color w:val="555555"/>
                <w:sz w:val="20"/>
                <w:szCs w:val="20"/>
                <w:highlight w:val="yellow"/>
                <w:lang w:val="en-CA"/>
              </w:rPr>
              <w:t xml:space="preserve"> </w:t>
            </w:r>
            <w:r w:rsidRPr="003630B8">
              <w:rPr>
                <w:rFonts w:ascii="Arial" w:hAnsi="Arial" w:cs="Arial"/>
                <w:b/>
                <w:bCs/>
                <w:color w:val="FFFFFF" w:themeColor="background1"/>
                <w:sz w:val="20"/>
                <w:szCs w:val="20"/>
                <w:lang w:val="en-CA"/>
              </w:rPr>
              <w:t>Spouse’s DOB</w:t>
            </w:r>
          </w:p>
        </w:tc>
        <w:tc>
          <w:tcPr>
            <w:tcW w:w="4770" w:type="dxa"/>
            <w:tcBorders>
              <w:top w:val="single" w:color="D0CECE" w:sz="4" w:space="0"/>
              <w:bottom w:val="single" w:color="D0CECE" w:sz="4" w:space="0"/>
            </w:tcBorders>
            <w:shd w:val="clear" w:color="auto" w:fill="auto"/>
            <w:vAlign w:val="center"/>
          </w:tcPr>
          <w:p w:rsidRPr="003630B8" w:rsidR="00101665" w:rsidP="00BA5DAF" w:rsidRDefault="00101665" w14:paraId="47215FC5" w14:textId="77777777">
            <w:pPr>
              <w:spacing w:before="60" w:after="60"/>
              <w:rPr>
                <w:rFonts w:ascii="Arial" w:hAnsi="Arial" w:cs="Arial"/>
                <w:color w:val="555555"/>
                <w:sz w:val="20"/>
                <w:szCs w:val="20"/>
                <w:highlight w:val="cyan"/>
                <w:lang w:val="en-CA"/>
              </w:rPr>
            </w:pPr>
            <w:r w:rsidRPr="003630B8">
              <w:rPr>
                <w:rFonts w:ascii="Arial" w:hAnsi="Arial" w:cs="Arial"/>
                <w:color w:val="555555"/>
                <w:sz w:val="20"/>
                <w:szCs w:val="20"/>
                <w:highlight w:val="cyan"/>
                <w:lang w:val="en-CA"/>
              </w:rPr>
              <w:t>[</w:t>
            </w:r>
            <w:r w:rsidRPr="003630B8">
              <w:rPr>
                <w:rFonts w:ascii="Arial" w:hAnsi="Arial" w:eastAsia="Calibri" w:cs="Arial"/>
                <w:color w:val="555555"/>
                <w:sz w:val="20"/>
                <w:szCs w:val="20"/>
                <w:highlight w:val="cyan"/>
                <w:lang w:val="en-CA"/>
              </w:rPr>
              <w:t>SDOB]</w:t>
            </w:r>
          </w:p>
        </w:tc>
      </w:tr>
      <w:tr w:rsidRPr="003630B8" w:rsidR="00101665" w:rsidTr="004C4206" w14:paraId="18986AEA" w14:textId="77777777">
        <w:trPr>
          <w:trHeight w:val="370"/>
        </w:trPr>
        <w:tc>
          <w:tcPr>
            <w:tcW w:w="6030" w:type="dxa"/>
            <w:tcBorders>
              <w:top w:val="single" w:color="D0CECE" w:sz="4" w:space="0"/>
              <w:bottom w:val="single" w:color="D0CECE" w:sz="4" w:space="0"/>
            </w:tcBorders>
            <w:shd w:val="clear" w:color="auto" w:fill="0B4A72" w:themeFill="text2"/>
            <w:vAlign w:val="center"/>
          </w:tcPr>
          <w:p w:rsidRPr="003630B8" w:rsidR="00101665" w:rsidP="00BA5DAF" w:rsidRDefault="00101665" w14:paraId="22E5AAF4" w14:textId="388C0C16">
            <w:pPr>
              <w:spacing w:before="60" w:after="60"/>
              <w:rPr>
                <w:rFonts w:ascii="Arial" w:hAnsi="Arial" w:cs="Arial"/>
                <w:b/>
                <w:bCs/>
                <w:color w:val="FFFFFF" w:themeColor="background1"/>
                <w:sz w:val="20"/>
                <w:szCs w:val="20"/>
                <w:lang w:val="en-CA"/>
              </w:rPr>
            </w:pPr>
            <w:r w:rsidRPr="003630B8">
              <w:rPr>
                <w:rFonts w:ascii="Arial" w:hAnsi="Arial" w:cs="Arial"/>
                <w:b/>
                <w:bCs/>
                <w:color w:val="FFFFFF" w:themeColor="background1"/>
                <w:sz w:val="20"/>
                <w:szCs w:val="20"/>
                <w:lang w:val="en-CA"/>
              </w:rPr>
              <w:t>Beneficiaries</w:t>
            </w:r>
          </w:p>
        </w:tc>
        <w:tc>
          <w:tcPr>
            <w:tcW w:w="4770" w:type="dxa"/>
            <w:tcBorders>
              <w:top w:val="single" w:color="D0CECE" w:sz="4" w:space="0"/>
              <w:bottom w:val="single" w:color="D0CECE" w:sz="4" w:space="0"/>
            </w:tcBorders>
            <w:shd w:val="clear" w:color="auto" w:fill="auto"/>
            <w:vAlign w:val="center"/>
          </w:tcPr>
          <w:p w:rsidRPr="003630B8" w:rsidR="00101665" w:rsidP="00BA5DAF" w:rsidRDefault="00101665" w14:paraId="5FDC1181" w14:textId="65086C84">
            <w:pPr>
              <w:spacing w:before="60" w:after="60"/>
              <w:rPr>
                <w:rFonts w:ascii="Arial" w:hAnsi="Arial" w:cs="Arial"/>
                <w:color w:val="555555"/>
                <w:sz w:val="20"/>
                <w:szCs w:val="20"/>
                <w:highlight w:val="cyan"/>
              </w:rPr>
            </w:pPr>
            <w:r w:rsidRPr="003630B8">
              <w:rPr>
                <w:rFonts w:ascii="Arial" w:hAnsi="Arial" w:cs="Arial"/>
                <w:color w:val="555555"/>
                <w:sz w:val="20"/>
                <w:szCs w:val="20"/>
                <w:highlight w:val="cyan"/>
              </w:rPr>
              <w:t>[BenName1]</w:t>
            </w:r>
            <w:r w:rsidRPr="003630B8">
              <w:rPr>
                <w:rFonts w:ascii="Arial" w:hAnsi="Arial" w:cs="Arial"/>
                <w:color w:val="555555"/>
                <w:sz w:val="20"/>
                <w:szCs w:val="20"/>
                <w:highlight w:val="yellow"/>
              </w:rPr>
              <w:t>&lt;&lt;if more than 1 beneficiary, list all the beneficiaries here&gt;&gt;</w:t>
            </w:r>
            <w:r w:rsidRPr="003630B8">
              <w:rPr>
                <w:rFonts w:ascii="Arial" w:hAnsi="Arial" w:cs="Arial"/>
                <w:color w:val="555555"/>
                <w:sz w:val="20"/>
                <w:szCs w:val="20"/>
              </w:rPr>
              <w:t xml:space="preserve">, </w:t>
            </w:r>
            <w:r w:rsidRPr="003630B8">
              <w:rPr>
                <w:rFonts w:ascii="Arial" w:hAnsi="Arial" w:cs="Arial"/>
                <w:color w:val="555555"/>
                <w:sz w:val="20"/>
                <w:szCs w:val="20"/>
                <w:highlight w:val="cyan"/>
              </w:rPr>
              <w:t>[BenName2],</w:t>
            </w:r>
            <w:r w:rsidRPr="003630B8" w:rsidR="008D5125">
              <w:rPr>
                <w:rFonts w:ascii="Arial" w:hAnsi="Arial" w:cs="Arial"/>
                <w:color w:val="555555"/>
                <w:sz w:val="20"/>
                <w:szCs w:val="20"/>
                <w:highlight w:val="cyan"/>
              </w:rPr>
              <w:t xml:space="preserve"> </w:t>
            </w:r>
            <w:r w:rsidRPr="003630B8">
              <w:rPr>
                <w:rFonts w:ascii="Arial" w:hAnsi="Arial" w:cs="Arial"/>
                <w:color w:val="555555"/>
                <w:sz w:val="20"/>
                <w:szCs w:val="20"/>
                <w:highlight w:val="cyan"/>
              </w:rPr>
              <w:t>[BenName3], [BenName4],</w:t>
            </w:r>
            <w:r w:rsidRPr="003630B8" w:rsidR="008D5125">
              <w:rPr>
                <w:rFonts w:ascii="Arial" w:hAnsi="Arial" w:cs="Arial"/>
                <w:color w:val="555555"/>
                <w:sz w:val="20"/>
                <w:szCs w:val="20"/>
                <w:highlight w:val="cyan"/>
              </w:rPr>
              <w:t xml:space="preserve"> </w:t>
            </w:r>
            <w:r w:rsidRPr="003630B8">
              <w:rPr>
                <w:rFonts w:ascii="Arial" w:hAnsi="Arial" w:cs="Arial"/>
                <w:color w:val="555555"/>
                <w:sz w:val="20"/>
                <w:szCs w:val="20"/>
                <w:highlight w:val="cyan"/>
              </w:rPr>
              <w:t>[BenName5]</w:t>
            </w:r>
            <w:r w:rsidRPr="003630B8" w:rsidR="00CA5D82">
              <w:rPr>
                <w:rFonts w:ascii="Arial" w:hAnsi="Arial" w:cs="Arial"/>
                <w:color w:val="555555"/>
                <w:sz w:val="20"/>
                <w:szCs w:val="20"/>
                <w:highlight w:val="cyan"/>
              </w:rPr>
              <w:t>,</w:t>
            </w:r>
            <w:r w:rsidRPr="003630B8" w:rsidR="008D5125">
              <w:rPr>
                <w:rFonts w:ascii="Arial" w:hAnsi="Arial" w:cs="Arial"/>
                <w:color w:val="555555"/>
                <w:sz w:val="20"/>
                <w:szCs w:val="20"/>
                <w:highlight w:val="cyan"/>
              </w:rPr>
              <w:t xml:space="preserve"> </w:t>
            </w:r>
            <w:r w:rsidRPr="003630B8" w:rsidR="00CA5D82">
              <w:rPr>
                <w:rFonts w:ascii="Arial" w:hAnsi="Arial" w:cs="Arial"/>
                <w:color w:val="555555"/>
                <w:sz w:val="20"/>
                <w:szCs w:val="20"/>
                <w:highlight w:val="cyan"/>
              </w:rPr>
              <w:t>[BenName6], [BenName7], [BenName8], [BenName9], [BenName10]</w:t>
            </w:r>
          </w:p>
        </w:tc>
      </w:tr>
      <w:tr w:rsidRPr="003630B8" w:rsidR="00101665" w:rsidTr="004C4206" w14:paraId="7BAB3F46" w14:textId="77777777">
        <w:trPr>
          <w:trHeight w:val="418"/>
        </w:trPr>
        <w:tc>
          <w:tcPr>
            <w:tcW w:w="6030" w:type="dxa"/>
            <w:tcBorders>
              <w:top w:val="single" w:color="D0CECE" w:sz="4" w:space="0"/>
              <w:bottom w:val="single" w:color="D0CECE" w:sz="4" w:space="0"/>
            </w:tcBorders>
            <w:shd w:val="clear" w:color="auto" w:fill="0B4A72" w:themeFill="text2"/>
            <w:vAlign w:val="center"/>
          </w:tcPr>
          <w:p w:rsidRPr="003630B8" w:rsidR="00101665" w:rsidP="00BA5DAF" w:rsidRDefault="00763B1F" w14:paraId="2A4A5FD0" w14:textId="07AC4C29">
            <w:pPr>
              <w:spacing w:before="60" w:after="60"/>
              <w:rPr>
                <w:rFonts w:ascii="Arial" w:hAnsi="Arial" w:cs="Arial"/>
                <w:b/>
                <w:bCs/>
                <w:strike/>
                <w:color w:val="FFFFFF" w:themeColor="background1"/>
                <w:sz w:val="20"/>
                <w:szCs w:val="20"/>
                <w:lang w:val="en-CA"/>
              </w:rPr>
            </w:pPr>
            <w:r w:rsidRPr="003630B8">
              <w:rPr>
                <w:rFonts w:ascii="Arial" w:hAnsi="Arial" w:cs="Arial"/>
                <w:b/>
                <w:bCs/>
                <w:color w:val="FFFFFF" w:themeColor="background1"/>
                <w:sz w:val="20"/>
                <w:szCs w:val="20"/>
                <w:lang w:val="en-CA"/>
              </w:rPr>
              <w:t>E</w:t>
            </w:r>
            <w:r w:rsidRPr="003630B8" w:rsidR="00101665">
              <w:rPr>
                <w:rFonts w:ascii="Arial" w:hAnsi="Arial" w:cs="Arial"/>
                <w:b/>
                <w:bCs/>
                <w:color w:val="FFFFFF" w:themeColor="background1"/>
                <w:sz w:val="20"/>
                <w:szCs w:val="20"/>
                <w:lang w:val="en-CA"/>
              </w:rPr>
              <w:t>nrolment date</w:t>
            </w:r>
          </w:p>
        </w:tc>
        <w:tc>
          <w:tcPr>
            <w:tcW w:w="4770" w:type="dxa"/>
            <w:tcBorders>
              <w:top w:val="single" w:color="D0CECE" w:sz="4" w:space="0"/>
              <w:bottom w:val="single" w:color="D0CECE" w:sz="4" w:space="0"/>
            </w:tcBorders>
            <w:shd w:val="clear" w:color="auto" w:fill="auto"/>
            <w:vAlign w:val="center"/>
          </w:tcPr>
          <w:p w:rsidRPr="003630B8" w:rsidR="00101665" w:rsidP="00BA5DAF" w:rsidRDefault="00101665" w14:paraId="024A6903" w14:textId="77777777">
            <w:pPr>
              <w:spacing w:before="60" w:after="60" w:line="288" w:lineRule="auto"/>
              <w:rPr>
                <w:rFonts w:ascii="Arial" w:hAnsi="Arial" w:eastAsia="Century Gothic" w:cs="Arial"/>
                <w:color w:val="555555"/>
                <w:sz w:val="20"/>
                <w:szCs w:val="20"/>
                <w:highlight w:val="cyan"/>
                <w:lang w:val="en-CA"/>
              </w:rPr>
            </w:pPr>
            <w:r w:rsidRPr="003630B8">
              <w:rPr>
                <w:rFonts w:ascii="Arial" w:hAnsi="Arial" w:cs="Arial"/>
                <w:color w:val="555555"/>
                <w:sz w:val="20"/>
                <w:szCs w:val="20"/>
                <w:highlight w:val="cyan"/>
                <w:lang w:val="en-CA"/>
              </w:rPr>
              <w:t>[</w:t>
            </w:r>
            <w:r w:rsidRPr="003630B8">
              <w:rPr>
                <w:rFonts w:ascii="Arial" w:hAnsi="Arial" w:cs="Arial"/>
                <w:color w:val="555555"/>
                <w:sz w:val="20"/>
                <w:szCs w:val="20"/>
                <w:highlight w:val="cyan"/>
                <w:shd w:val="clear" w:color="auto" w:fill="FFFFFF"/>
              </w:rPr>
              <w:t>DOE]</w:t>
            </w:r>
          </w:p>
        </w:tc>
      </w:tr>
    </w:tbl>
    <w:bookmarkEnd w:id="22"/>
    <w:p w:rsidRPr="003630B8" w:rsidR="00101665" w:rsidP="001C2A5C" w:rsidRDefault="00B60D64" w14:paraId="589451CD" w14:textId="240EEFD2">
      <w:pPr>
        <w:spacing w:before="240" w:after="0"/>
        <w:rPr>
          <w:rFonts w:ascii="Arial" w:hAnsi="Arial" w:cs="Arial"/>
          <w:b/>
          <w:bCs/>
          <w:color w:val="12314A"/>
          <w:sz w:val="20"/>
          <w:szCs w:val="20"/>
          <w:lang w:val="en-CA"/>
        </w:rPr>
      </w:pPr>
      <w:r w:rsidRPr="003630B8">
        <w:rPr>
          <w:rFonts w:ascii="Arial" w:hAnsi="Arial" w:cs="Arial"/>
          <w:color w:val="12314A"/>
          <w:sz w:val="20"/>
          <w:szCs w:val="20"/>
          <w:highlight w:val="yellow"/>
          <w:lang w:val="en-CA"/>
        </w:rPr>
        <w:t xml:space="preserve">&lt;&lt;IF member is </w:t>
      </w:r>
      <w:r w:rsidRPr="003630B8" w:rsidR="007D45BF">
        <w:rPr>
          <w:rFonts w:ascii="Arial" w:hAnsi="Arial" w:cs="Arial"/>
          <w:color w:val="12314A"/>
          <w:sz w:val="20"/>
          <w:szCs w:val="20"/>
          <w:highlight w:val="yellow"/>
          <w:lang w:val="en-CA"/>
        </w:rPr>
        <w:t>currently active&gt;&gt;</w:t>
      </w:r>
      <w:r w:rsidRPr="003630B8" w:rsidR="00101665">
        <w:rPr>
          <w:rFonts w:ascii="Arial" w:hAnsi="Arial" w:cs="Arial"/>
          <w:b/>
          <w:bCs/>
          <w:color w:val="12314A"/>
          <w:sz w:val="20"/>
          <w:szCs w:val="20"/>
          <w:lang w:val="en-CA"/>
        </w:rPr>
        <w:t xml:space="preserve">Your employment information </w:t>
      </w:r>
      <w:r w:rsidRPr="003630B8" w:rsidR="00960D09">
        <w:rPr>
          <w:rFonts w:ascii="Arial" w:hAnsi="Arial" w:cs="Arial"/>
          <w:b/>
          <w:bCs/>
          <w:color w:val="12314A"/>
          <w:sz w:val="20"/>
          <w:szCs w:val="20"/>
          <w:lang w:val="en-CA"/>
        </w:rPr>
        <w:t xml:space="preserve">projected to </w:t>
      </w:r>
      <w:r w:rsidRPr="003630B8" w:rsidR="00013263">
        <w:rPr>
          <w:rFonts w:ascii="Arial" w:hAnsi="Arial" w:cs="Arial"/>
          <w:b/>
          <w:bCs/>
          <w:color w:val="12314A"/>
          <w:sz w:val="20"/>
          <w:szCs w:val="20"/>
          <w:lang w:val="en-CA"/>
        </w:rPr>
        <w:t>your estimated retirement date</w:t>
      </w:r>
    </w:p>
    <w:tbl>
      <w:tblPr>
        <w:tblW w:w="0" w:type="auto"/>
        <w:tblBorders>
          <w:top w:val="single" w:color="DCDCDC" w:themeColor="text1" w:themeTint="33" w:sz="4" w:space="0"/>
          <w:bottom w:val="single" w:color="DCDCDC" w:themeColor="text1" w:themeTint="33" w:sz="4" w:space="0"/>
        </w:tblBorders>
        <w:tblLook w:val="04A0" w:firstRow="1" w:lastRow="0" w:firstColumn="1" w:lastColumn="0" w:noHBand="0" w:noVBand="1"/>
        <w:tblCaption w:val="Your employment information "/>
      </w:tblPr>
      <w:tblGrid>
        <w:gridCol w:w="6030"/>
        <w:gridCol w:w="4770"/>
      </w:tblGrid>
      <w:tr w:rsidRPr="003630B8" w:rsidR="00F53909" w:rsidTr="00F87800" w14:paraId="0464265B" w14:textId="77777777">
        <w:trPr>
          <w:trHeight w:val="432"/>
        </w:trPr>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F53909" w:rsidP="00BA5DAF" w:rsidRDefault="00F53909" w14:paraId="04C6EE5F" w14:textId="4D10EB6B">
            <w:pPr>
              <w:spacing w:before="60" w:after="60"/>
              <w:rPr>
                <w:rFonts w:ascii="Arial" w:hAnsi="Arial" w:cs="Arial"/>
                <w:b/>
                <w:bCs/>
                <w:color w:val="555555"/>
                <w:sz w:val="20"/>
                <w:szCs w:val="20"/>
                <w:lang w:val="en-CA"/>
              </w:rPr>
            </w:pPr>
            <w:r w:rsidRPr="003630B8">
              <w:rPr>
                <w:rFonts w:ascii="Arial" w:hAnsi="Arial" w:cs="Arial"/>
                <w:b/>
                <w:bCs/>
                <w:color w:val="FFFFFF" w:themeColor="background1"/>
                <w:sz w:val="20"/>
                <w:szCs w:val="20"/>
                <w:lang w:val="en-CA"/>
              </w:rPr>
              <w:t>Total eligibility service</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F53909" w:rsidP="00BA5DAF" w:rsidRDefault="00F53909" w14:paraId="6B284ECE" w14:textId="09E094ED">
            <w:pPr>
              <w:spacing w:before="60" w:after="60"/>
              <w:rPr>
                <w:rFonts w:ascii="Arial" w:hAnsi="Arial" w:cs="Arial"/>
                <w:sz w:val="20"/>
                <w:szCs w:val="20"/>
                <w:lang w:val="en-CA"/>
              </w:rPr>
            </w:pPr>
            <w:r w:rsidRPr="003630B8">
              <w:rPr>
                <w:rFonts w:ascii="Arial" w:hAnsi="Arial" w:eastAsia="Century Gothic" w:cs="Arial"/>
                <w:sz w:val="20"/>
                <w:szCs w:val="20"/>
                <w:highlight w:val="cyan"/>
                <w:lang w:val="en-CA"/>
              </w:rPr>
              <w:t>[EligSvc]</w:t>
            </w:r>
            <w:r w:rsidRPr="003630B8">
              <w:rPr>
                <w:rFonts w:ascii="Arial" w:hAnsi="Arial" w:eastAsia="Century Gothic" w:cs="Arial"/>
                <w:sz w:val="20"/>
                <w:szCs w:val="20"/>
                <w:lang w:val="en-CA"/>
              </w:rPr>
              <w:t xml:space="preserve"> year(s)</w:t>
            </w:r>
          </w:p>
        </w:tc>
      </w:tr>
      <w:tr w:rsidRPr="003630B8" w:rsidR="00F53909" w:rsidTr="00F87800" w14:paraId="519C236A" w14:textId="77777777">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F53909" w:rsidP="00BA5DAF" w:rsidRDefault="7B0A764F" w14:paraId="022BCA82" w14:textId="28E85485">
            <w:pPr>
              <w:spacing w:before="60" w:after="60"/>
              <w:rPr>
                <w:rFonts w:ascii="Arial" w:hAnsi="Arial" w:eastAsia="Century Gothic" w:cs="Arial"/>
                <w:b/>
                <w:bCs/>
                <w:color w:val="555555"/>
                <w:sz w:val="20"/>
                <w:szCs w:val="20"/>
                <w:highlight w:val="yellow"/>
                <w:lang w:val="en-CA"/>
              </w:rPr>
            </w:pPr>
            <w:r w:rsidRPr="003630B8">
              <w:rPr>
                <w:rFonts w:ascii="Arial" w:hAnsi="Arial" w:eastAsia="Century Gothic" w:cs="Arial"/>
                <w:b/>
                <w:bCs/>
                <w:color w:val="555555"/>
                <w:sz w:val="20"/>
                <w:szCs w:val="20"/>
                <w:highlight w:val="yellow"/>
                <w:lang w:val="en-CA"/>
              </w:rPr>
              <w:t>&lt;&lt; If UPP&gt;&gt;</w:t>
            </w:r>
            <w:r w:rsidRPr="003630B8">
              <w:rPr>
                <w:rFonts w:ascii="Arial" w:hAnsi="Arial" w:cs="Arial"/>
                <w:b/>
                <w:bCs/>
                <w:color w:val="FFFFFF" w:themeColor="background1"/>
                <w:sz w:val="20"/>
                <w:szCs w:val="20"/>
                <w:lang w:val="en-CA"/>
              </w:rPr>
              <w:t xml:space="preserve">UPP pensionable service </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F53909" w:rsidP="00BA5DAF" w:rsidRDefault="00F53909" w14:paraId="5A503207" w14:textId="4BECAFA4">
            <w:pPr>
              <w:spacing w:before="60" w:after="60"/>
              <w:rPr>
                <w:rFonts w:ascii="Arial" w:hAnsi="Arial" w:cs="Arial"/>
                <w:sz w:val="20"/>
                <w:szCs w:val="20"/>
                <w:highlight w:val="cyan"/>
                <w:lang w:val="en-CA"/>
              </w:rPr>
            </w:pPr>
            <w:r w:rsidRPr="003630B8">
              <w:rPr>
                <w:rFonts w:ascii="Arial" w:hAnsi="Arial" w:eastAsia="Century Gothic" w:cs="Arial"/>
                <w:sz w:val="20"/>
                <w:szCs w:val="20"/>
                <w:highlight w:val="cyan"/>
                <w:lang w:val="en-CA"/>
              </w:rPr>
              <w:t>[UPPPensSvc]</w:t>
            </w:r>
            <w:r w:rsidRPr="003630B8">
              <w:rPr>
                <w:rFonts w:ascii="Arial" w:hAnsi="Arial" w:eastAsia="Century Gothic" w:cs="Arial"/>
                <w:sz w:val="20"/>
                <w:szCs w:val="20"/>
                <w:lang w:val="en-CA"/>
              </w:rPr>
              <w:t xml:space="preserve"> year(s)</w:t>
            </w:r>
          </w:p>
        </w:tc>
      </w:tr>
      <w:tr w:rsidRPr="003630B8" w:rsidR="00F53909" w:rsidTr="00F87800" w14:paraId="70865070" w14:textId="77777777">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F53909" w:rsidP="00BA5DAF" w:rsidRDefault="00F53909" w14:paraId="55EF2143" w14:textId="42781E01">
            <w:pPr>
              <w:spacing w:before="60" w:after="60"/>
              <w:rPr>
                <w:rFonts w:ascii="Arial" w:hAnsi="Arial" w:cs="Arial"/>
                <w:b/>
                <w:bCs/>
                <w:color w:val="555555"/>
                <w:sz w:val="20"/>
                <w:szCs w:val="20"/>
                <w:lang w:val="en-CA"/>
              </w:rPr>
            </w:pPr>
            <w:r w:rsidRPr="003630B8">
              <w:rPr>
                <w:rFonts w:ascii="Arial" w:hAnsi="Arial" w:cs="Arial"/>
                <w:b/>
                <w:bCs/>
                <w:color w:val="FFFFFF" w:themeColor="background1"/>
                <w:sz w:val="20"/>
                <w:szCs w:val="20"/>
                <w:lang w:val="en-CA"/>
              </w:rPr>
              <w:t xml:space="preserve">Pre-conversion pensionable </w:t>
            </w:r>
            <w:r w:rsidRPr="003630B8" w:rsidR="00532877">
              <w:rPr>
                <w:rFonts w:ascii="Arial" w:hAnsi="Arial" w:cs="Arial"/>
                <w:b/>
                <w:bCs/>
                <w:color w:val="FFFFFF" w:themeColor="background1"/>
                <w:sz w:val="20"/>
                <w:szCs w:val="20"/>
                <w:lang w:val="en-CA"/>
              </w:rPr>
              <w:t>s</w:t>
            </w:r>
            <w:r w:rsidRPr="003630B8">
              <w:rPr>
                <w:rFonts w:ascii="Arial" w:hAnsi="Arial" w:cs="Arial"/>
                <w:b/>
                <w:bCs/>
                <w:color w:val="FFFFFF" w:themeColor="background1"/>
                <w:sz w:val="20"/>
                <w:szCs w:val="20"/>
                <w:lang w:val="en-CA"/>
              </w:rPr>
              <w:t>ervice</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F53909" w:rsidP="00BA5DAF" w:rsidRDefault="00F53909" w14:paraId="25B3746D" w14:textId="6B88876C">
            <w:pPr>
              <w:spacing w:before="60" w:after="60" w:line="288" w:lineRule="auto"/>
              <w:rPr>
                <w:rFonts w:ascii="Arial" w:hAnsi="Arial" w:eastAsia="Century Gothic" w:cs="Arial"/>
                <w:sz w:val="20"/>
                <w:szCs w:val="20"/>
                <w:lang w:val="en-CA"/>
              </w:rPr>
            </w:pPr>
            <w:r w:rsidRPr="003630B8">
              <w:rPr>
                <w:rFonts w:ascii="Arial" w:hAnsi="Arial" w:eastAsia="Century Gothic" w:cs="Arial"/>
                <w:sz w:val="20"/>
                <w:szCs w:val="20"/>
                <w:highlight w:val="cyan"/>
                <w:lang w:val="en-CA"/>
              </w:rPr>
              <w:t>[</w:t>
            </w:r>
            <w:proofErr w:type="spellStart"/>
            <w:r w:rsidRPr="003630B8" w:rsidR="00893595">
              <w:rPr>
                <w:rFonts w:ascii="Arial" w:hAnsi="Arial" w:eastAsia="Century Gothic" w:cs="Arial"/>
                <w:sz w:val="20"/>
                <w:szCs w:val="20"/>
                <w:highlight w:val="cyan"/>
                <w:lang w:val="en-CA"/>
              </w:rPr>
              <w:t>WLU</w:t>
            </w:r>
            <w:r w:rsidRPr="003630B8" w:rsidR="001D5E31">
              <w:rPr>
                <w:rFonts w:ascii="Arial" w:hAnsi="Arial" w:eastAsia="Century Gothic" w:cs="Arial"/>
                <w:sz w:val="20"/>
                <w:szCs w:val="20"/>
                <w:highlight w:val="cyan"/>
                <w:lang w:val="en-CA"/>
              </w:rPr>
              <w:t>PensSvc</w:t>
            </w:r>
            <w:proofErr w:type="spellEnd"/>
            <w:r w:rsidRPr="003630B8">
              <w:rPr>
                <w:rFonts w:ascii="Arial" w:hAnsi="Arial" w:eastAsia="Century Gothic" w:cs="Arial"/>
                <w:sz w:val="20"/>
                <w:szCs w:val="20"/>
                <w:highlight w:val="cyan"/>
                <w:lang w:val="en-CA"/>
              </w:rPr>
              <w:t>]</w:t>
            </w:r>
            <w:r w:rsidRPr="003630B8" w:rsidR="00AE739A">
              <w:rPr>
                <w:rFonts w:ascii="Arial" w:hAnsi="Arial" w:eastAsia="Century Gothic" w:cs="Arial"/>
                <w:sz w:val="20"/>
                <w:szCs w:val="20"/>
                <w:lang w:val="en-CA"/>
              </w:rPr>
              <w:t xml:space="preserve"> </w:t>
            </w:r>
            <w:r w:rsidRPr="003630B8">
              <w:rPr>
                <w:rFonts w:ascii="Arial" w:hAnsi="Arial" w:eastAsia="Century Gothic" w:cs="Arial"/>
                <w:sz w:val="20"/>
                <w:szCs w:val="20"/>
                <w:lang w:val="en-CA"/>
              </w:rPr>
              <w:t>year(s)</w:t>
            </w:r>
          </w:p>
        </w:tc>
      </w:tr>
      <w:tr w:rsidRPr="003630B8" w:rsidR="00EF4E9B" w:rsidTr="00F87800" w14:paraId="7685FDED" w14:textId="77777777">
        <w:trPr>
          <w:trHeight w:val="300"/>
        </w:trPr>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EF4E9B" w:rsidP="00BA5DAF" w:rsidRDefault="00EF4E9B" w14:paraId="6A381647" w14:textId="56B36BF2">
            <w:pPr>
              <w:pStyle w:val="Tableheading"/>
              <w:spacing w:before="60" w:after="60"/>
              <w:rPr>
                <w:rFonts w:ascii="Arial" w:hAnsi="Arial" w:eastAsia="Century Gothic" w:cs="Arial"/>
                <w:color w:val="555555"/>
                <w:sz w:val="20"/>
                <w:szCs w:val="20"/>
                <w:highlight w:val="yellow"/>
              </w:rPr>
            </w:pPr>
            <w:r w:rsidRPr="003630B8">
              <w:rPr>
                <w:rFonts w:ascii="Arial" w:hAnsi="Arial" w:eastAsia="Century Gothic" w:cs="Arial"/>
                <w:color w:val="555555"/>
                <w:sz w:val="20"/>
                <w:szCs w:val="20"/>
                <w:highlight w:val="yellow"/>
              </w:rPr>
              <w:t>&lt;&lt;if UP</w:t>
            </w:r>
            <w:r w:rsidRPr="003630B8" w:rsidR="00532877">
              <w:rPr>
                <w:rFonts w:ascii="Arial" w:hAnsi="Arial" w:eastAsia="Century Gothic" w:cs="Arial"/>
                <w:color w:val="555555"/>
                <w:sz w:val="20"/>
                <w:szCs w:val="20"/>
                <w:highlight w:val="yellow"/>
              </w:rPr>
              <w:t>P</w:t>
            </w:r>
            <w:r w:rsidRPr="003630B8">
              <w:rPr>
                <w:rFonts w:ascii="Arial" w:hAnsi="Arial" w:eastAsia="Century Gothic" w:cs="Arial"/>
                <w:color w:val="555555"/>
                <w:sz w:val="20"/>
                <w:szCs w:val="20"/>
                <w:highlight w:val="yellow"/>
              </w:rPr>
              <w:t xml:space="preserve"> &gt;&gt;</w:t>
            </w:r>
            <w:r w:rsidRPr="003630B8">
              <w:rPr>
                <w:rFonts w:ascii="Arial" w:hAnsi="Arial" w:eastAsia="Century Gothic" w:cs="Arial"/>
                <w:color w:val="FFFFFF" w:themeColor="background1"/>
                <w:sz w:val="20"/>
                <w:szCs w:val="20"/>
              </w:rPr>
              <w:t xml:space="preserve">UPP best average earnings </w:t>
            </w:r>
            <w:r w:rsidRPr="003630B8" w:rsidR="00AF1D74">
              <w:rPr>
                <w:rFonts w:ascii="Arial" w:hAnsi="Arial" w:eastAsia="Century Gothic" w:cs="Arial"/>
                <w:color w:val="FFFFFF" w:themeColor="background1"/>
                <w:sz w:val="20"/>
                <w:szCs w:val="20"/>
              </w:rPr>
              <w:t>(BAE)</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EF4E9B" w:rsidP="00BA5DAF" w:rsidRDefault="00EF4E9B" w14:paraId="315DCCC9" w14:textId="0873E9A7">
            <w:pPr>
              <w:spacing w:before="60" w:after="60" w:line="288" w:lineRule="auto"/>
              <w:rPr>
                <w:rFonts w:ascii="Arial" w:hAnsi="Arial" w:eastAsia="Century Gothic" w:cs="Arial"/>
                <w:sz w:val="20"/>
                <w:szCs w:val="20"/>
                <w:lang w:val="en-CA"/>
              </w:rPr>
            </w:pPr>
            <w:r w:rsidRPr="003630B8">
              <w:rPr>
                <w:rFonts w:ascii="Arial" w:hAnsi="Arial" w:eastAsia="Century Gothic" w:cs="Arial"/>
                <w:sz w:val="20"/>
                <w:szCs w:val="20"/>
                <w:lang w:val="en-CA"/>
              </w:rPr>
              <w:t>$</w:t>
            </w:r>
            <w:r w:rsidRPr="003630B8">
              <w:rPr>
                <w:rFonts w:ascii="Arial" w:hAnsi="Arial" w:eastAsia="Century Gothic" w:cs="Arial"/>
                <w:sz w:val="20"/>
                <w:szCs w:val="20"/>
                <w:highlight w:val="cyan"/>
              </w:rPr>
              <w:t>[BAEUPP]</w:t>
            </w:r>
          </w:p>
        </w:tc>
      </w:tr>
      <w:tr w:rsidRPr="003630B8" w:rsidR="00EF4E9B" w:rsidTr="00F87800" w14:paraId="54D80469" w14:textId="77777777">
        <w:trPr>
          <w:trHeight w:val="300"/>
        </w:trPr>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EF4E9B" w:rsidP="00BA5DAF" w:rsidRDefault="00EF4E9B" w14:paraId="165A3F12" w14:textId="4BBCA12E">
            <w:pPr>
              <w:pStyle w:val="Tableheading"/>
              <w:spacing w:before="60" w:after="60"/>
              <w:rPr>
                <w:rFonts w:ascii="Arial" w:hAnsi="Arial" w:eastAsia="Century Gothic" w:cs="Arial"/>
                <w:color w:val="555555"/>
                <w:sz w:val="20"/>
                <w:szCs w:val="20"/>
              </w:rPr>
            </w:pPr>
            <w:r w:rsidRPr="003630B8">
              <w:rPr>
                <w:rFonts w:ascii="Arial" w:hAnsi="Arial" w:eastAsia="Century Gothic" w:cs="Arial"/>
                <w:color w:val="FFFFFF" w:themeColor="background1"/>
                <w:sz w:val="20"/>
                <w:szCs w:val="20"/>
              </w:rPr>
              <w:t xml:space="preserve">Pre-conversion </w:t>
            </w:r>
            <w:r w:rsidRPr="003630B8" w:rsidR="00E83AD7">
              <w:rPr>
                <w:rFonts w:ascii="Arial" w:hAnsi="Arial" w:eastAsia="Century Gothic" w:cs="Arial"/>
                <w:color w:val="FFFFFF" w:themeColor="background1"/>
                <w:sz w:val="20"/>
                <w:szCs w:val="20"/>
              </w:rPr>
              <w:t>best years’</w:t>
            </w:r>
            <w:r w:rsidRPr="003630B8">
              <w:rPr>
                <w:rFonts w:ascii="Arial" w:hAnsi="Arial" w:eastAsia="Century Gothic" w:cs="Arial"/>
                <w:color w:val="FFFFFF" w:themeColor="background1"/>
                <w:sz w:val="20"/>
                <w:szCs w:val="20"/>
              </w:rPr>
              <w:t xml:space="preserve"> earnings</w:t>
            </w:r>
            <w:r w:rsidRPr="003630B8" w:rsidR="00AF1D74">
              <w:rPr>
                <w:rFonts w:ascii="Arial" w:hAnsi="Arial" w:eastAsia="Century Gothic" w:cs="Arial"/>
                <w:color w:val="FFFFFF" w:themeColor="background1"/>
                <w:sz w:val="20"/>
                <w:szCs w:val="20"/>
              </w:rPr>
              <w:t xml:space="preserve"> </w:t>
            </w:r>
            <w:r w:rsidRPr="003630B8" w:rsidR="00AA3B47">
              <w:rPr>
                <w:rFonts w:ascii="Arial" w:hAnsi="Arial" w:eastAsia="Century Gothic" w:cs="Arial"/>
                <w:color w:val="FFFFFF" w:themeColor="background1"/>
                <w:sz w:val="20"/>
                <w:szCs w:val="20"/>
              </w:rPr>
              <w:t>(</w:t>
            </w:r>
            <w:r w:rsidRPr="003630B8" w:rsidR="007050ED">
              <w:rPr>
                <w:rFonts w:ascii="Arial" w:hAnsi="Arial" w:eastAsia="Century Gothic" w:cs="Arial"/>
                <w:color w:val="FFFFFF" w:themeColor="background1"/>
                <w:sz w:val="20"/>
                <w:szCs w:val="20"/>
              </w:rPr>
              <w:t>BYE</w:t>
            </w:r>
            <w:r w:rsidRPr="003630B8" w:rsidR="00AA3B47">
              <w:rPr>
                <w:rFonts w:ascii="Arial" w:hAnsi="Arial" w:eastAsia="Century Gothic" w:cs="Arial"/>
                <w:color w:val="FFFFFF" w:themeColor="background1"/>
                <w:sz w:val="20"/>
                <w:szCs w:val="20"/>
              </w:rPr>
              <w:t>)</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EF4E9B" w:rsidP="00BA5DAF" w:rsidRDefault="00EF4E9B" w14:paraId="535FC63B" w14:textId="16A36469">
            <w:pPr>
              <w:spacing w:before="60" w:after="60"/>
              <w:rPr>
                <w:rFonts w:ascii="Arial" w:hAnsi="Arial" w:eastAsia="Century Gothic" w:cs="Arial"/>
                <w:sz w:val="20"/>
                <w:szCs w:val="20"/>
                <w:lang w:val="en-CA"/>
              </w:rPr>
            </w:pPr>
            <w:r w:rsidRPr="003630B8">
              <w:rPr>
                <w:rFonts w:ascii="Arial" w:hAnsi="Arial" w:eastAsia="Century Gothic" w:cs="Arial"/>
                <w:sz w:val="20"/>
                <w:szCs w:val="20"/>
                <w:lang w:val="en-CA"/>
              </w:rPr>
              <w:t>$</w:t>
            </w:r>
            <w:r w:rsidRPr="003630B8">
              <w:rPr>
                <w:rFonts w:ascii="Arial" w:hAnsi="Arial" w:eastAsia="Century Gothic" w:cs="Arial"/>
                <w:sz w:val="20"/>
                <w:szCs w:val="20"/>
                <w:highlight w:val="cyan"/>
                <w:lang w:val="en-CA"/>
              </w:rPr>
              <w:t>[</w:t>
            </w:r>
            <w:r w:rsidRPr="003630B8" w:rsidR="00893595">
              <w:rPr>
                <w:rFonts w:ascii="Arial" w:hAnsi="Arial" w:eastAsia="Century Gothic" w:cs="Arial"/>
                <w:sz w:val="20"/>
                <w:szCs w:val="20"/>
                <w:highlight w:val="cyan"/>
                <w:lang w:val="en-CA"/>
              </w:rPr>
              <w:t>BYEWLU</w:t>
            </w:r>
            <w:r w:rsidRPr="003630B8">
              <w:rPr>
                <w:rFonts w:ascii="Arial" w:hAnsi="Arial" w:eastAsia="Century Gothic" w:cs="Arial"/>
                <w:sz w:val="20"/>
                <w:szCs w:val="20"/>
                <w:highlight w:val="cyan"/>
                <w:lang w:val="en-CA"/>
              </w:rPr>
              <w:t>]</w:t>
            </w:r>
          </w:p>
        </w:tc>
      </w:tr>
      <w:tr w:rsidRPr="003630B8" w:rsidR="00EF4E9B" w:rsidTr="00F87800" w14:paraId="19FD0EAF" w14:textId="77777777">
        <w:trPr>
          <w:trHeight w:val="657"/>
        </w:trPr>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EF4E9B" w:rsidP="00BA5DAF" w:rsidRDefault="00EF4E9B" w14:paraId="7EE4579C" w14:textId="1E2D0C45">
            <w:pPr>
              <w:pStyle w:val="Tableheading"/>
              <w:spacing w:before="60" w:after="60"/>
              <w:rPr>
                <w:rFonts w:ascii="Arial" w:hAnsi="Arial" w:eastAsia="Century Gothic" w:cs="Arial"/>
                <w:color w:val="555555"/>
                <w:sz w:val="20"/>
                <w:szCs w:val="20"/>
              </w:rPr>
            </w:pPr>
            <w:r w:rsidRPr="003630B8">
              <w:rPr>
                <w:rFonts w:ascii="Arial" w:hAnsi="Arial" w:eastAsia="Century Gothic" w:cs="Arial"/>
                <w:color w:val="555555"/>
                <w:sz w:val="20"/>
                <w:szCs w:val="20"/>
                <w:highlight w:val="yellow"/>
              </w:rPr>
              <w:t>&lt;&lt;If UPPTransSvcPost2024 &gt;0&gt;&gt;</w:t>
            </w:r>
            <w:r w:rsidRPr="003630B8">
              <w:rPr>
                <w:rFonts w:ascii="Arial" w:hAnsi="Arial" w:eastAsia="Century Gothic" w:cs="Arial"/>
                <w:color w:val="FFFFFF" w:themeColor="background1"/>
                <w:sz w:val="20"/>
                <w:szCs w:val="20"/>
              </w:rPr>
              <w:t>UPP average year’s additional maximum pensionable earnings</w:t>
            </w:r>
            <w:r w:rsidRPr="003630B8" w:rsidR="00AE739A">
              <w:rPr>
                <w:rFonts w:ascii="Arial" w:hAnsi="Arial" w:eastAsia="Century Gothic" w:cs="Arial"/>
                <w:color w:val="FFFFFF" w:themeColor="background1"/>
                <w:sz w:val="20"/>
                <w:szCs w:val="20"/>
              </w:rPr>
              <w:t xml:space="preserve"> </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EF4E9B" w:rsidP="00BA5DAF" w:rsidRDefault="00EF4E9B" w14:paraId="0B12331B" w14:textId="5009EFFA">
            <w:pPr>
              <w:spacing w:before="60" w:after="60" w:line="288" w:lineRule="auto"/>
              <w:rPr>
                <w:rFonts w:ascii="Arial" w:hAnsi="Arial" w:eastAsia="Century Gothic" w:cs="Arial"/>
                <w:sz w:val="20"/>
                <w:szCs w:val="20"/>
                <w:lang w:val="en-CA"/>
              </w:rPr>
            </w:pPr>
            <w:r w:rsidRPr="003630B8">
              <w:rPr>
                <w:rFonts w:ascii="Arial" w:hAnsi="Arial" w:eastAsia="Century Gothic" w:cs="Arial"/>
                <w:sz w:val="20"/>
                <w:szCs w:val="20"/>
                <w:lang w:val="en-CA"/>
              </w:rPr>
              <w:t>$</w:t>
            </w:r>
            <w:r w:rsidRPr="003630B8">
              <w:rPr>
                <w:rFonts w:ascii="Arial" w:hAnsi="Arial" w:eastAsia="Century Gothic" w:cs="Arial"/>
                <w:sz w:val="20"/>
                <w:szCs w:val="20"/>
                <w:highlight w:val="cyan"/>
                <w:lang w:val="en-CA"/>
              </w:rPr>
              <w:t>[AY</w:t>
            </w:r>
            <w:r w:rsidRPr="003630B8" w:rsidR="004604C0">
              <w:rPr>
                <w:rFonts w:ascii="Arial" w:hAnsi="Arial" w:eastAsia="Century Gothic" w:cs="Arial"/>
                <w:sz w:val="20"/>
                <w:szCs w:val="20"/>
                <w:highlight w:val="cyan"/>
                <w:lang w:val="en-CA"/>
              </w:rPr>
              <w:t>A</w:t>
            </w:r>
            <w:r w:rsidRPr="003630B8">
              <w:rPr>
                <w:rFonts w:ascii="Arial" w:hAnsi="Arial" w:eastAsia="Century Gothic" w:cs="Arial"/>
                <w:sz w:val="20"/>
                <w:szCs w:val="20"/>
                <w:highlight w:val="cyan"/>
                <w:lang w:val="en-CA"/>
              </w:rPr>
              <w:t>MPEUPP]</w:t>
            </w:r>
          </w:p>
        </w:tc>
      </w:tr>
      <w:tr w:rsidRPr="003630B8" w:rsidR="00EF4E9B" w:rsidTr="00F87800" w14:paraId="22A9FA50" w14:textId="77777777">
        <w:trPr>
          <w:trHeight w:val="639"/>
        </w:trPr>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00EF4E9B" w:rsidP="00BA5DAF" w:rsidRDefault="00EF4E9B" w14:paraId="5C3D54A9" w14:textId="6288477E">
            <w:pPr>
              <w:pStyle w:val="Tableheading"/>
              <w:spacing w:before="60" w:after="60"/>
              <w:rPr>
                <w:rFonts w:ascii="Arial" w:hAnsi="Arial" w:eastAsia="Century Gothic" w:cs="Arial"/>
                <w:color w:val="555555"/>
                <w:sz w:val="20"/>
                <w:szCs w:val="20"/>
              </w:rPr>
            </w:pPr>
            <w:r w:rsidRPr="003630B8">
              <w:rPr>
                <w:rFonts w:ascii="Arial" w:hAnsi="Arial" w:eastAsia="Century Gothic" w:cs="Arial"/>
                <w:color w:val="FFFFFF" w:themeColor="background1"/>
                <w:sz w:val="20"/>
                <w:szCs w:val="20"/>
              </w:rPr>
              <w:t>Pre-conversion average year’s maximum pensionable earnings</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00EF4E9B" w:rsidP="00BA5DAF" w:rsidRDefault="00EF4E9B" w14:paraId="6310A192" w14:textId="2C2D8ED6">
            <w:pPr>
              <w:spacing w:before="60" w:after="60" w:line="288" w:lineRule="auto"/>
              <w:rPr>
                <w:rFonts w:ascii="Arial" w:hAnsi="Arial" w:eastAsia="Century Gothic" w:cs="Arial"/>
                <w:sz w:val="20"/>
                <w:szCs w:val="20"/>
                <w:lang w:val="en-CA"/>
              </w:rPr>
            </w:pPr>
            <w:r w:rsidRPr="003630B8">
              <w:rPr>
                <w:rFonts w:ascii="Arial" w:hAnsi="Arial" w:eastAsia="Century Gothic" w:cs="Arial"/>
                <w:sz w:val="20"/>
                <w:szCs w:val="20"/>
                <w:lang w:val="en-CA"/>
              </w:rPr>
              <w:t>$</w:t>
            </w:r>
            <w:r w:rsidRPr="003630B8">
              <w:rPr>
                <w:rFonts w:ascii="Arial" w:hAnsi="Arial" w:eastAsia="Century Gothic" w:cs="Arial"/>
                <w:sz w:val="20"/>
                <w:szCs w:val="20"/>
                <w:highlight w:val="cyan"/>
                <w:lang w:val="en-CA"/>
              </w:rPr>
              <w:t>[</w:t>
            </w:r>
            <w:r w:rsidRPr="003630B8" w:rsidR="00531250">
              <w:rPr>
                <w:rFonts w:ascii="Arial" w:hAnsi="Arial" w:eastAsia="Century Gothic" w:cs="Arial"/>
                <w:sz w:val="20"/>
                <w:szCs w:val="20"/>
                <w:highlight w:val="cyan"/>
                <w:lang w:val="en-CA"/>
              </w:rPr>
              <w:t>AYMPE</w:t>
            </w:r>
            <w:r w:rsidRPr="003630B8" w:rsidR="008D05C3">
              <w:rPr>
                <w:rFonts w:ascii="Arial" w:hAnsi="Arial" w:eastAsia="Century Gothic" w:cs="Arial"/>
                <w:sz w:val="20"/>
                <w:szCs w:val="20"/>
                <w:highlight w:val="cyan"/>
                <w:lang w:val="en-CA"/>
              </w:rPr>
              <w:t>WLU</w:t>
            </w:r>
            <w:r w:rsidRPr="003630B8">
              <w:rPr>
                <w:rFonts w:ascii="Arial" w:hAnsi="Arial" w:eastAsia="Century Gothic" w:cs="Arial"/>
                <w:sz w:val="20"/>
                <w:szCs w:val="20"/>
                <w:highlight w:val="cyan"/>
                <w:lang w:val="en-CA"/>
              </w:rPr>
              <w:t>]</w:t>
            </w:r>
          </w:p>
        </w:tc>
      </w:tr>
      <w:tr w:rsidRPr="003630B8" w:rsidR="29AFA84A" w:rsidTr="00E74C05" w14:paraId="0A3C780B" w14:textId="77777777">
        <w:trPr>
          <w:trHeight w:val="639"/>
        </w:trPr>
        <w:tc>
          <w:tcPr>
            <w:tcW w:w="6030" w:type="dxa"/>
            <w:tcBorders>
              <w:top w:val="single" w:color="DCDCDC" w:themeColor="text1" w:themeTint="33" w:sz="4" w:space="0"/>
              <w:left w:val="nil"/>
              <w:bottom w:val="single" w:color="DCDCDC" w:themeColor="text1" w:themeTint="33" w:sz="4" w:space="0"/>
              <w:right w:val="single" w:color="DCDCDC" w:themeColor="text1" w:themeTint="33" w:sz="4" w:space="0"/>
            </w:tcBorders>
            <w:shd w:val="clear" w:color="auto" w:fill="0B4A72" w:themeFill="text2"/>
            <w:vAlign w:val="center"/>
          </w:tcPr>
          <w:p w:rsidRPr="003630B8" w:rsidR="5B46388A" w:rsidP="00BA5DAF" w:rsidRDefault="794541B7" w14:paraId="51997B9F" w14:textId="0B142E50">
            <w:pPr>
              <w:spacing w:before="60" w:after="60"/>
              <w:rPr>
                <w:rFonts w:ascii="Arial" w:hAnsi="Arial" w:cs="Arial"/>
                <w:b/>
                <w:bCs/>
                <w:sz w:val="20"/>
                <w:szCs w:val="20"/>
                <w:lang w:val="en-CA"/>
              </w:rPr>
            </w:pPr>
            <w:r w:rsidRPr="003630B8">
              <w:rPr>
                <w:rFonts w:ascii="Arial" w:hAnsi="Arial" w:eastAsia="Arial" w:cs="Arial"/>
                <w:b/>
                <w:bCs/>
                <w:color w:val="FFFFFF" w:themeColor="background1"/>
                <w:sz w:val="20"/>
                <w:szCs w:val="20"/>
                <w:lang w:val="en-CA"/>
              </w:rPr>
              <w:t xml:space="preserve">Pre-conversion </w:t>
            </w:r>
            <w:r w:rsidRPr="003630B8" w:rsidR="0F8C8A65">
              <w:rPr>
                <w:rFonts w:ascii="Arial" w:hAnsi="Arial" w:eastAsia="Arial" w:cs="Arial"/>
                <w:b/>
                <w:bCs/>
                <w:color w:val="FFFFFF" w:themeColor="background1"/>
                <w:sz w:val="20"/>
                <w:szCs w:val="20"/>
                <w:lang w:val="en-CA"/>
              </w:rPr>
              <w:t xml:space="preserve">MPP </w:t>
            </w:r>
            <w:r w:rsidRPr="003630B8" w:rsidR="18F8848E">
              <w:rPr>
                <w:rFonts w:ascii="Arial" w:hAnsi="Arial" w:eastAsia="Arial" w:cs="Arial"/>
                <w:b/>
                <w:bCs/>
                <w:color w:val="FFFFFF" w:themeColor="background1"/>
                <w:sz w:val="20"/>
                <w:szCs w:val="20"/>
                <w:lang w:val="en-CA"/>
              </w:rPr>
              <w:t xml:space="preserve">conversion </w:t>
            </w:r>
            <w:r w:rsidRPr="003630B8" w:rsidR="00DE221B">
              <w:rPr>
                <w:rFonts w:ascii="Arial" w:hAnsi="Arial" w:eastAsia="Arial" w:cs="Arial"/>
                <w:b/>
                <w:bCs/>
                <w:color w:val="FFFFFF" w:themeColor="background1"/>
                <w:sz w:val="20"/>
                <w:szCs w:val="20"/>
                <w:lang w:val="en-CA"/>
              </w:rPr>
              <w:t>rate*</w:t>
            </w:r>
          </w:p>
        </w:tc>
        <w:tc>
          <w:tcPr>
            <w:tcW w:w="4770" w:type="dxa"/>
            <w:tcBorders>
              <w:top w:val="single" w:color="DCDCDC" w:themeColor="text1" w:themeTint="33" w:sz="4" w:space="0"/>
              <w:left w:val="single" w:color="DCDCDC" w:themeColor="text1" w:themeTint="33" w:sz="4" w:space="0"/>
              <w:bottom w:val="single" w:color="DCDCDC" w:themeColor="text1" w:themeTint="33" w:sz="4" w:space="0"/>
              <w:right w:val="nil"/>
            </w:tcBorders>
            <w:shd w:val="clear" w:color="auto" w:fill="auto"/>
            <w:vAlign w:val="center"/>
          </w:tcPr>
          <w:p w:rsidRPr="003630B8" w:rsidR="29AFA84A" w:rsidP="00BA5DAF" w:rsidRDefault="000C5C06" w14:paraId="2416266A" w14:textId="3B9AEB06">
            <w:pPr>
              <w:spacing w:before="60" w:after="60" w:line="288" w:lineRule="auto"/>
              <w:rPr>
                <w:rFonts w:ascii="Arial" w:hAnsi="Arial" w:eastAsia="Century Gothic" w:cs="Arial"/>
                <w:sz w:val="20"/>
                <w:szCs w:val="20"/>
                <w:lang w:val="en-CA"/>
              </w:rPr>
            </w:pPr>
            <w:r w:rsidRPr="003630B8">
              <w:rPr>
                <w:rFonts w:ascii="Arial" w:hAnsi="Arial" w:eastAsia="Century Gothic" w:cs="Arial"/>
                <w:sz w:val="20"/>
                <w:szCs w:val="20"/>
                <w:highlight w:val="cyan"/>
                <w:lang w:val="en-CA"/>
              </w:rPr>
              <w:t>[</w:t>
            </w:r>
            <w:proofErr w:type="spellStart"/>
            <w:r w:rsidRPr="003630B8">
              <w:rPr>
                <w:rFonts w:ascii="Arial" w:hAnsi="Arial" w:eastAsia="Century Gothic" w:cs="Arial"/>
                <w:sz w:val="20"/>
                <w:szCs w:val="20"/>
                <w:highlight w:val="cyan"/>
                <w:lang w:val="en-CA"/>
              </w:rPr>
              <w:t>AnnConvRate</w:t>
            </w:r>
            <w:proofErr w:type="spellEnd"/>
            <w:r w:rsidRPr="003630B8">
              <w:rPr>
                <w:rFonts w:ascii="Arial" w:hAnsi="Arial" w:eastAsia="Century Gothic" w:cs="Arial"/>
                <w:sz w:val="20"/>
                <w:szCs w:val="20"/>
                <w:highlight w:val="cyan"/>
                <w:lang w:val="en-CA"/>
              </w:rPr>
              <w:t>]</w:t>
            </w:r>
            <w:r w:rsidRPr="003630B8">
              <w:rPr>
                <w:rFonts w:ascii="Arial" w:hAnsi="Arial" w:eastAsia="Century Gothic" w:cs="Arial"/>
                <w:sz w:val="20"/>
                <w:szCs w:val="20"/>
                <w:lang w:val="en-CA"/>
              </w:rPr>
              <w:t>%</w:t>
            </w:r>
          </w:p>
        </w:tc>
      </w:tr>
      <w:tr w:rsidRPr="003630B8" w:rsidR="00224E25" w:rsidTr="00E74C05" w14:paraId="7B1FB09A" w14:textId="77777777">
        <w:trPr>
          <w:trHeight w:val="639"/>
        </w:trPr>
        <w:tc>
          <w:tcPr>
            <w:tcW w:w="10800" w:type="dxa"/>
            <w:gridSpan w:val="2"/>
            <w:tcBorders>
              <w:top w:val="single" w:color="DCDCDC" w:themeColor="text1" w:themeTint="33" w:sz="4" w:space="0"/>
              <w:left w:val="nil"/>
              <w:bottom w:val="nil"/>
              <w:right w:val="nil"/>
            </w:tcBorders>
            <w:shd w:val="clear" w:color="auto" w:fill="auto"/>
            <w:vAlign w:val="center"/>
          </w:tcPr>
          <w:p w:rsidRPr="003630B8" w:rsidR="00224E25" w:rsidP="00224E25" w:rsidRDefault="00224E25" w14:paraId="2426AF4C" w14:textId="7F856959">
            <w:pPr>
              <w:spacing w:before="0" w:after="0"/>
              <w:rPr>
                <w:rFonts w:ascii="Arial" w:hAnsi="Arial" w:cs="Arial"/>
                <w:color w:val="12314A"/>
                <w:sz w:val="20"/>
                <w:szCs w:val="20"/>
                <w:lang w:val="en-CA"/>
              </w:rPr>
            </w:pPr>
            <w:r w:rsidRPr="003630B8">
              <w:rPr>
                <w:rFonts w:ascii="Arial" w:hAnsi="Arial" w:cs="Arial"/>
                <w:color w:val="555555"/>
                <w:sz w:val="20"/>
                <w:szCs w:val="20"/>
                <w:lang w:val="en-CA"/>
              </w:rPr>
              <w:t xml:space="preserve">*Used to convert your MPP account balance into a monthly benefit. Your final pension will be calculated using the conversion rate that is in effect when you retire. </w:t>
            </w:r>
          </w:p>
        </w:tc>
      </w:tr>
    </w:tbl>
    <w:p w:rsidRPr="003630B8" w:rsidR="005A3BCF" w:rsidP="00224E25" w:rsidRDefault="0034112D" w14:paraId="63FE511A" w14:textId="0F337D6E">
      <w:pPr>
        <w:spacing w:after="0"/>
        <w:rPr>
          <w:rFonts w:ascii="Arial" w:hAnsi="Arial" w:cs="Arial"/>
          <w:b/>
          <w:bCs/>
          <w:color w:val="12314A"/>
          <w:sz w:val="20"/>
          <w:szCs w:val="20"/>
          <w:lang w:val="en-CA"/>
        </w:rPr>
      </w:pPr>
      <w:r w:rsidRPr="003630B8">
        <w:rPr>
          <w:rFonts w:ascii="Arial" w:hAnsi="Arial" w:cs="Arial"/>
          <w:color w:val="12314A"/>
          <w:sz w:val="20"/>
          <w:szCs w:val="20"/>
          <w:highlight w:val="yellow"/>
          <w:lang w:val="en-CA"/>
        </w:rPr>
        <w:t>&lt;&lt;IF member is currently active&gt;&gt;</w:t>
      </w:r>
      <w:r w:rsidRPr="003630B8" w:rsidR="7BE65EFC">
        <w:rPr>
          <w:rFonts w:ascii="Arial" w:hAnsi="Arial" w:cs="Arial"/>
          <w:b/>
          <w:bCs/>
          <w:color w:val="12314A"/>
          <w:sz w:val="20"/>
          <w:szCs w:val="20"/>
          <w:lang w:val="en-CA"/>
        </w:rPr>
        <w:t>Your</w:t>
      </w:r>
      <w:r w:rsidRPr="003630B8" w:rsidR="45A613EA">
        <w:rPr>
          <w:rFonts w:ascii="Arial" w:hAnsi="Arial" w:cs="Arial"/>
          <w:b/>
          <w:bCs/>
          <w:color w:val="12314A"/>
          <w:sz w:val="20"/>
          <w:szCs w:val="20"/>
          <w:lang w:val="en-CA"/>
        </w:rPr>
        <w:t xml:space="preserve"> </w:t>
      </w:r>
      <w:r w:rsidRPr="003630B8" w:rsidR="7DC21C9D">
        <w:rPr>
          <w:rFonts w:ascii="Arial" w:hAnsi="Arial" w:cs="Arial"/>
          <w:b/>
          <w:bCs/>
          <w:color w:val="12314A"/>
          <w:sz w:val="20"/>
          <w:szCs w:val="20"/>
          <w:lang w:val="en-CA"/>
        </w:rPr>
        <w:t>c</w:t>
      </w:r>
      <w:r w:rsidRPr="003630B8" w:rsidR="45A613EA">
        <w:rPr>
          <w:rFonts w:ascii="Arial" w:hAnsi="Arial" w:cs="Arial"/>
          <w:b/>
          <w:bCs/>
          <w:color w:val="12314A"/>
          <w:sz w:val="20"/>
          <w:szCs w:val="20"/>
          <w:lang w:val="en-CA"/>
        </w:rPr>
        <w:t xml:space="preserve">ontribution </w:t>
      </w:r>
      <w:r w:rsidRPr="003630B8" w:rsidR="7DC21C9D">
        <w:rPr>
          <w:rFonts w:ascii="Arial" w:hAnsi="Arial" w:cs="Arial"/>
          <w:b/>
          <w:bCs/>
          <w:color w:val="12314A"/>
          <w:sz w:val="20"/>
          <w:szCs w:val="20"/>
          <w:lang w:val="en-CA"/>
        </w:rPr>
        <w:t>i</w:t>
      </w:r>
      <w:r w:rsidRPr="003630B8" w:rsidR="45A613EA">
        <w:rPr>
          <w:rFonts w:ascii="Arial" w:hAnsi="Arial" w:cs="Arial"/>
          <w:b/>
          <w:bCs/>
          <w:color w:val="12314A"/>
          <w:sz w:val="20"/>
          <w:szCs w:val="20"/>
          <w:lang w:val="en-CA"/>
        </w:rPr>
        <w:t xml:space="preserve">nformation </w:t>
      </w:r>
      <w:r w:rsidRPr="003630B8" w:rsidR="002D2F0A">
        <w:rPr>
          <w:rFonts w:ascii="Arial" w:hAnsi="Arial" w:cs="Arial"/>
          <w:b/>
          <w:bCs/>
          <w:color w:val="12314A"/>
          <w:sz w:val="20"/>
          <w:szCs w:val="20"/>
          <w:lang w:val="en-CA"/>
        </w:rPr>
        <w:t xml:space="preserve">projected to </w:t>
      </w:r>
      <w:r w:rsidRPr="003630B8" w:rsidR="00013263">
        <w:rPr>
          <w:rFonts w:ascii="Arial" w:hAnsi="Arial" w:cs="Arial"/>
          <w:b/>
          <w:bCs/>
          <w:color w:val="12314A"/>
          <w:sz w:val="20"/>
          <w:szCs w:val="20"/>
          <w:lang w:val="en-CA"/>
        </w:rPr>
        <w:t>your estimated retirement date</w:t>
      </w:r>
    </w:p>
    <w:tbl>
      <w:tblPr>
        <w:tblW w:w="0" w:type="auto"/>
        <w:tblBorders>
          <w:top w:val="single" w:color="DCDCDC" w:themeColor="text1" w:themeTint="33" w:sz="4" w:space="0"/>
          <w:bottom w:val="single" w:color="DCDCDC" w:themeColor="text1" w:themeTint="33" w:sz="4" w:space="0"/>
          <w:insideH w:val="single" w:color="DCDCDC" w:themeColor="text1" w:themeTint="33" w:sz="4" w:space="0"/>
          <w:insideV w:val="single" w:color="DCDCDC" w:themeColor="text1" w:themeTint="33" w:sz="4" w:space="0"/>
        </w:tblBorders>
        <w:tblLook w:val="04A0" w:firstRow="1" w:lastRow="0" w:firstColumn="1" w:lastColumn="0" w:noHBand="0" w:noVBand="1"/>
        <w:tblCaption w:val="Your contribution information "/>
      </w:tblPr>
      <w:tblGrid>
        <w:gridCol w:w="6030"/>
        <w:gridCol w:w="4770"/>
      </w:tblGrid>
      <w:tr w:rsidRPr="003630B8" w:rsidR="004256E1" w:rsidTr="00224E25" w14:paraId="0075EA8F" w14:textId="77777777">
        <w:trPr>
          <w:trHeight w:val="300"/>
        </w:trPr>
        <w:tc>
          <w:tcPr>
            <w:tcW w:w="6030" w:type="dxa"/>
            <w:shd w:val="clear" w:color="auto" w:fill="0B4A72" w:themeFill="text2"/>
            <w:vAlign w:val="center"/>
          </w:tcPr>
          <w:p w:rsidRPr="003630B8" w:rsidR="004256E1" w:rsidP="00F574F0" w:rsidRDefault="004256E1" w14:paraId="3BE8F3D6" w14:textId="13861C34">
            <w:pPr>
              <w:spacing w:before="60" w:after="60"/>
              <w:rPr>
                <w:rFonts w:ascii="Arial" w:hAnsi="Arial" w:eastAsia="Century Gothic" w:cs="Arial"/>
                <w:color w:val="555555"/>
                <w:sz w:val="20"/>
                <w:szCs w:val="20"/>
                <w:lang w:val="en-CA"/>
              </w:rPr>
            </w:pPr>
            <w:r w:rsidRPr="003630B8">
              <w:rPr>
                <w:rFonts w:ascii="Arial" w:hAnsi="Arial" w:eastAsia="Century Gothic" w:cs="Arial"/>
                <w:b/>
                <w:bCs/>
                <w:color w:val="555555"/>
                <w:sz w:val="20"/>
                <w:szCs w:val="20"/>
                <w:highlight w:val="yellow"/>
                <w:lang w:val="en-CA"/>
              </w:rPr>
              <w:t xml:space="preserve">&lt;&lt;if </w:t>
            </w:r>
            <w:r w:rsidRPr="003630B8">
              <w:rPr>
                <w:rFonts w:ascii="Arial" w:hAnsi="Arial" w:cs="Arial"/>
                <w:color w:val="555555"/>
                <w:sz w:val="20"/>
                <w:szCs w:val="20"/>
                <w:highlight w:val="yellow"/>
                <w:shd w:val="clear" w:color="auto" w:fill="D9E1F2"/>
              </w:rPr>
              <w:t>[TotalReqContUPP] &gt; 0</w:t>
            </w:r>
            <w:r w:rsidRPr="003630B8">
              <w:rPr>
                <w:rFonts w:ascii="Arial" w:hAnsi="Arial" w:eastAsia="Century Gothic" w:cs="Arial"/>
                <w:b/>
                <w:bCs/>
                <w:color w:val="555555"/>
                <w:sz w:val="20"/>
                <w:szCs w:val="20"/>
                <w:highlight w:val="yellow"/>
                <w:lang w:val="en-CA"/>
              </w:rPr>
              <w:t>&gt;&gt;</w:t>
            </w:r>
            <w:r w:rsidRPr="003630B8">
              <w:rPr>
                <w:rFonts w:ascii="Arial" w:hAnsi="Arial" w:cs="Arial"/>
                <w:b/>
                <w:bCs/>
                <w:color w:val="FFFFFF" w:themeColor="background1"/>
                <w:sz w:val="20"/>
                <w:szCs w:val="20"/>
              </w:rPr>
              <w:t>UPP required employee contributions with interest</w:t>
            </w:r>
            <w:r w:rsidRPr="003630B8">
              <w:rPr>
                <w:rFonts w:ascii="Arial" w:hAnsi="Arial" w:cs="Arial"/>
                <w:b/>
                <w:bCs/>
                <w:color w:val="FFFFFF" w:themeColor="background1"/>
                <w:sz w:val="20"/>
                <w:szCs w:val="20"/>
                <w:lang w:val="en-CA"/>
              </w:rPr>
              <w:t xml:space="preserve"> </w:t>
            </w:r>
          </w:p>
        </w:tc>
        <w:tc>
          <w:tcPr>
            <w:tcW w:w="4770" w:type="dxa"/>
            <w:shd w:val="clear" w:color="auto" w:fill="auto"/>
            <w:vAlign w:val="center"/>
          </w:tcPr>
          <w:p w:rsidRPr="003630B8" w:rsidR="004256E1" w:rsidP="00F574F0" w:rsidRDefault="004256E1" w14:paraId="47FE43A5" w14:textId="1307E74E">
            <w:pPr>
              <w:spacing w:before="60" w:after="60" w:line="288" w:lineRule="auto"/>
              <w:rPr>
                <w:rFonts w:ascii="Arial" w:hAnsi="Arial" w:eastAsia="Century Gothic" w:cs="Arial"/>
                <w:color w:val="555555"/>
                <w:sz w:val="20"/>
                <w:szCs w:val="20"/>
                <w:lang w:val="en-CA"/>
              </w:rPr>
            </w:pPr>
            <w:r w:rsidRPr="003630B8">
              <w:rPr>
                <w:rFonts w:ascii="Arial" w:hAnsi="Arial" w:eastAsia="Century Gothic" w:cs="Arial"/>
                <w:color w:val="555555"/>
                <w:sz w:val="20"/>
                <w:szCs w:val="20"/>
                <w:lang w:val="en-CA"/>
              </w:rPr>
              <w:t>$</w:t>
            </w:r>
            <w:r w:rsidRPr="003630B8">
              <w:rPr>
                <w:rFonts w:ascii="Arial" w:hAnsi="Arial" w:cs="Arial"/>
                <w:color w:val="555555"/>
                <w:sz w:val="20"/>
                <w:szCs w:val="20"/>
                <w:highlight w:val="cyan"/>
                <w:shd w:val="clear" w:color="auto" w:fill="D9E1F2"/>
              </w:rPr>
              <w:t>[TotalReqContUPP]</w:t>
            </w:r>
          </w:p>
        </w:tc>
      </w:tr>
      <w:tr w:rsidRPr="003630B8" w:rsidR="004256E1" w:rsidTr="00224E25" w14:paraId="00EBA9E0" w14:textId="77777777">
        <w:trPr>
          <w:trHeight w:val="300"/>
        </w:trPr>
        <w:tc>
          <w:tcPr>
            <w:tcW w:w="6030" w:type="dxa"/>
            <w:shd w:val="clear" w:color="auto" w:fill="0B4A72" w:themeFill="text2"/>
            <w:vAlign w:val="center"/>
          </w:tcPr>
          <w:p w:rsidRPr="003630B8" w:rsidR="004256E1" w:rsidP="00F574F0" w:rsidRDefault="004256E1" w14:paraId="6C8966F0" w14:textId="541752CA">
            <w:pPr>
              <w:spacing w:before="60" w:after="60"/>
              <w:rPr>
                <w:rFonts w:ascii="Arial" w:hAnsi="Arial" w:cs="Arial"/>
                <w:b/>
                <w:bCs/>
                <w:color w:val="555555"/>
                <w:sz w:val="20"/>
                <w:szCs w:val="20"/>
              </w:rPr>
            </w:pPr>
            <w:r w:rsidRPr="003630B8">
              <w:rPr>
                <w:rFonts w:ascii="Arial" w:hAnsi="Arial" w:cs="Arial"/>
                <w:b/>
                <w:bCs/>
                <w:color w:val="FFFFFF" w:themeColor="background1"/>
                <w:sz w:val="20"/>
                <w:szCs w:val="20"/>
              </w:rPr>
              <w:t>Pre-conversion employee contributions with interest</w:t>
            </w:r>
          </w:p>
        </w:tc>
        <w:tc>
          <w:tcPr>
            <w:tcW w:w="4770" w:type="dxa"/>
            <w:shd w:val="clear" w:color="auto" w:fill="auto"/>
            <w:vAlign w:val="center"/>
          </w:tcPr>
          <w:p w:rsidRPr="003630B8" w:rsidR="004256E1" w:rsidP="00F574F0" w:rsidRDefault="76A534C6" w14:paraId="19A8EF29" w14:textId="53F42102">
            <w:pPr>
              <w:spacing w:before="60" w:after="60"/>
              <w:rPr>
                <w:rFonts w:ascii="Arial" w:hAnsi="Arial" w:cs="Arial"/>
                <w:color w:val="555555"/>
                <w:sz w:val="20"/>
                <w:szCs w:val="20"/>
                <w:highlight w:val="cyan"/>
                <w:lang w:val="en-CA"/>
              </w:rPr>
            </w:pPr>
            <w:r w:rsidRPr="003630B8">
              <w:rPr>
                <w:rFonts w:ascii="Arial" w:hAnsi="Arial" w:cs="Arial"/>
                <w:color w:val="555555"/>
                <w:sz w:val="20"/>
                <w:szCs w:val="20"/>
                <w:lang w:val="en-CA"/>
              </w:rPr>
              <w:t>$</w:t>
            </w:r>
            <w:r w:rsidRPr="003630B8" w:rsidR="004256E1">
              <w:rPr>
                <w:rFonts w:ascii="Arial" w:hAnsi="Arial" w:cs="Arial"/>
                <w:color w:val="555555"/>
                <w:sz w:val="20"/>
                <w:szCs w:val="20"/>
                <w:highlight w:val="cyan"/>
                <w:lang w:val="en-CA"/>
              </w:rPr>
              <w:t>[</w:t>
            </w:r>
            <w:proofErr w:type="spellStart"/>
            <w:r w:rsidRPr="003630B8" w:rsidR="008064BA">
              <w:rPr>
                <w:rFonts w:ascii="Arial" w:hAnsi="Arial" w:cs="Arial"/>
                <w:color w:val="555555"/>
                <w:sz w:val="20"/>
                <w:szCs w:val="20"/>
                <w:highlight w:val="cyan"/>
                <w:lang w:val="en-CA"/>
              </w:rPr>
              <w:t>TotalReqCont</w:t>
            </w:r>
            <w:r w:rsidRPr="003630B8" w:rsidR="0098570B">
              <w:rPr>
                <w:rFonts w:ascii="Arial" w:hAnsi="Arial" w:cs="Arial"/>
                <w:color w:val="555555"/>
                <w:sz w:val="20"/>
                <w:szCs w:val="20"/>
                <w:highlight w:val="cyan"/>
                <w:lang w:val="en-CA"/>
              </w:rPr>
              <w:t>WLU</w:t>
            </w:r>
            <w:proofErr w:type="spellEnd"/>
            <w:r w:rsidRPr="003630B8" w:rsidR="004256E1">
              <w:rPr>
                <w:rFonts w:ascii="Arial" w:hAnsi="Arial" w:cs="Arial"/>
                <w:color w:val="555555"/>
                <w:sz w:val="20"/>
                <w:szCs w:val="20"/>
                <w:highlight w:val="cyan"/>
                <w:lang w:val="en-CA"/>
              </w:rPr>
              <w:t xml:space="preserve">] </w:t>
            </w:r>
          </w:p>
        </w:tc>
      </w:tr>
      <w:tr w:rsidRPr="003630B8" w:rsidR="004256E1" w:rsidTr="00224E25" w14:paraId="57AA22F3" w14:textId="77777777">
        <w:trPr>
          <w:trHeight w:val="300"/>
        </w:trPr>
        <w:tc>
          <w:tcPr>
            <w:tcW w:w="6030" w:type="dxa"/>
            <w:shd w:val="clear" w:color="auto" w:fill="0B4A72" w:themeFill="text2"/>
            <w:vAlign w:val="center"/>
          </w:tcPr>
          <w:p w:rsidRPr="003630B8" w:rsidR="004256E1" w:rsidP="00F574F0" w:rsidRDefault="004256E1" w14:paraId="77A40E0E" w14:textId="391B9BAF">
            <w:pPr>
              <w:spacing w:before="60" w:after="60"/>
              <w:rPr>
                <w:rFonts w:ascii="Arial" w:hAnsi="Arial" w:cs="Arial"/>
                <w:b/>
                <w:bCs/>
                <w:color w:val="555555"/>
                <w:sz w:val="20"/>
                <w:szCs w:val="20"/>
              </w:rPr>
            </w:pPr>
            <w:r w:rsidRPr="003630B8">
              <w:rPr>
                <w:rFonts w:ascii="Arial" w:hAnsi="Arial" w:cs="Arial"/>
                <w:b/>
                <w:bCs/>
                <w:color w:val="555555"/>
                <w:sz w:val="20"/>
                <w:szCs w:val="20"/>
                <w:highlight w:val="yellow"/>
              </w:rPr>
              <w:t xml:space="preserve">&lt;&lt;If </w:t>
            </w:r>
            <w:r w:rsidRPr="003630B8" w:rsidR="007B676E">
              <w:rPr>
                <w:rFonts w:ascii="Arial" w:hAnsi="Arial" w:cs="Arial"/>
                <w:b/>
                <w:bCs/>
                <w:color w:val="555555"/>
                <w:sz w:val="20"/>
                <w:szCs w:val="20"/>
                <w:highlight w:val="yellow"/>
              </w:rPr>
              <w:t>Pre87Conts</w:t>
            </w:r>
            <w:r w:rsidRPr="003630B8" w:rsidR="0098570B">
              <w:rPr>
                <w:rFonts w:ascii="Arial" w:hAnsi="Arial" w:cs="Arial"/>
                <w:b/>
                <w:bCs/>
                <w:color w:val="555555"/>
                <w:sz w:val="20"/>
                <w:szCs w:val="20"/>
                <w:highlight w:val="yellow"/>
              </w:rPr>
              <w:t>WLU</w:t>
            </w:r>
            <w:r w:rsidRPr="003630B8">
              <w:rPr>
                <w:rFonts w:ascii="Arial" w:hAnsi="Arial" w:cs="Arial"/>
                <w:b/>
                <w:bCs/>
                <w:color w:val="555555"/>
                <w:sz w:val="20"/>
                <w:szCs w:val="20"/>
                <w:highlight w:val="yellow"/>
              </w:rPr>
              <w:t>&gt; 0&gt;&gt;</w:t>
            </w:r>
            <w:r w:rsidRPr="003630B8">
              <w:rPr>
                <w:rFonts w:ascii="Arial" w:hAnsi="Arial" w:cs="Arial"/>
                <w:b/>
                <w:bCs/>
                <w:color w:val="FFFFFF" w:themeColor="background1"/>
                <w:sz w:val="20"/>
                <w:szCs w:val="20"/>
              </w:rPr>
              <w:t>Pre-1987 contributions with interest</w:t>
            </w:r>
          </w:p>
        </w:tc>
        <w:tc>
          <w:tcPr>
            <w:tcW w:w="4770" w:type="dxa"/>
            <w:shd w:val="clear" w:color="auto" w:fill="auto"/>
            <w:vAlign w:val="center"/>
          </w:tcPr>
          <w:p w:rsidRPr="003630B8" w:rsidR="004256E1" w:rsidP="00F574F0" w:rsidRDefault="2E48BE89" w14:paraId="0C73F5D2" w14:textId="134736F6">
            <w:pPr>
              <w:spacing w:before="60" w:after="60"/>
              <w:rPr>
                <w:rFonts w:ascii="Arial" w:hAnsi="Arial" w:cs="Arial"/>
                <w:color w:val="555555"/>
                <w:sz w:val="20"/>
                <w:szCs w:val="20"/>
                <w:lang w:val="en-CA"/>
              </w:rPr>
            </w:pPr>
            <w:r w:rsidRPr="003630B8">
              <w:rPr>
                <w:rFonts w:ascii="Arial" w:hAnsi="Arial" w:eastAsia="Calibri" w:cs="Arial"/>
                <w:color w:val="555555"/>
                <w:sz w:val="20"/>
                <w:szCs w:val="20"/>
                <w:lang w:val="en-CA"/>
              </w:rPr>
              <w:t>$</w:t>
            </w:r>
            <w:r w:rsidRPr="003630B8">
              <w:rPr>
                <w:rFonts w:ascii="Arial" w:hAnsi="Arial" w:eastAsia="Calibri" w:cs="Arial"/>
                <w:color w:val="555555"/>
                <w:sz w:val="20"/>
                <w:szCs w:val="20"/>
                <w:highlight w:val="cyan"/>
                <w:lang w:val="en-CA"/>
              </w:rPr>
              <w:t>[</w:t>
            </w:r>
            <w:r w:rsidRPr="003630B8" w:rsidR="000461F2">
              <w:rPr>
                <w:rFonts w:ascii="Arial" w:hAnsi="Arial" w:eastAsia="Calibri" w:cs="Arial"/>
                <w:color w:val="555555"/>
                <w:sz w:val="20"/>
                <w:szCs w:val="20"/>
                <w:highlight w:val="cyan"/>
                <w:lang w:val="en-CA"/>
              </w:rPr>
              <w:t>Pre87Conts</w:t>
            </w:r>
            <w:r w:rsidRPr="003630B8" w:rsidR="0098570B">
              <w:rPr>
                <w:rFonts w:ascii="Arial" w:hAnsi="Arial" w:eastAsia="Calibri" w:cs="Arial"/>
                <w:color w:val="555555"/>
                <w:sz w:val="20"/>
                <w:szCs w:val="20"/>
                <w:highlight w:val="cyan"/>
                <w:lang w:val="en-CA"/>
              </w:rPr>
              <w:t>WLU</w:t>
            </w:r>
            <w:r w:rsidRPr="003630B8" w:rsidR="004256E1">
              <w:rPr>
                <w:rFonts w:ascii="Arial" w:hAnsi="Arial" w:eastAsia="Calibri" w:cs="Arial"/>
                <w:color w:val="555555"/>
                <w:sz w:val="20"/>
                <w:szCs w:val="20"/>
                <w:highlight w:val="cyan"/>
                <w:lang w:val="en-CA"/>
              </w:rPr>
              <w:t xml:space="preserve">] </w:t>
            </w:r>
          </w:p>
        </w:tc>
      </w:tr>
      <w:tr w:rsidRPr="003630B8" w:rsidR="004616C7" w:rsidTr="00224E25" w14:paraId="7CF9883E" w14:textId="77777777">
        <w:trPr>
          <w:trHeight w:val="300"/>
        </w:trPr>
        <w:tc>
          <w:tcPr>
            <w:tcW w:w="6030" w:type="dxa"/>
            <w:shd w:val="clear" w:color="auto" w:fill="0B4A72" w:themeFill="text2"/>
            <w:vAlign w:val="center"/>
          </w:tcPr>
          <w:p w:rsidRPr="003630B8" w:rsidR="004616C7" w:rsidP="5B468A4D" w:rsidRDefault="3936C1FA" w14:paraId="44064CAD" w14:textId="10AD95B5">
            <w:pPr>
              <w:spacing w:before="60" w:after="60"/>
              <w:rPr>
                <w:rFonts w:ascii="Arial" w:hAnsi="Arial" w:cs="Arial"/>
                <w:b/>
                <w:bCs/>
                <w:color w:val="555555"/>
                <w:sz w:val="20"/>
                <w:szCs w:val="20"/>
              </w:rPr>
            </w:pPr>
            <w:r w:rsidRPr="003630B8">
              <w:rPr>
                <w:rFonts w:ascii="Arial" w:hAnsi="Arial" w:cs="Arial"/>
                <w:b/>
                <w:bCs/>
                <w:color w:val="FFFFFF" w:themeColor="background1"/>
                <w:sz w:val="20"/>
                <w:szCs w:val="20"/>
              </w:rPr>
              <w:t>Estimated m</w:t>
            </w:r>
            <w:r w:rsidRPr="003630B8" w:rsidR="7EB05189">
              <w:rPr>
                <w:rFonts w:ascii="Arial" w:hAnsi="Arial" w:cs="Arial"/>
                <w:b/>
                <w:bCs/>
                <w:color w:val="FFFFFF" w:themeColor="background1"/>
                <w:sz w:val="20"/>
                <w:szCs w:val="20"/>
              </w:rPr>
              <w:t xml:space="preserve">oney purchase </w:t>
            </w:r>
            <w:r w:rsidRPr="003630B8" w:rsidR="54AAE0DB">
              <w:rPr>
                <w:rFonts w:ascii="Arial" w:hAnsi="Arial" w:cs="Arial"/>
                <w:b/>
                <w:bCs/>
                <w:color w:val="FFFFFF" w:themeColor="background1"/>
                <w:sz w:val="20"/>
                <w:szCs w:val="20"/>
              </w:rPr>
              <w:t>account balance</w:t>
            </w:r>
          </w:p>
        </w:tc>
        <w:tc>
          <w:tcPr>
            <w:tcW w:w="4770" w:type="dxa"/>
            <w:shd w:val="clear" w:color="auto" w:fill="auto"/>
            <w:vAlign w:val="center"/>
          </w:tcPr>
          <w:p w:rsidRPr="003630B8" w:rsidR="004616C7" w:rsidP="00F574F0" w:rsidRDefault="00835DD9" w14:paraId="40B864A3" w14:textId="051A9CE4">
            <w:pPr>
              <w:spacing w:before="60" w:after="60"/>
              <w:rPr>
                <w:rFonts w:ascii="Arial" w:hAnsi="Arial" w:eastAsia="Calibri" w:cs="Arial"/>
                <w:color w:val="555555"/>
                <w:sz w:val="20"/>
                <w:szCs w:val="20"/>
                <w:lang w:val="en-CA"/>
              </w:rPr>
            </w:pPr>
            <w:r w:rsidRPr="003630B8">
              <w:rPr>
                <w:rFonts w:ascii="Arial" w:hAnsi="Arial" w:cs="Arial"/>
                <w:sz w:val="20"/>
                <w:szCs w:val="20"/>
              </w:rPr>
              <w:t>$</w:t>
            </w:r>
            <w:r w:rsidRPr="003630B8" w:rsidR="00402C0E">
              <w:rPr>
                <w:rFonts w:ascii="Arial" w:hAnsi="Arial" w:cs="Arial"/>
                <w:sz w:val="20"/>
                <w:szCs w:val="20"/>
                <w:highlight w:val="cyan"/>
              </w:rPr>
              <w:t>[</w:t>
            </w:r>
            <w:proofErr w:type="spellStart"/>
            <w:r w:rsidRPr="003630B8" w:rsidR="00402C0E">
              <w:rPr>
                <w:rFonts w:ascii="Arial" w:hAnsi="Arial" w:cs="Arial"/>
                <w:sz w:val="20"/>
                <w:szCs w:val="20"/>
                <w:highlight w:val="cyan"/>
              </w:rPr>
              <w:t>TotaMP</w:t>
            </w:r>
            <w:proofErr w:type="spellEnd"/>
            <w:r w:rsidRPr="003630B8" w:rsidR="00402C0E">
              <w:rPr>
                <w:rFonts w:ascii="Arial" w:hAnsi="Arial" w:cs="Arial"/>
                <w:sz w:val="20"/>
                <w:szCs w:val="20"/>
                <w:highlight w:val="cyan"/>
              </w:rPr>
              <w:t>]</w:t>
            </w:r>
          </w:p>
        </w:tc>
      </w:tr>
      <w:tr w:rsidRPr="003630B8" w:rsidR="004616C7" w:rsidTr="00224E25" w14:paraId="1EADAFEA" w14:textId="77777777">
        <w:trPr>
          <w:trHeight w:val="300"/>
        </w:trPr>
        <w:tc>
          <w:tcPr>
            <w:tcW w:w="6030" w:type="dxa"/>
            <w:shd w:val="clear" w:color="auto" w:fill="0B4A72" w:themeFill="text2"/>
            <w:vAlign w:val="center"/>
          </w:tcPr>
          <w:p w:rsidRPr="003630B8" w:rsidR="004616C7" w:rsidP="00F574F0" w:rsidRDefault="7EB05189" w14:paraId="4B48262F" w14:textId="1E747D22">
            <w:pPr>
              <w:spacing w:before="60" w:after="60"/>
              <w:rPr>
                <w:rFonts w:ascii="Arial" w:hAnsi="Arial" w:cs="Arial"/>
                <w:b/>
                <w:bCs/>
                <w:color w:val="555555"/>
                <w:sz w:val="20"/>
                <w:szCs w:val="20"/>
                <w:highlight w:val="yellow"/>
              </w:rPr>
            </w:pPr>
            <w:r w:rsidRPr="003630B8">
              <w:rPr>
                <w:rFonts w:ascii="Arial" w:hAnsi="Arial" w:cs="Arial"/>
                <w:b/>
                <w:bCs/>
                <w:color w:val="555555"/>
                <w:sz w:val="20"/>
                <w:szCs w:val="20"/>
                <w:highlight w:val="yellow"/>
              </w:rPr>
              <w:t>&lt;&lt;IF AVC</w:t>
            </w:r>
            <w:r w:rsidRPr="003630B8" w:rsidR="4B147BD2">
              <w:rPr>
                <w:rFonts w:ascii="Arial" w:hAnsi="Arial" w:cs="Arial"/>
                <w:b/>
                <w:bCs/>
                <w:color w:val="555555"/>
                <w:sz w:val="20"/>
                <w:szCs w:val="20"/>
                <w:highlight w:val="yellow"/>
              </w:rPr>
              <w:t xml:space="preserve"> = Y&gt;&gt;</w:t>
            </w:r>
            <w:r w:rsidRPr="003630B8" w:rsidR="3BF319A3">
              <w:rPr>
                <w:rFonts w:ascii="Arial" w:hAnsi="Arial" w:cs="Arial"/>
                <w:b/>
                <w:bCs/>
                <w:color w:val="555555"/>
                <w:sz w:val="20"/>
                <w:szCs w:val="20"/>
              </w:rPr>
              <w:t xml:space="preserve"> </w:t>
            </w:r>
            <w:r w:rsidRPr="003630B8" w:rsidR="3BF319A3">
              <w:rPr>
                <w:rFonts w:ascii="Arial" w:hAnsi="Arial" w:cs="Arial"/>
                <w:b/>
                <w:bCs/>
                <w:color w:val="FFFFFF" w:themeColor="background1"/>
                <w:sz w:val="20"/>
                <w:szCs w:val="20"/>
              </w:rPr>
              <w:t xml:space="preserve">Estimated </w:t>
            </w:r>
            <w:r w:rsidRPr="003630B8" w:rsidR="00D5738E">
              <w:rPr>
                <w:rFonts w:ascii="Arial" w:hAnsi="Arial" w:cs="Arial"/>
                <w:b/>
                <w:bCs/>
                <w:color w:val="FFFFFF" w:themeColor="background1"/>
                <w:sz w:val="20"/>
                <w:szCs w:val="20"/>
              </w:rPr>
              <w:t>a</w:t>
            </w:r>
            <w:r w:rsidRPr="003630B8" w:rsidR="4B147BD2">
              <w:rPr>
                <w:rFonts w:ascii="Arial" w:hAnsi="Arial" w:cs="Arial"/>
                <w:b/>
                <w:bCs/>
                <w:color w:val="FFFFFF" w:themeColor="background1"/>
                <w:sz w:val="20"/>
                <w:szCs w:val="20"/>
              </w:rPr>
              <w:t>dditional voluntary contributions</w:t>
            </w:r>
            <w:r w:rsidRPr="003630B8" w:rsidR="41C7DAF4">
              <w:rPr>
                <w:rFonts w:ascii="Arial" w:hAnsi="Arial" w:cs="Arial"/>
                <w:b/>
                <w:bCs/>
                <w:color w:val="FFFFFF" w:themeColor="background1"/>
                <w:sz w:val="20"/>
                <w:szCs w:val="20"/>
              </w:rPr>
              <w:t xml:space="preserve"> account balance</w:t>
            </w:r>
          </w:p>
        </w:tc>
        <w:tc>
          <w:tcPr>
            <w:tcW w:w="4770" w:type="dxa"/>
            <w:shd w:val="clear" w:color="auto" w:fill="auto"/>
            <w:vAlign w:val="center"/>
          </w:tcPr>
          <w:p w:rsidRPr="003630B8" w:rsidR="004616C7" w:rsidP="00F574F0" w:rsidRDefault="00835DD9" w14:paraId="29EDB10B" w14:textId="0E534BEF">
            <w:pPr>
              <w:spacing w:before="60" w:after="60"/>
              <w:rPr>
                <w:rFonts w:ascii="Arial" w:hAnsi="Arial" w:eastAsia="Calibri" w:cs="Arial"/>
                <w:color w:val="555555"/>
                <w:sz w:val="20"/>
                <w:szCs w:val="20"/>
                <w:lang w:val="en-CA"/>
              </w:rPr>
            </w:pPr>
            <w:r w:rsidRPr="003630B8">
              <w:rPr>
                <w:rFonts w:ascii="Arial" w:hAnsi="Arial" w:cs="Arial"/>
                <w:sz w:val="20"/>
                <w:szCs w:val="20"/>
              </w:rPr>
              <w:t>$</w:t>
            </w:r>
            <w:r w:rsidRPr="003630B8" w:rsidR="00032573">
              <w:rPr>
                <w:rFonts w:ascii="Arial" w:hAnsi="Arial" w:cs="Arial"/>
                <w:sz w:val="20"/>
                <w:szCs w:val="20"/>
                <w:highlight w:val="cyan"/>
              </w:rPr>
              <w:t>[Total AVC]</w:t>
            </w:r>
          </w:p>
        </w:tc>
      </w:tr>
      <w:tr w:rsidRPr="003630B8" w:rsidR="004616C7" w:rsidTr="00224E25" w14:paraId="6FFB59F1" w14:textId="77777777">
        <w:trPr>
          <w:trHeight w:val="300"/>
        </w:trPr>
        <w:tc>
          <w:tcPr>
            <w:tcW w:w="6030" w:type="dxa"/>
            <w:shd w:val="clear" w:color="auto" w:fill="0B4A72" w:themeFill="text2"/>
            <w:vAlign w:val="center"/>
          </w:tcPr>
          <w:p w:rsidRPr="003630B8" w:rsidR="004616C7" w:rsidP="5B468A4D" w:rsidRDefault="4B147BD2" w14:paraId="10A9AF78" w14:textId="7351D50C">
            <w:pPr>
              <w:spacing w:before="60" w:after="60"/>
              <w:rPr>
                <w:rFonts w:ascii="Arial" w:hAnsi="Arial" w:cs="Arial"/>
                <w:b/>
                <w:bCs/>
                <w:color w:val="555555"/>
                <w:sz w:val="20"/>
                <w:szCs w:val="20"/>
              </w:rPr>
            </w:pPr>
            <w:r w:rsidRPr="003630B8">
              <w:rPr>
                <w:rFonts w:ascii="Arial" w:hAnsi="Arial" w:cs="Arial"/>
                <w:b/>
                <w:bCs/>
                <w:color w:val="555555"/>
                <w:sz w:val="20"/>
                <w:szCs w:val="20"/>
                <w:highlight w:val="yellow"/>
              </w:rPr>
              <w:t>&lt;&lt;IF SVC = Y&gt;&gt;</w:t>
            </w:r>
            <w:r w:rsidRPr="003630B8" w:rsidR="2A46D6F3">
              <w:rPr>
                <w:rFonts w:ascii="Arial" w:hAnsi="Arial" w:cs="Arial"/>
                <w:b/>
                <w:bCs/>
                <w:color w:val="FFFFFF" w:themeColor="background1"/>
                <w:sz w:val="20"/>
                <w:szCs w:val="20"/>
              </w:rPr>
              <w:t xml:space="preserve">Estimated </w:t>
            </w:r>
            <w:r w:rsidRPr="003630B8" w:rsidR="00D5738E">
              <w:rPr>
                <w:rFonts w:ascii="Arial" w:hAnsi="Arial" w:cs="Arial"/>
                <w:b/>
                <w:bCs/>
                <w:color w:val="FFFFFF" w:themeColor="background1"/>
                <w:sz w:val="20"/>
                <w:szCs w:val="20"/>
              </w:rPr>
              <w:t>s</w:t>
            </w:r>
            <w:r w:rsidRPr="003630B8">
              <w:rPr>
                <w:rFonts w:ascii="Arial" w:hAnsi="Arial" w:cs="Arial"/>
                <w:b/>
                <w:bCs/>
                <w:color w:val="FFFFFF" w:themeColor="background1"/>
                <w:sz w:val="20"/>
                <w:szCs w:val="20"/>
              </w:rPr>
              <w:t>pecial voluntary contributions</w:t>
            </w:r>
            <w:r w:rsidRPr="003630B8" w:rsidR="2767C71F">
              <w:rPr>
                <w:rFonts w:ascii="Arial" w:hAnsi="Arial" w:cs="Arial"/>
                <w:b/>
                <w:bCs/>
                <w:color w:val="FFFFFF" w:themeColor="background1"/>
                <w:sz w:val="20"/>
                <w:szCs w:val="20"/>
              </w:rPr>
              <w:t xml:space="preserve"> account balance</w:t>
            </w:r>
          </w:p>
        </w:tc>
        <w:tc>
          <w:tcPr>
            <w:tcW w:w="4770" w:type="dxa"/>
            <w:shd w:val="clear" w:color="auto" w:fill="auto"/>
            <w:vAlign w:val="center"/>
          </w:tcPr>
          <w:p w:rsidRPr="003630B8" w:rsidR="004616C7" w:rsidP="00F574F0" w:rsidRDefault="00835DD9" w14:paraId="58BD448A" w14:textId="728714D4">
            <w:pPr>
              <w:spacing w:before="60" w:after="60"/>
              <w:rPr>
                <w:rFonts w:ascii="Arial" w:hAnsi="Arial" w:eastAsia="Calibri" w:cs="Arial"/>
                <w:color w:val="555555"/>
                <w:sz w:val="20"/>
                <w:szCs w:val="20"/>
                <w:lang w:val="en-CA"/>
              </w:rPr>
            </w:pPr>
            <w:r w:rsidRPr="003630B8">
              <w:rPr>
                <w:rFonts w:ascii="Arial" w:hAnsi="Arial" w:cs="Arial"/>
                <w:sz w:val="20"/>
                <w:szCs w:val="20"/>
              </w:rPr>
              <w:t>$</w:t>
            </w:r>
            <w:r w:rsidRPr="003630B8" w:rsidR="00032573">
              <w:rPr>
                <w:rFonts w:ascii="Arial" w:hAnsi="Arial" w:cs="Arial"/>
                <w:sz w:val="20"/>
                <w:szCs w:val="20"/>
                <w:highlight w:val="cyan"/>
              </w:rPr>
              <w:t>[Total SVC]</w:t>
            </w:r>
          </w:p>
        </w:tc>
      </w:tr>
    </w:tbl>
    <w:p w:rsidRPr="003630B8" w:rsidR="00B85AE7" w:rsidP="00B85AE7" w:rsidRDefault="00B72FEE" w14:paraId="79C86FD3" w14:textId="7454D37E">
      <w:pPr>
        <w:spacing w:after="240"/>
        <w:rPr>
          <w:rFonts w:ascii="Arial" w:hAnsi="Arial" w:cs="Arial"/>
          <w:color w:val="555555"/>
          <w:sz w:val="20"/>
          <w:szCs w:val="20"/>
        </w:rPr>
      </w:pPr>
      <w:r w:rsidRPr="003630B8">
        <w:rPr>
          <w:rFonts w:ascii="Arial" w:hAnsi="Arial" w:eastAsia="Arial" w:cs="Arial"/>
          <w:color w:val="555555"/>
          <w:sz w:val="20"/>
          <w:szCs w:val="20"/>
          <w:highlight w:val="yellow"/>
        </w:rPr>
        <w:t>&lt;&lt;IF Pensionable Earnings OR maximum pension is capped &gt;&gt;</w:t>
      </w:r>
      <w:r w:rsidRPr="003630B8" w:rsidR="00B85AE7">
        <w:rPr>
          <w:rFonts w:ascii="Arial" w:hAnsi="Arial" w:cs="Arial"/>
          <w:color w:val="555555"/>
          <w:sz w:val="20"/>
          <w:szCs w:val="20"/>
          <w:highlight w:val="yellow"/>
        </w:rPr>
        <w:t>&lt;&lt;IF UPP&gt;&gt;</w:t>
      </w:r>
      <w:r w:rsidRPr="003630B8" w:rsidR="00B85AE7">
        <w:rPr>
          <w:rFonts w:ascii="Arial" w:hAnsi="Arial" w:cs="Arial"/>
          <w:color w:val="555555"/>
          <w:sz w:val="20"/>
          <w:szCs w:val="20"/>
        </w:rPr>
        <w:t xml:space="preserve">The best average earnings (BAE) used to calculate your UPP pension are capped at the maximum level allowed under the ITA. </w:t>
      </w:r>
    </w:p>
    <w:p w:rsidRPr="003630B8" w:rsidR="00835B44" w:rsidP="00B72FEE" w:rsidRDefault="00B912E2" w14:paraId="5C17FA09" w14:textId="77777777">
      <w:pPr>
        <w:spacing w:before="240" w:after="0"/>
        <w:rPr>
          <w:rFonts w:ascii="Arial" w:hAnsi="Arial" w:cs="Arial"/>
          <w:color w:val="555555"/>
          <w:sz w:val="20"/>
          <w:szCs w:val="20"/>
        </w:rPr>
      </w:pPr>
      <w:r w:rsidRPr="003630B8">
        <w:rPr>
          <w:rFonts w:ascii="Arial" w:hAnsi="Arial" w:cs="Arial"/>
          <w:color w:val="555555"/>
          <w:sz w:val="20"/>
          <w:szCs w:val="20"/>
        </w:rPr>
        <w:t xml:space="preserve">For your pre-conversion pension, the minimum </w:t>
      </w:r>
      <w:proofErr w:type="gramStart"/>
      <w:r w:rsidRPr="003630B8">
        <w:rPr>
          <w:rFonts w:ascii="Arial" w:hAnsi="Arial" w:cs="Arial"/>
          <w:color w:val="555555"/>
          <w:sz w:val="20"/>
          <w:szCs w:val="20"/>
        </w:rPr>
        <w:t>guarantee</w:t>
      </w:r>
      <w:proofErr w:type="gramEnd"/>
      <w:r w:rsidRPr="003630B8">
        <w:rPr>
          <w:rFonts w:ascii="Arial" w:hAnsi="Arial" w:cs="Arial"/>
          <w:color w:val="555555"/>
          <w:sz w:val="20"/>
          <w:szCs w:val="20"/>
        </w:rPr>
        <w:t xml:space="preserve"> pension cannot exceed the maximum allowed under the ITA</w:t>
      </w:r>
      <w:r w:rsidRPr="003630B8" w:rsidR="000C3305">
        <w:rPr>
          <w:rFonts w:ascii="Arial" w:hAnsi="Arial" w:cs="Arial"/>
          <w:color w:val="555555"/>
          <w:sz w:val="20"/>
          <w:szCs w:val="20"/>
        </w:rPr>
        <w:t>.</w:t>
      </w:r>
    </w:p>
    <w:p w:rsidRPr="003630B8" w:rsidR="00564D85" w:rsidP="00B72FEE" w:rsidRDefault="00564D85" w14:paraId="1A6BE78D" w14:textId="060DD7AF">
      <w:pPr>
        <w:spacing w:before="240" w:after="0"/>
        <w:rPr>
          <w:rFonts w:ascii="Arial" w:hAnsi="Arial" w:cs="Arial"/>
          <w:b/>
          <w:bCs/>
          <w:color w:val="555555"/>
          <w:sz w:val="20"/>
          <w:szCs w:val="20"/>
          <w:lang w:val="en-CA"/>
        </w:rPr>
      </w:pPr>
      <w:r w:rsidRPr="003630B8">
        <w:rPr>
          <w:rFonts w:ascii="Arial" w:hAnsi="Arial" w:cs="Arial"/>
          <w:b/>
          <w:bCs/>
          <w:color w:val="555555"/>
          <w:sz w:val="20"/>
          <w:szCs w:val="20"/>
          <w:lang w:val="en-CA"/>
        </w:rPr>
        <w:t>Learn more</w:t>
      </w:r>
      <w:r w:rsidRPr="003630B8" w:rsidR="00F06B88">
        <w:rPr>
          <w:rFonts w:ascii="Arial" w:hAnsi="Arial" w:cs="Arial"/>
          <w:b/>
          <w:bCs/>
          <w:color w:val="555555"/>
          <w:sz w:val="20"/>
          <w:szCs w:val="20"/>
          <w:lang w:val="en-CA"/>
        </w:rPr>
        <w:t xml:space="preserve"> </w:t>
      </w:r>
    </w:p>
    <w:p w:rsidRPr="003630B8" w:rsidR="00F06B88" w:rsidP="00835B44" w:rsidRDefault="2CF53BB6" w14:paraId="6874111F" w14:textId="36EDA424">
      <w:pPr>
        <w:spacing w:before="0" w:after="0"/>
        <w:rPr>
          <w:rFonts w:ascii="Arial" w:hAnsi="Arial" w:cs="Arial"/>
          <w:color w:val="555555"/>
          <w:sz w:val="20"/>
          <w:szCs w:val="20"/>
          <w:lang w:val="en-CA"/>
        </w:rPr>
      </w:pPr>
      <w:r w:rsidRPr="003630B8">
        <w:rPr>
          <w:rFonts w:ascii="Arial" w:hAnsi="Arial" w:cs="Arial"/>
          <w:color w:val="555555"/>
          <w:sz w:val="20"/>
          <w:szCs w:val="20"/>
          <w:lang w:val="en-CA"/>
        </w:rPr>
        <w:t xml:space="preserve">Visit </w:t>
      </w:r>
      <w:hyperlink r:id="rId15">
        <w:r w:rsidRPr="006F1627">
          <w:rPr>
            <w:rStyle w:val="Hyperlink"/>
            <w:rFonts w:ascii="Arial" w:hAnsi="Arial" w:cs="Arial"/>
            <w:b/>
            <w:bCs/>
            <w:color w:val="0B4A72" w:themeColor="text2"/>
            <w:sz w:val="20"/>
            <w:szCs w:val="20"/>
            <w:lang w:val="en-CA"/>
          </w:rPr>
          <w:t>myupp.ca</w:t>
        </w:r>
      </w:hyperlink>
      <w:r w:rsidRPr="003630B8" w:rsidR="07981A4C">
        <w:rPr>
          <w:rFonts w:ascii="Arial" w:hAnsi="Arial" w:cs="Arial"/>
          <w:color w:val="555555"/>
          <w:sz w:val="20"/>
          <w:szCs w:val="20"/>
          <w:lang w:val="en-CA"/>
        </w:rPr>
        <w:t xml:space="preserve"> </w:t>
      </w:r>
      <w:r w:rsidRPr="003630B8" w:rsidR="0A5ABFB7">
        <w:rPr>
          <w:rFonts w:ascii="Arial" w:hAnsi="Arial" w:cs="Arial"/>
          <w:color w:val="555555"/>
          <w:sz w:val="20"/>
          <w:szCs w:val="20"/>
          <w:lang w:val="en-CA"/>
        </w:rPr>
        <w:t>to</w:t>
      </w:r>
      <w:r w:rsidRPr="003630B8" w:rsidR="07981A4C">
        <w:rPr>
          <w:rFonts w:ascii="Arial" w:hAnsi="Arial" w:cs="Arial"/>
          <w:color w:val="555555"/>
          <w:sz w:val="20"/>
          <w:szCs w:val="20"/>
          <w:lang w:val="en-CA"/>
        </w:rPr>
        <w:t xml:space="preserve"> </w:t>
      </w:r>
      <w:r w:rsidRPr="003630B8">
        <w:rPr>
          <w:rFonts w:ascii="Arial" w:hAnsi="Arial" w:cs="Arial"/>
          <w:color w:val="555555"/>
          <w:sz w:val="20"/>
          <w:szCs w:val="20"/>
          <w:lang w:val="en-CA"/>
        </w:rPr>
        <w:t>access frequently asked questions, a glossary of</w:t>
      </w:r>
      <w:r w:rsidRPr="003630B8" w:rsidR="07981A4C">
        <w:rPr>
          <w:rFonts w:ascii="Arial" w:hAnsi="Arial" w:cs="Arial"/>
          <w:color w:val="555555"/>
          <w:sz w:val="20"/>
          <w:szCs w:val="20"/>
          <w:lang w:val="en-CA"/>
        </w:rPr>
        <w:t xml:space="preserve"> key</w:t>
      </w:r>
      <w:r w:rsidRPr="003630B8">
        <w:rPr>
          <w:rFonts w:ascii="Arial" w:hAnsi="Arial" w:cs="Arial"/>
          <w:color w:val="555555"/>
          <w:sz w:val="20"/>
          <w:szCs w:val="20"/>
          <w:lang w:val="en-CA"/>
        </w:rPr>
        <w:t xml:space="preserve"> terms</w:t>
      </w:r>
      <w:r w:rsidRPr="003630B8" w:rsidR="07981A4C">
        <w:rPr>
          <w:rFonts w:ascii="Arial" w:hAnsi="Arial" w:cs="Arial"/>
          <w:color w:val="555555"/>
          <w:sz w:val="20"/>
          <w:szCs w:val="20"/>
          <w:lang w:val="en-CA"/>
        </w:rPr>
        <w:t>,</w:t>
      </w:r>
      <w:r w:rsidRPr="003630B8" w:rsidR="0D7CD50C">
        <w:rPr>
          <w:rFonts w:ascii="Arial" w:hAnsi="Arial" w:cs="Arial"/>
          <w:color w:val="555555"/>
          <w:sz w:val="20"/>
          <w:szCs w:val="20"/>
          <w:lang w:val="en-CA"/>
        </w:rPr>
        <w:t xml:space="preserve"> </w:t>
      </w:r>
      <w:r w:rsidRPr="003630B8" w:rsidR="6A3DBEAD">
        <w:rPr>
          <w:rFonts w:ascii="Arial" w:hAnsi="Arial" w:cs="Arial"/>
          <w:color w:val="555555"/>
          <w:sz w:val="20"/>
          <w:szCs w:val="20"/>
          <w:lang w:val="en-CA"/>
        </w:rPr>
        <w:t>review</w:t>
      </w:r>
      <w:r w:rsidRPr="003630B8" w:rsidR="761ADE8D">
        <w:rPr>
          <w:rFonts w:ascii="Arial" w:hAnsi="Arial" w:cs="Arial"/>
          <w:color w:val="555555"/>
          <w:sz w:val="20"/>
          <w:szCs w:val="20"/>
          <w:lang w:val="en-CA"/>
        </w:rPr>
        <w:t xml:space="preserve"> the UPP Member Handbook</w:t>
      </w:r>
      <w:r w:rsidRPr="003630B8" w:rsidR="17AB6D41">
        <w:rPr>
          <w:rFonts w:ascii="Arial" w:hAnsi="Arial" w:cs="Arial"/>
          <w:color w:val="555555"/>
          <w:sz w:val="20"/>
          <w:szCs w:val="20"/>
          <w:lang w:val="en-CA"/>
        </w:rPr>
        <w:t xml:space="preserve"> </w:t>
      </w:r>
      <w:r w:rsidRPr="003630B8" w:rsidR="6A3DBEAD">
        <w:rPr>
          <w:rFonts w:ascii="Arial" w:hAnsi="Arial" w:cs="Arial"/>
          <w:color w:val="555555"/>
          <w:sz w:val="20"/>
          <w:szCs w:val="20"/>
          <w:lang w:val="en-CA"/>
        </w:rPr>
        <w:t xml:space="preserve">and Pre-conversion Guide, </w:t>
      </w:r>
      <w:r w:rsidRPr="003630B8" w:rsidR="17AB6D41">
        <w:rPr>
          <w:rFonts w:ascii="Arial" w:hAnsi="Arial" w:cs="Arial"/>
          <w:color w:val="555555"/>
          <w:sz w:val="20"/>
          <w:szCs w:val="20"/>
          <w:lang w:val="en-CA"/>
        </w:rPr>
        <w:t>and more</w:t>
      </w:r>
      <w:r w:rsidRPr="003630B8" w:rsidR="761ADE8D">
        <w:rPr>
          <w:rFonts w:ascii="Arial" w:hAnsi="Arial" w:cs="Arial"/>
          <w:color w:val="555555"/>
          <w:sz w:val="20"/>
          <w:szCs w:val="20"/>
          <w:lang w:val="en-CA"/>
        </w:rPr>
        <w:t>.</w:t>
      </w:r>
    </w:p>
    <w:p w:rsidRPr="003630B8" w:rsidR="002C2F30" w:rsidP="00B72FEE" w:rsidRDefault="002C2F30" w14:paraId="6162EA44" w14:textId="76078AFC">
      <w:pPr>
        <w:spacing w:before="240" w:after="0"/>
        <w:rPr>
          <w:rFonts w:ascii="Arial" w:hAnsi="Arial" w:cs="Arial"/>
          <w:b/>
          <w:bCs/>
          <w:color w:val="555555"/>
          <w:sz w:val="20"/>
          <w:szCs w:val="20"/>
          <w:lang w:val="en-CA"/>
        </w:rPr>
      </w:pPr>
      <w:r w:rsidRPr="003630B8">
        <w:rPr>
          <w:rFonts w:ascii="Arial" w:hAnsi="Arial" w:cs="Arial"/>
          <w:b/>
          <w:bCs/>
          <w:color w:val="555555"/>
          <w:sz w:val="20"/>
          <w:szCs w:val="20"/>
          <w:lang w:val="en-CA"/>
        </w:rPr>
        <w:t>Questions?</w:t>
      </w:r>
    </w:p>
    <w:p w:rsidRPr="003630B8" w:rsidR="0037581E" w:rsidP="002C2F30" w:rsidRDefault="0037581E" w14:paraId="5CEAEB03" w14:textId="0BE2DB50">
      <w:pPr>
        <w:spacing w:before="0" w:after="240"/>
        <w:rPr>
          <w:rFonts w:ascii="Arial" w:hAnsi="Arial" w:cs="Arial"/>
          <w:color w:val="555555"/>
          <w:sz w:val="20"/>
          <w:szCs w:val="20"/>
          <w:lang w:val="en-CA"/>
        </w:rPr>
      </w:pPr>
      <w:r w:rsidRPr="003630B8">
        <w:rPr>
          <w:rFonts w:ascii="Arial" w:hAnsi="Arial" w:eastAsia="Meiryo" w:cs="Arial"/>
          <w:color w:val="555555"/>
          <w:sz w:val="20"/>
          <w:szCs w:val="20"/>
        </w:rPr>
        <w:t xml:space="preserve">If you have any questions after reviewing your estimate, you can contact us via secure message through the </w:t>
      </w:r>
      <w:r w:rsidRPr="003630B8">
        <w:rPr>
          <w:rFonts w:ascii="Arial" w:hAnsi="Arial" w:eastAsia="Meiryo" w:cs="Arial"/>
          <w:b/>
          <w:bCs/>
          <w:color w:val="555555"/>
          <w:sz w:val="20"/>
          <w:szCs w:val="20"/>
        </w:rPr>
        <w:t>myUPP Member Portal</w:t>
      </w:r>
      <w:r w:rsidRPr="003630B8">
        <w:rPr>
          <w:rFonts w:ascii="Arial" w:hAnsi="Arial" w:eastAsia="Meiryo" w:cs="Arial"/>
          <w:color w:val="555555"/>
          <w:sz w:val="20"/>
          <w:szCs w:val="20"/>
        </w:rPr>
        <w:t xml:space="preserve"> or call us toll-free at </w:t>
      </w:r>
      <w:r w:rsidRPr="003630B8">
        <w:rPr>
          <w:rFonts w:ascii="Arial" w:hAnsi="Arial" w:eastAsia="Meiryo" w:cs="Arial"/>
          <w:color w:val="555555"/>
          <w:sz w:val="20"/>
          <w:szCs w:val="20"/>
          <w:highlight w:val="cyan"/>
        </w:rPr>
        <w:t>[PlanContactTollPhone]</w:t>
      </w:r>
      <w:r w:rsidRPr="003630B8">
        <w:rPr>
          <w:rFonts w:ascii="Arial" w:hAnsi="Arial" w:eastAsia="Meiryo" w:cs="Arial"/>
          <w:color w:val="555555"/>
          <w:sz w:val="20"/>
          <w:szCs w:val="20"/>
        </w:rPr>
        <w:t xml:space="preserve"> from </w:t>
      </w:r>
      <w:r w:rsidRPr="003630B8">
        <w:rPr>
          <w:rFonts w:ascii="Arial" w:hAnsi="Arial" w:eastAsia="Meiryo" w:cs="Arial"/>
          <w:color w:val="555555"/>
          <w:sz w:val="20"/>
          <w:szCs w:val="20"/>
          <w:highlight w:val="cyan"/>
        </w:rPr>
        <w:t>[PlanContactDateTime]</w:t>
      </w:r>
      <w:r w:rsidRPr="003630B8">
        <w:rPr>
          <w:rFonts w:ascii="Arial" w:hAnsi="Arial" w:eastAsia="Meiryo" w:cs="Arial"/>
          <w:color w:val="555555"/>
          <w:sz w:val="20"/>
          <w:szCs w:val="20"/>
        </w:rPr>
        <w:t xml:space="preserve"> ET.</w:t>
      </w:r>
    </w:p>
    <w:p w:rsidRPr="0056185C" w:rsidR="00221DFD" w:rsidP="00B7382B" w:rsidRDefault="00221DFD" w14:paraId="0DA2DBBD" w14:textId="77777777">
      <w:pPr>
        <w:spacing w:before="0" w:after="240"/>
        <w:rPr>
          <w:rFonts w:ascii="Arial" w:hAnsi="Arial" w:cs="Arial"/>
          <w:color w:val="555555"/>
          <w:sz w:val="20"/>
          <w:szCs w:val="20"/>
          <w:lang w:val="en-CA"/>
        </w:rPr>
      </w:pPr>
    </w:p>
    <w:sectPr w:rsidRPr="0056185C" w:rsidR="00221DFD" w:rsidSect="009E0423">
      <w:headerReference w:type="even" r:id="rId16"/>
      <w:footerReference w:type="default" r:id="rId17"/>
      <w:headerReference w:type="first" r:id="rId18"/>
      <w:pgSz w:w="12240" w:h="15840" w:orient="portrait" w:code="1"/>
      <w:pgMar w:top="360" w:right="720" w:bottom="792" w:left="720" w:header="288"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34CF" w:rsidP="004B7E44" w:rsidRDefault="00A434CF" w14:paraId="09CA4FA6" w14:textId="77777777">
      <w:r>
        <w:separator/>
      </w:r>
    </w:p>
  </w:endnote>
  <w:endnote w:type="continuationSeparator" w:id="0">
    <w:p w:rsidR="00A434CF" w:rsidP="004B7E44" w:rsidRDefault="00A434CF" w14:paraId="0B9CD800" w14:textId="77777777">
      <w:r>
        <w:continuationSeparator/>
      </w:r>
    </w:p>
  </w:endnote>
  <w:endnote w:type="continuationNotice" w:id="1">
    <w:p w:rsidR="00A434CF" w:rsidRDefault="00A434CF" w14:paraId="63AF3032"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Body CS)">
    <w:altName w:val="Times New Roman"/>
    <w:charset w:val="00"/>
    <w:family w:val="roman"/>
    <w:pitch w:val="variable"/>
    <w:sig w:usb0="E0002AEF" w:usb1="C0007841" w:usb2="00000009" w:usb3="00000000" w:csb0="000001FF" w:csb1="00000000"/>
  </w:font>
  <w:font w:name="Univers">
    <w:charset w:val="00"/>
    <w:family w:val="swiss"/>
    <w:pitch w:val="variable"/>
    <w:sig w:usb0="80000287" w:usb1="00000000" w:usb2="00000000" w:usb3="00000000" w:csb0="0000000F" w:csb1="00000000"/>
  </w:font>
  <w:font w:name="Univers Light">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Helvetica Neue Light">
    <w:altName w:val="Arial Nova Light"/>
    <w:charset w:val="00"/>
    <w:family w:val="auto"/>
    <w:pitch w:val="variable"/>
    <w:sig w:usb0="A00002FF" w:usb1="5000205B" w:usb2="00000002" w:usb3="00000000" w:csb0="00000007" w:csb1="00000000"/>
  </w:font>
  <w:font w:name="Minion Pro">
    <w:panose1 w:val="00000000000000000000"/>
    <w:charset w:val="00"/>
    <w:family w:val="roman"/>
    <w:notTrueType/>
    <w:pitch w:val="variable"/>
    <w:sig w:usb0="60000287" w:usb1="00000001" w:usb2="00000000" w:usb3="00000000" w:csb0="0000019F" w:csb1="00000000"/>
  </w:font>
  <w:font w:name="Univers 55">
    <w:altName w:val="Calibri"/>
    <w:panose1 w:val="00000000000000000000"/>
    <w:charset w:val="00"/>
    <w:family w:val="auto"/>
    <w:notTrueType/>
    <w:pitch w:val="variable"/>
    <w:sig w:usb0="00000003" w:usb1="00000000" w:usb2="00000000" w:usb3="00000000" w:csb0="00000001" w:csb1="00000000"/>
  </w:font>
  <w:font w:name="Univers 45 Light">
    <w:altName w:val="Calibri"/>
    <w:panose1 w:val="00000000000000000000"/>
    <w:charset w:val="00"/>
    <w:family w:val="auto"/>
    <w:notTrueType/>
    <w:pitch w:val="variable"/>
    <w:sig w:usb0="00000003" w:usb1="00000000" w:usb2="00000000" w:usb3="00000000" w:csb0="00000001" w:csb1="00000000"/>
  </w:font>
  <w:font w:name="Microsoft Sans Serif (Body)">
    <w:altName w:val="Microsoft Sans Serif"/>
    <w:charset w:val="00"/>
    <w:family w:val="swiss"/>
    <w:pitch w:val="variable"/>
    <w:sig w:usb0="E1002AFF" w:usb1="C0000002" w:usb2="00000008" w:usb3="00000000" w:csb0="000101FF" w:csb1="00000000"/>
  </w:font>
  <w:font w:name="Calibri">
    <w:panose1 w:val="020F0502020204030204"/>
    <w:charset w:val="00"/>
    <w:family w:val="swiss"/>
    <w:pitch w:val="variable"/>
    <w:sig w:usb0="E4002EFF" w:usb1="C000247B" w:usb2="00000009" w:usb3="00000000" w:csb0="000001FF" w:csb1="00000000"/>
  </w:font>
  <w:font w:name="MS PMincho">
    <w:charset w:val="80"/>
    <w:family w:val="roma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sdtfl w16du wp14">
  <w:p w:rsidRPr="00955DF1" w:rsidR="00BE58F0" w:rsidP="00E91154" w:rsidRDefault="00955DF1" w14:paraId="36189681" w14:textId="269E35C8">
    <w:pPr>
      <w:pStyle w:val="Footer"/>
      <w:ind w:right="360"/>
      <w:jc w:val="right"/>
      <w:rPr>
        <w:rFonts w:ascii="Arial" w:hAnsi="Arial" w:cs="Arial"/>
        <w:b/>
        <w:bCs/>
        <w:color w:val="0B4A72" w:themeColor="text2"/>
        <w:sz w:val="13"/>
        <w:szCs w:val="13"/>
      </w:rPr>
    </w:pPr>
    <w:r w:rsidRPr="00955DF1">
      <w:rPr>
        <w:rFonts w:ascii="Arial" w:hAnsi="Arial" w:cs="Arial"/>
        <w:b/>
        <w:bCs/>
        <w:color w:val="0B4A72" w:themeColor="text2"/>
        <w:sz w:val="16"/>
        <w:szCs w:val="16"/>
      </w:rPr>
      <w:t xml:space="preserve">Page </w:t>
    </w:r>
    <w:r w:rsidRPr="00955DF1">
      <w:rPr>
        <w:rFonts w:ascii="Arial" w:hAnsi="Arial" w:cs="Arial"/>
        <w:b/>
        <w:bCs/>
        <w:color w:val="0B4A72" w:themeColor="text2"/>
        <w:sz w:val="16"/>
        <w:szCs w:val="16"/>
      </w:rPr>
      <w:fldChar w:fldCharType="begin"/>
    </w:r>
    <w:r w:rsidRPr="00955DF1">
      <w:rPr>
        <w:rFonts w:ascii="Arial" w:hAnsi="Arial" w:cs="Arial"/>
        <w:b/>
        <w:bCs/>
        <w:color w:val="0B4A72" w:themeColor="text2"/>
        <w:sz w:val="16"/>
        <w:szCs w:val="16"/>
      </w:rPr>
      <w:instrText xml:space="preserve"> PAGE  \* Arabic  \* MERGEFORMAT </w:instrText>
    </w:r>
    <w:r w:rsidRPr="00955DF1">
      <w:rPr>
        <w:rFonts w:ascii="Arial" w:hAnsi="Arial" w:cs="Arial"/>
        <w:b/>
        <w:bCs/>
        <w:color w:val="0B4A72" w:themeColor="text2"/>
        <w:sz w:val="16"/>
        <w:szCs w:val="16"/>
      </w:rPr>
      <w:fldChar w:fldCharType="separate"/>
    </w:r>
    <w:r w:rsidRPr="00955DF1">
      <w:rPr>
        <w:rFonts w:ascii="Arial" w:hAnsi="Arial" w:cs="Arial"/>
        <w:b/>
        <w:bCs/>
        <w:noProof/>
        <w:color w:val="0B4A72" w:themeColor="text2"/>
        <w:sz w:val="16"/>
        <w:szCs w:val="16"/>
      </w:rPr>
      <w:t>1</w:t>
    </w:r>
    <w:r w:rsidRPr="00955DF1">
      <w:rPr>
        <w:rFonts w:ascii="Arial" w:hAnsi="Arial" w:cs="Arial"/>
        <w:b/>
        <w:bCs/>
        <w:color w:val="0B4A72" w:themeColor="text2"/>
        <w:sz w:val="16"/>
        <w:szCs w:val="16"/>
      </w:rPr>
      <w:fldChar w:fldCharType="end"/>
    </w:r>
    <w:r w:rsidRPr="00955DF1">
      <w:rPr>
        <w:rFonts w:ascii="Arial" w:hAnsi="Arial" w:cs="Arial"/>
        <w:b/>
        <w:bCs/>
        <w:color w:val="0B4A72" w:themeColor="text2"/>
        <w:sz w:val="16"/>
        <w:szCs w:val="16"/>
      </w:rPr>
      <w:t xml:space="preserve"> of </w:t>
    </w:r>
    <w:r w:rsidRPr="00955DF1">
      <w:rPr>
        <w:rFonts w:ascii="Arial" w:hAnsi="Arial" w:cs="Arial"/>
        <w:b/>
        <w:bCs/>
        <w:color w:val="0B4A72" w:themeColor="text2"/>
        <w:sz w:val="16"/>
        <w:szCs w:val="16"/>
      </w:rPr>
      <w:fldChar w:fldCharType="begin"/>
    </w:r>
    <w:r w:rsidRPr="00955DF1">
      <w:rPr>
        <w:rFonts w:ascii="Arial" w:hAnsi="Arial" w:cs="Arial"/>
        <w:b/>
        <w:bCs/>
        <w:color w:val="0B4A72" w:themeColor="text2"/>
        <w:sz w:val="16"/>
        <w:szCs w:val="16"/>
      </w:rPr>
      <w:instrText xml:space="preserve"> NUMPAGES  \* Arabic  \* MERGEFORMAT </w:instrText>
    </w:r>
    <w:r w:rsidRPr="00955DF1">
      <w:rPr>
        <w:rFonts w:ascii="Arial" w:hAnsi="Arial" w:cs="Arial"/>
        <w:b/>
        <w:bCs/>
        <w:color w:val="0B4A72" w:themeColor="text2"/>
        <w:sz w:val="16"/>
        <w:szCs w:val="16"/>
      </w:rPr>
      <w:fldChar w:fldCharType="separate"/>
    </w:r>
    <w:r w:rsidRPr="00955DF1">
      <w:rPr>
        <w:rFonts w:ascii="Arial" w:hAnsi="Arial" w:cs="Arial"/>
        <w:b/>
        <w:bCs/>
        <w:noProof/>
        <w:color w:val="0B4A72" w:themeColor="text2"/>
        <w:sz w:val="16"/>
        <w:szCs w:val="16"/>
      </w:rPr>
      <w:t>2</w:t>
    </w:r>
    <w:r w:rsidRPr="00955DF1">
      <w:rPr>
        <w:rFonts w:ascii="Arial" w:hAnsi="Arial" w:cs="Arial"/>
        <w:b/>
        <w:bCs/>
        <w:color w:val="0B4A72" w:themeColor="text2"/>
        <w:sz w:val="16"/>
        <w:szCs w:val="16"/>
      </w:rPr>
      <w:fldChar w:fldCharType="end"/>
    </w:r>
    <w:r w:rsidRPr="00955DF1" w:rsidR="00BE58F0">
      <w:rPr>
        <w:rFonts w:ascii="Arial" w:hAnsi="Arial" w:cs="Arial"/>
        <w:b/>
        <w:bCs/>
        <w:noProof/>
        <w:color w:val="0B4A72" w:themeColor="text2"/>
        <w:sz w:val="13"/>
        <w:szCs w:val="13"/>
      </w:rPr>
      <mc:AlternateContent>
        <mc:Choice Requires="wps">
          <w:drawing>
            <wp:anchor distT="0" distB="0" distL="114300" distR="114300" simplePos="0" relativeHeight="251658242" behindDoc="0" locked="0" layoutInCell="1" allowOverlap="1" wp14:anchorId="6852B1DF" wp14:editId="205BE2A8">
              <wp:simplePos x="0" y="0"/>
              <wp:positionH relativeFrom="column">
                <wp:posOffset>-76200</wp:posOffset>
              </wp:positionH>
              <wp:positionV relativeFrom="paragraph">
                <wp:posOffset>72390</wp:posOffset>
              </wp:positionV>
              <wp:extent cx="6438900" cy="447675"/>
              <wp:effectExtent l="0" t="0" r="0" b="0"/>
              <wp:wrapNone/>
              <wp:docPr id="9" name="Text Box 9"/>
              <wp:cNvGraphicFramePr/>
              <a:graphic xmlns:a="http://schemas.openxmlformats.org/drawingml/2006/main">
                <a:graphicData uri="http://schemas.microsoft.com/office/word/2010/wordprocessingShape">
                  <wps:wsp>
                    <wps:cNvSpPr txBox="1"/>
                    <wps:spPr>
                      <a:xfrm>
                        <a:off x="0" y="0"/>
                        <a:ext cx="6438900" cy="447675"/>
                      </a:xfrm>
                      <a:prstGeom prst="rect">
                        <a:avLst/>
                      </a:prstGeom>
                      <a:noFill/>
                      <a:ln w="6350">
                        <a:noFill/>
                      </a:ln>
                    </wps:spPr>
                    <wps:txbx>
                      <w:txbxContent>
                        <w:p w:rsidRPr="007155CB" w:rsidR="00643898" w:rsidP="00643898" w:rsidRDefault="00643898" w14:paraId="570538DB" w14:textId="73B286E9">
                          <w:pPr>
                            <w:spacing w:before="0" w:after="0"/>
                            <w:rPr>
                              <w:rFonts w:ascii="Arial" w:hAnsi="Arial" w:cs="Arial"/>
                              <w:color w:val="0B4A72" w:themeColor="text2"/>
                              <w:sz w:val="16"/>
                              <w:szCs w:val="16"/>
                              <w:lang w:val="en-CA"/>
                            </w:rPr>
                          </w:pPr>
                          <w:r w:rsidRPr="007155CB">
                            <w:rPr>
                              <w:rFonts w:ascii="Arial" w:hAnsi="Arial" w:cs="Arial"/>
                              <w:color w:val="0B4A72" w:themeColor="text2"/>
                              <w:sz w:val="16"/>
                              <w:szCs w:val="16"/>
                              <w:lang w:val="en-CA"/>
                            </w:rPr>
                            <w:t>Registration No. 1357243</w:t>
                          </w:r>
                          <w:r>
                            <w:rPr>
                              <w:rFonts w:ascii="Arial" w:hAnsi="Arial" w:cs="Arial"/>
                              <w:color w:val="0B4A72" w:themeColor="text2"/>
                              <w:sz w:val="16"/>
                              <w:szCs w:val="16"/>
                              <w:lang w:val="en-CA"/>
                            </w:rPr>
                            <w:tab/>
                          </w:r>
                          <w:r>
                            <w:rPr>
                              <w:rFonts w:ascii="Arial" w:hAnsi="Arial" w:cs="Arial"/>
                              <w:color w:val="0B4A72" w:themeColor="text2"/>
                              <w:sz w:val="16"/>
                              <w:szCs w:val="16"/>
                              <w:lang w:val="en-CA"/>
                            </w:rPr>
                            <w:tab/>
                          </w:r>
                          <w:r>
                            <w:rPr>
                              <w:rFonts w:ascii="Arial" w:hAnsi="Arial" w:cs="Arial"/>
                              <w:color w:val="0B4A72" w:themeColor="text2"/>
                              <w:sz w:val="16"/>
                              <w:szCs w:val="16"/>
                              <w:lang w:val="en-CA"/>
                            </w:rPr>
                            <w:tab/>
                          </w:r>
                          <w:r>
                            <w:rPr>
                              <w:rFonts w:ascii="Arial" w:hAnsi="Arial" w:cs="Arial"/>
                              <w:color w:val="0B4A72" w:themeColor="text2"/>
                              <w:sz w:val="16"/>
                              <w:szCs w:val="16"/>
                              <w:lang w:val="en-CA"/>
                            </w:rPr>
                            <w:tab/>
                          </w:r>
                          <w:r>
                            <w:rPr>
                              <w:rFonts w:ascii="Arial" w:hAnsi="Arial" w:cs="Arial"/>
                              <w:color w:val="0B4A72" w:themeColor="text2"/>
                              <w:sz w:val="16"/>
                              <w:szCs w:val="16"/>
                              <w:lang w:val="en-CA"/>
                            </w:rPr>
                            <w:t>Private &amp; Confidential</w:t>
                          </w:r>
                        </w:p>
                        <w:p w:rsidRPr="00BD5B7A" w:rsidR="00301696" w:rsidP="00301696" w:rsidRDefault="00EC13DB" w14:paraId="3E04EB79" w14:textId="33BD58A7">
                          <w:pPr>
                            <w:spacing w:before="0" w:after="0"/>
                            <w:rPr>
                              <w:rFonts w:ascii="Arial" w:hAnsi="Arial" w:cs="Arial"/>
                              <w:color w:val="0B4A72" w:themeColor="text2"/>
                              <w:sz w:val="16"/>
                              <w:szCs w:val="16"/>
                              <w:lang w:val="en-CA"/>
                            </w:rPr>
                          </w:pPr>
                          <w:r>
                            <w:rPr>
                              <w:rFonts w:ascii="Arial" w:hAnsi="Arial" w:cs="Arial"/>
                              <w:color w:val="0B4A72" w:themeColor="text2"/>
                              <w:sz w:val="16"/>
                              <w:szCs w:val="16"/>
                              <w:lang w:val="en-CA"/>
                            </w:rPr>
                            <w:tab/>
                          </w:r>
                          <w:r>
                            <w:rPr>
                              <w:rFonts w:ascii="Arial" w:hAnsi="Arial" w:cs="Arial"/>
                              <w:color w:val="0B4A72" w:themeColor="text2"/>
                              <w:sz w:val="16"/>
                              <w:szCs w:val="16"/>
                              <w:lang w:val="en-CA"/>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41B1B4">
            <v:shapetype id="_x0000_t202" coordsize="21600,21600" o:spt="202" path="m,l,21600r21600,l21600,xe" w14:anchorId="6852B1DF">
              <v:stroke joinstyle="miter"/>
              <v:path gradientshapeok="t" o:connecttype="rect"/>
            </v:shapetype>
            <v:shape id="Text Box 9" style="position:absolute;left:0;text-align:left;margin-left:-6pt;margin-top:5.7pt;width:507pt;height:3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">
              <v:textbox>
                <w:txbxContent>
                  <w:p w:rsidRPr="007155CB" w:rsidR="00643898" w:rsidP="00643898" w:rsidRDefault="00643898" w14:paraId="61888C4A" w14:textId="73B286E9">
                    <w:pPr>
                      <w:spacing w:before="0" w:after="0"/>
                      <w:rPr>
                        <w:rFonts w:ascii="Arial" w:hAnsi="Arial" w:cs="Arial"/>
                        <w:color w:val="0B4A72" w:themeColor="text2"/>
                        <w:sz w:val="16"/>
                        <w:szCs w:val="16"/>
                        <w:lang w:val="en-CA"/>
                      </w:rPr>
                    </w:pPr>
                    <w:r w:rsidRPr="007155CB">
                      <w:rPr>
                        <w:rFonts w:ascii="Arial" w:hAnsi="Arial" w:cs="Arial"/>
                        <w:color w:val="0B4A72" w:themeColor="text2"/>
                        <w:sz w:val="16"/>
                        <w:szCs w:val="16"/>
                        <w:lang w:val="en-CA"/>
                      </w:rPr>
                      <w:t>Registration No. 1357243</w:t>
                    </w:r>
                    <w:r>
                      <w:rPr>
                        <w:rFonts w:ascii="Arial" w:hAnsi="Arial" w:cs="Arial"/>
                        <w:color w:val="0B4A72" w:themeColor="text2"/>
                        <w:sz w:val="16"/>
                        <w:szCs w:val="16"/>
                        <w:lang w:val="en-CA"/>
                      </w:rPr>
                      <w:tab/>
                    </w:r>
                    <w:r>
                      <w:rPr>
                        <w:rFonts w:ascii="Arial" w:hAnsi="Arial" w:cs="Arial"/>
                        <w:color w:val="0B4A72" w:themeColor="text2"/>
                        <w:sz w:val="16"/>
                        <w:szCs w:val="16"/>
                        <w:lang w:val="en-CA"/>
                      </w:rPr>
                      <w:tab/>
                    </w:r>
                    <w:r>
                      <w:rPr>
                        <w:rFonts w:ascii="Arial" w:hAnsi="Arial" w:cs="Arial"/>
                        <w:color w:val="0B4A72" w:themeColor="text2"/>
                        <w:sz w:val="16"/>
                        <w:szCs w:val="16"/>
                        <w:lang w:val="en-CA"/>
                      </w:rPr>
                      <w:tab/>
                    </w:r>
                    <w:r>
                      <w:rPr>
                        <w:rFonts w:ascii="Arial" w:hAnsi="Arial" w:cs="Arial"/>
                        <w:color w:val="0B4A72" w:themeColor="text2"/>
                        <w:sz w:val="16"/>
                        <w:szCs w:val="16"/>
                        <w:lang w:val="en-CA"/>
                      </w:rPr>
                      <w:tab/>
                    </w:r>
                    <w:r>
                      <w:rPr>
                        <w:rFonts w:ascii="Arial" w:hAnsi="Arial" w:cs="Arial"/>
                        <w:color w:val="0B4A72" w:themeColor="text2"/>
                        <w:sz w:val="16"/>
                        <w:szCs w:val="16"/>
                        <w:lang w:val="en-CA"/>
                      </w:rPr>
                      <w:t>Private &amp; Confidential</w:t>
                    </w:r>
                  </w:p>
                  <w:p w:rsidRPr="00BD5B7A" w:rsidR="00301696" w:rsidP="00301696" w:rsidRDefault="00EC13DB" w14:paraId="0A37501D" w14:textId="33BD58A7">
                    <w:pPr>
                      <w:spacing w:before="0" w:after="0"/>
                      <w:rPr>
                        <w:rFonts w:ascii="Arial" w:hAnsi="Arial" w:cs="Arial"/>
                        <w:color w:val="0B4A72" w:themeColor="text2"/>
                        <w:sz w:val="16"/>
                        <w:szCs w:val="16"/>
                        <w:lang w:val="en-CA"/>
                      </w:rPr>
                    </w:pPr>
                    <w:r>
                      <w:rPr>
                        <w:rFonts w:ascii="Arial" w:hAnsi="Arial" w:cs="Arial"/>
                        <w:color w:val="0B4A72" w:themeColor="text2"/>
                        <w:sz w:val="16"/>
                        <w:szCs w:val="16"/>
                        <w:lang w:val="en-CA"/>
                      </w:rPr>
                      <w:tab/>
                    </w:r>
                    <w:r>
                      <w:rPr>
                        <w:rFonts w:ascii="Arial" w:hAnsi="Arial" w:cs="Arial"/>
                        <w:color w:val="0B4A72" w:themeColor="text2"/>
                        <w:sz w:val="16"/>
                        <w:szCs w:val="16"/>
                        <w:lang w:val="en-CA"/>
                      </w:rPr>
                      <w:tab/>
                    </w:r>
                  </w:p>
                </w:txbxContent>
              </v:textbox>
            </v:shape>
          </w:pict>
        </mc:Fallback>
      </mc:AlternateContent>
    </w:r>
    <w:r w:rsidRPr="00955DF1" w:rsidR="00BE58F0">
      <w:rPr>
        <w:rFonts w:ascii="Arial" w:hAnsi="Arial" w:cs="Arial"/>
        <w:b/>
        <w:bCs/>
        <w:noProof/>
        <w:color w:val="0B4A72" w:themeColor="text2"/>
        <w:sz w:val="13"/>
        <w:szCs w:val="13"/>
      </w:rPr>
      <mc:AlternateContent>
        <mc:Choice Requires="wps">
          <w:drawing>
            <wp:anchor distT="0" distB="0" distL="114300" distR="114300" simplePos="0" relativeHeight="251658241" behindDoc="0" locked="0" layoutInCell="1" allowOverlap="1" wp14:anchorId="5F8594A8" wp14:editId="7F4A49EF">
              <wp:simplePos x="0" y="0"/>
              <wp:positionH relativeFrom="column">
                <wp:posOffset>0</wp:posOffset>
              </wp:positionH>
              <wp:positionV relativeFrom="paragraph">
                <wp:posOffset>80498</wp:posOffset>
              </wp:positionV>
              <wp:extent cx="6815797" cy="0"/>
              <wp:effectExtent l="0" t="0" r="17145" b="12700"/>
              <wp:wrapNone/>
              <wp:docPr id="10" name="Straight Connector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15797" cy="0"/>
                      </a:xfrm>
                      <a:prstGeom prst="line">
                        <a:avLst/>
                      </a:prstGeom>
                      <a:ln>
                        <a:solidFill>
                          <a:srgbClr val="193C5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5B1BAE85">
            <v:line id="Straight Connector 10"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alt="&quot;&quot;" o:spid="_x0000_s1026" strokecolor="#193c51" from="0,6.35pt" to="536.7pt,6.35pt" w14:anchorId="4B37B4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34CF" w:rsidP="004B7E44" w:rsidRDefault="00A434CF" w14:paraId="168C3F8E" w14:textId="77777777">
      <w:bookmarkStart w:name="_Hlk198141944" w:id="0"/>
      <w:bookmarkEnd w:id="0"/>
      <w:r>
        <w:separator/>
      </w:r>
    </w:p>
  </w:footnote>
  <w:footnote w:type="continuationSeparator" w:id="0">
    <w:p w:rsidR="00A434CF" w:rsidP="004B7E44" w:rsidRDefault="00A434CF" w14:paraId="40B18457" w14:textId="77777777">
      <w:r>
        <w:continuationSeparator/>
      </w:r>
    </w:p>
  </w:footnote>
  <w:footnote w:type="continuationNotice" w:id="1">
    <w:p w:rsidR="00A434CF" w:rsidRDefault="00A434CF" w14:paraId="1F37772B"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1DFD" w:rsidRDefault="00221DFD" w14:paraId="1BFF49A3" w14:textId="6FE9A23C">
    <w:pPr>
      <w:pStyle w:val="Header"/>
    </w:pPr>
    <w:r>
      <w:rPr>
        <w:noProof/>
      </w:rPr>
      <mc:AlternateContent>
        <mc:Choice Requires="wps">
          <w:drawing>
            <wp:anchor distT="0" distB="0" distL="0" distR="0" simplePos="0" relativeHeight="251658244" behindDoc="0" locked="0" layoutInCell="1" allowOverlap="1" wp14:anchorId="7101D453" wp14:editId="5BD1C55C">
              <wp:simplePos x="635" y="635"/>
              <wp:positionH relativeFrom="page">
                <wp:align>left</wp:align>
              </wp:positionH>
              <wp:positionV relativeFrom="page">
                <wp:align>top</wp:align>
              </wp:positionV>
              <wp:extent cx="1464945" cy="421640"/>
              <wp:effectExtent l="0" t="0" r="1905" b="16510"/>
              <wp:wrapNone/>
              <wp:docPr id="1380852635" name="Text Box 2" descr="Non-Public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64945" cy="421640"/>
                      </a:xfrm>
                      <a:prstGeom prst="rect">
                        <a:avLst/>
                      </a:prstGeom>
                      <a:noFill/>
                      <a:ln>
                        <a:noFill/>
                      </a:ln>
                    </wps:spPr>
                    <wps:txbx>
                      <w:txbxContent>
                        <w:p w:rsidRPr="00221DFD" w:rsidR="00221DFD" w:rsidP="00221DFD" w:rsidRDefault="00221DFD" w14:paraId="3EEACD64" w14:textId="50D657DC">
                          <w:pPr>
                            <w:spacing w:after="0"/>
                            <w:rPr>
                              <w:rFonts w:ascii="Calibri" w:hAnsi="Calibri" w:eastAsia="Calibri" w:cs="Calibri"/>
                              <w:noProof/>
                              <w:color w:val="000000"/>
                              <w:sz w:val="20"/>
                              <w:szCs w:val="20"/>
                            </w:rPr>
                          </w:pPr>
                          <w:r w:rsidRPr="00221DFD">
                            <w:rPr>
                              <w:rFonts w:ascii="Calibri" w:hAnsi="Calibri" w:eastAsia="Calibri" w:cs="Calibri"/>
                              <w:noProof/>
                              <w:color w:val="000000"/>
                              <w:sz w:val="20"/>
                              <w:szCs w:val="20"/>
                            </w:rPr>
                            <w:t>Non-Public Information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4849DC06">
            <v:shapetype id="_x0000_t202" coordsize="21600,21600" o:spt="202" path="m,l,21600r21600,l21600,xe" w14:anchorId="7101D453">
              <v:stroke joinstyle="miter"/>
              <v:path gradientshapeok="t" o:connecttype="rect"/>
            </v:shapetype>
            <v:shape id="Text Box 2" style="position:absolute;margin-left:0;margin-top:0;width:115.35pt;height:33.2pt;z-index:251658244;visibility:visible;mso-wrap-style:none;mso-wrap-distance-left:0;mso-wrap-distance-top:0;mso-wrap-distance-right:0;mso-wrap-distance-bottom:0;mso-position-horizontal:left;mso-position-horizontal-relative:page;mso-position-vertical:top;mso-position-vertical-relative:page;v-text-anchor:top" alt="Non-Public Informatio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">
              <v:textbox style="mso-fit-shape-to-text:t" inset="20pt,15pt,0,0">
                <w:txbxContent>
                  <w:p w:rsidRPr="00221DFD" w:rsidR="00221DFD" w:rsidP="00221DFD" w:rsidRDefault="00221DFD" w14:paraId="2EE9ABE3" w14:textId="50D657DC">
                    <w:pPr>
                      <w:spacing w:after="0"/>
                      <w:rPr>
                        <w:rFonts w:ascii="Calibri" w:hAnsi="Calibri" w:eastAsia="Calibri" w:cs="Calibri"/>
                        <w:noProof/>
                        <w:color w:val="000000"/>
                        <w:sz w:val="20"/>
                        <w:szCs w:val="20"/>
                      </w:rPr>
                    </w:pPr>
                    <w:r w:rsidRPr="00221DFD">
                      <w:rPr>
                        <w:rFonts w:ascii="Calibri" w:hAnsi="Calibri" w:eastAsia="Calibri" w:cs="Calibri"/>
                        <w:noProof/>
                        <w:color w:val="000000"/>
                        <w:sz w:val="20"/>
                        <w:szCs w:val="20"/>
                      </w:rPr>
                      <w:t>Non-Public Information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E85CE4" w:rsidR="009E0423" w:rsidP="009E0423" w:rsidRDefault="009E0423" w14:paraId="512543A1" w14:textId="77777777">
    <w:pPr>
      <w:spacing w:before="0" w:after="0" w:line="259" w:lineRule="auto"/>
      <w:rPr>
        <w:rFonts w:ascii="Arial" w:hAnsi="Arial" w:eastAsia="Times New Roman" w:cs="Arial"/>
        <w:b/>
        <w:bCs/>
        <w:color w:val="123049"/>
        <w:sz w:val="20"/>
        <w:szCs w:val="20"/>
        <w:lang w:val="en-CA"/>
      </w:rPr>
    </w:pPr>
    <w:r w:rsidRPr="00E85CE4">
      <w:rPr>
        <w:rFonts w:ascii="Calibri" w:hAnsi="Calibri" w:eastAsia="Calibri" w:cs="Times New Roman"/>
        <w:noProof/>
        <w:color w:val="auto"/>
        <w:sz w:val="22"/>
        <w:szCs w:val="22"/>
      </w:rPr>
      <w:drawing>
        <wp:anchor distT="0" distB="0" distL="114300" distR="114300" simplePos="0" relativeHeight="251660292" behindDoc="1" locked="0" layoutInCell="1" allowOverlap="1" wp14:anchorId="2BD8441E" wp14:editId="22BA0566">
          <wp:simplePos x="0" y="0"/>
          <wp:positionH relativeFrom="page">
            <wp:posOffset>-15875</wp:posOffset>
          </wp:positionH>
          <wp:positionV relativeFrom="paragraph">
            <wp:posOffset>-181610</wp:posOffset>
          </wp:positionV>
          <wp:extent cx="7812000" cy="187217"/>
          <wp:effectExtent l="0" t="0" r="0" b="3810"/>
          <wp:wrapNone/>
          <wp:docPr id="1721431497" name="Graphic 172143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812000" cy="187217"/>
                  </a:xfrm>
                  <a:prstGeom prst="rect">
                    <a:avLst/>
                  </a:prstGeom>
                </pic:spPr>
              </pic:pic>
            </a:graphicData>
          </a:graphic>
          <wp14:sizeRelH relativeFrom="page">
            <wp14:pctWidth>0</wp14:pctWidth>
          </wp14:sizeRelH>
          <wp14:sizeRelV relativeFrom="page">
            <wp14:pctHeight>0</wp14:pctHeight>
          </wp14:sizeRelV>
        </wp:anchor>
      </w:drawing>
    </w:r>
  </w:p>
  <w:p w:rsidRPr="00E85CE4" w:rsidR="009E0423" w:rsidP="009E0423" w:rsidRDefault="009E0423" w14:paraId="1DA05B38" w14:textId="77777777">
    <w:pPr>
      <w:spacing w:before="0" w:after="160" w:line="259" w:lineRule="auto"/>
      <w:rPr>
        <w:rFonts w:ascii="Calibri" w:hAnsi="Calibri" w:eastAsia="Calibri" w:cs="Times New Roman"/>
        <w:b/>
        <w:color w:val="A5A5A5"/>
        <w:sz w:val="16"/>
        <w:szCs w:val="16"/>
        <w:lang w:val="en-CA"/>
      </w:rPr>
    </w:pPr>
    <w:r w:rsidRPr="00E85CE4">
      <w:rPr>
        <w:rFonts w:ascii="Calibri" w:hAnsi="Calibri" w:eastAsia="Calibri" w:cs="Times New Roman"/>
        <w:b/>
        <w:noProof/>
        <w:color w:val="A5A5A5"/>
        <w:sz w:val="16"/>
        <w:szCs w:val="16"/>
        <w:lang w:val="en-CA"/>
      </w:rPr>
      <w:drawing>
        <wp:inline distT="0" distB="0" distL="0" distR="0" wp14:anchorId="556DCD01" wp14:editId="705E8CFB">
          <wp:extent cx="1304925" cy="266700"/>
          <wp:effectExtent l="0" t="0" r="9525" b="0"/>
          <wp:docPr id="277220821" name="Graphic 13"/>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301115" cy="259715"/>
                  </a:xfrm>
                  <a:prstGeom prst="rect">
                    <a:avLst/>
                  </a:prstGeom>
                </pic:spPr>
              </pic:pic>
            </a:graphicData>
          </a:graphic>
        </wp:inline>
      </w:drawing>
    </w:r>
    <w:r w:rsidRPr="00E85CE4">
      <w:rPr>
        <w:rFonts w:ascii="Calibri" w:hAnsi="Calibri" w:eastAsia="Calibri" w:cs="Times New Roman"/>
        <w:noProof/>
        <w:color w:val="auto"/>
        <w:sz w:val="22"/>
        <w:szCs w:val="22"/>
      </w:rPr>
      <mc:AlternateContent>
        <mc:Choice Requires="wps">
          <w:drawing>
            <wp:anchor distT="0" distB="0" distL="114300" distR="114300" simplePos="0" relativeHeight="251661316" behindDoc="0" locked="0" layoutInCell="1" allowOverlap="1" wp14:anchorId="76536F6B" wp14:editId="79E64DFC">
              <wp:simplePos x="0" y="0"/>
              <wp:positionH relativeFrom="column">
                <wp:posOffset>1657847</wp:posOffset>
              </wp:positionH>
              <wp:positionV relativeFrom="paragraph">
                <wp:posOffset>88375</wp:posOffset>
              </wp:positionV>
              <wp:extent cx="5281930" cy="341907"/>
              <wp:effectExtent l="0" t="0" r="0" b="1270"/>
              <wp:wrapNone/>
              <wp:docPr id="12213549" name="Text Box 15"/>
              <wp:cNvGraphicFramePr/>
              <a:graphic xmlns:a="http://schemas.openxmlformats.org/drawingml/2006/main">
                <a:graphicData uri="http://schemas.microsoft.com/office/word/2010/wordprocessingShape">
                  <wps:wsp>
                    <wps:cNvSpPr txBox="1"/>
                    <wps:spPr>
                      <a:xfrm>
                        <a:off x="0" y="0"/>
                        <a:ext cx="5281930" cy="341907"/>
                      </a:xfrm>
                      <a:prstGeom prst="rect">
                        <a:avLst/>
                      </a:prstGeom>
                      <a:noFill/>
                      <a:ln w="6350">
                        <a:noFill/>
                      </a:ln>
                    </wps:spPr>
                    <wps:txbx>
                      <w:txbxContent>
                        <w:p w:rsidRPr="00FD4F62" w:rsidR="009E0423" w:rsidP="009E0423" w:rsidRDefault="00FD4F62" w14:paraId="1FD5E4C7" w14:textId="4C1D25FD">
                          <w:pPr>
                            <w:spacing w:after="0"/>
                            <w:jc w:val="right"/>
                            <w:rPr>
                              <w:rFonts w:ascii="Arial" w:hAnsi="Arial" w:cs="Arial"/>
                              <w:color w:val="12314A"/>
                              <w:sz w:val="16"/>
                              <w:szCs w:val="15"/>
                              <w:lang w:val="en-CA"/>
                            </w:rPr>
                          </w:pPr>
                          <w:r w:rsidRPr="00FD4F62">
                            <w:rPr>
                              <w:rFonts w:ascii="Arial" w:hAnsi="Arial" w:cs="Arial"/>
                              <w:color w:val="12314A"/>
                              <w:sz w:val="16"/>
                              <w:szCs w:val="15"/>
                              <w:highlight w:val="cyan"/>
                            </w:rPr>
                            <w:t>[AdmAdd1]</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[AdmAdd2]</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[AdmAdd3]</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[AdmCity]</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[AdmProv]</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[AdmPostal]</w:t>
                          </w:r>
                          <w:r w:rsidRPr="00FD4F62" w:rsidR="009E0423">
                            <w:rPr>
                              <w:rFonts w:ascii="Arial" w:hAnsi="Arial" w:cs="Arial"/>
                              <w:color w:val="12314A"/>
                              <w:sz w:val="16"/>
                              <w:szCs w:val="15"/>
                              <w:lang w:val="en-CA"/>
                            </w:rPr>
                            <w:t xml:space="preserve"> </w:t>
                          </w:r>
                          <w:r w:rsidRPr="00FD4F62" w:rsidR="009E0423">
                            <w:rPr>
                              <w:rFonts w:ascii="Arial" w:hAnsi="Arial" w:cs="Arial"/>
                              <w:b/>
                              <w:bCs/>
                              <w:color w:val="12314A"/>
                              <w:sz w:val="16"/>
                              <w:szCs w:val="15"/>
                              <w:lang w:val="en-CA"/>
                            </w:rPr>
                            <w:t>myupp.ca</w:t>
                          </w:r>
                        </w:p>
                        <w:p w:rsidRPr="00E85CE4" w:rsidR="009E0423" w:rsidP="009E0423" w:rsidRDefault="009E0423" w14:paraId="6BB6714B" w14:textId="77777777">
                          <w:pPr>
                            <w:spacing w:after="0"/>
                            <w:jc w:val="right"/>
                            <w:rPr>
                              <w:color w:val="44546A"/>
                              <w:sz w:val="16"/>
                              <w:szCs w:val="15"/>
                              <w:lang w:val="en-CA"/>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912FA1">
            <v:shapetype id="_x0000_t202" coordsize="21600,21600" o:spt="202" path="m,l,21600r21600,l21600,xe" w14:anchorId="76536F6B">
              <v:stroke joinstyle="miter"/>
              <v:path gradientshapeok="t" o:connecttype="rect"/>
            </v:shapetype>
            <v:shape id="Text Box 15" style="position:absolute;margin-left:130.55pt;margin-top:6.95pt;width:415.9pt;height:26.9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">
              <v:textbox>
                <w:txbxContent>
                  <w:p w:rsidRPr="00FD4F62" w:rsidR="009E0423" w:rsidP="009E0423" w:rsidRDefault="00FD4F62" w14:paraId="283C9325" w14:textId="4C1D25FD">
                    <w:pPr>
                      <w:spacing w:after="0"/>
                      <w:jc w:val="right"/>
                      <w:rPr>
                        <w:rFonts w:ascii="Arial" w:hAnsi="Arial" w:cs="Arial"/>
                        <w:color w:val="12314A"/>
                        <w:sz w:val="16"/>
                        <w:szCs w:val="15"/>
                        <w:lang w:val="en-CA"/>
                      </w:rPr>
                    </w:pPr>
                    <w:r w:rsidRPr="00FD4F62">
                      <w:rPr>
                        <w:rFonts w:ascii="Arial" w:hAnsi="Arial" w:cs="Arial"/>
                        <w:color w:val="12314A"/>
                        <w:sz w:val="16"/>
                        <w:szCs w:val="15"/>
                        <w:highlight w:val="cyan"/>
                      </w:rPr>
                      <w:t>[AdmAdd1]</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[AdmAdd2]</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[AdmAdd3]</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[AdmCity]</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[AdmProv]</w:t>
                    </w:r>
                    <w:r w:rsidRPr="00FD4F62">
                      <w:rPr>
                        <w:rFonts w:ascii="Arial" w:hAnsi="Arial" w:cs="Arial"/>
                        <w:color w:val="12314A"/>
                        <w:sz w:val="16"/>
                        <w:szCs w:val="15"/>
                      </w:rPr>
                      <w:t xml:space="preserve"> </w:t>
                    </w:r>
                    <w:r w:rsidRPr="00FD4F62">
                      <w:rPr>
                        <w:rFonts w:ascii="Arial" w:hAnsi="Arial" w:cs="Arial"/>
                        <w:color w:val="12314A"/>
                        <w:sz w:val="16"/>
                        <w:szCs w:val="15"/>
                        <w:highlight w:val="cyan"/>
                      </w:rPr>
                      <w:t>[AdmPostal]</w:t>
                    </w:r>
                    <w:r w:rsidRPr="00FD4F62" w:rsidR="009E0423">
                      <w:rPr>
                        <w:rFonts w:ascii="Arial" w:hAnsi="Arial" w:cs="Arial"/>
                        <w:color w:val="12314A"/>
                        <w:sz w:val="16"/>
                        <w:szCs w:val="15"/>
                        <w:lang w:val="en-CA"/>
                      </w:rPr>
                      <w:t xml:space="preserve"> </w:t>
                    </w:r>
                    <w:r w:rsidRPr="00FD4F62" w:rsidR="009E0423">
                      <w:rPr>
                        <w:rFonts w:ascii="Arial" w:hAnsi="Arial" w:cs="Arial"/>
                        <w:b/>
                        <w:bCs/>
                        <w:color w:val="12314A"/>
                        <w:sz w:val="16"/>
                        <w:szCs w:val="15"/>
                        <w:lang w:val="en-CA"/>
                      </w:rPr>
                      <w:t>myupp.ca</w:t>
                    </w:r>
                  </w:p>
                  <w:p w:rsidRPr="00E85CE4" w:rsidR="009E0423" w:rsidP="009E0423" w:rsidRDefault="009E0423" w14:paraId="672A6659" w14:textId="77777777">
                    <w:pPr>
                      <w:spacing w:after="0"/>
                      <w:jc w:val="right"/>
                      <w:rPr>
                        <w:color w:val="44546A"/>
                        <w:sz w:val="16"/>
                        <w:szCs w:val="15"/>
                        <w:lang w:val="en-CA"/>
                      </w:rPr>
                    </w:pPr>
                  </w:p>
                </w:txbxContent>
              </v:textbox>
            </v:shape>
          </w:pict>
        </mc:Fallback>
      </mc:AlternateContent>
    </w:r>
    <w:r w:rsidRPr="00E85CE4">
      <w:rPr>
        <w:rFonts w:ascii="Calibri" w:hAnsi="Calibri" w:eastAsia="Calibri" w:cs="Times New Roman"/>
        <w:noProof/>
        <w:color w:val="auto"/>
        <w:sz w:val="22"/>
        <w:szCs w:val="22"/>
      </w:rPr>
      <mc:AlternateContent>
        <mc:Choice Requires="wps">
          <w:drawing>
            <wp:anchor distT="0" distB="0" distL="114300" distR="114300" simplePos="0" relativeHeight="251662340" behindDoc="0" locked="0" layoutInCell="1" allowOverlap="1" wp14:anchorId="134AAEF7" wp14:editId="3326FB4B">
              <wp:simplePos x="0" y="0"/>
              <wp:positionH relativeFrom="column">
                <wp:posOffset>-14605</wp:posOffset>
              </wp:positionH>
              <wp:positionV relativeFrom="paragraph">
                <wp:posOffset>431800</wp:posOffset>
              </wp:positionV>
              <wp:extent cx="6956425" cy="0"/>
              <wp:effectExtent l="0" t="0" r="0" b="0"/>
              <wp:wrapNone/>
              <wp:docPr id="934521681" name="Straight Connector 14"/>
              <wp:cNvGraphicFramePr/>
              <a:graphic xmlns:a="http://schemas.openxmlformats.org/drawingml/2006/main">
                <a:graphicData uri="http://schemas.microsoft.com/office/word/2010/wordprocessingShape">
                  <wps:wsp>
                    <wps:cNvCnPr/>
                    <wps:spPr>
                      <a:xfrm>
                        <a:off x="0" y="0"/>
                        <a:ext cx="6956425" cy="0"/>
                      </a:xfrm>
                      <a:prstGeom prst="line">
                        <a:avLst/>
                      </a:prstGeom>
                      <a:noFill/>
                      <a:ln w="3175" cap="flat" cmpd="sng" algn="ctr">
                        <a:solidFill>
                          <a:srgbClr val="193C51"/>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w14:anchorId="129C4907">
            <v:line id="Straight Connector 14" style="position:absolute;z-index:25166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193c51" strokeweight=".25pt" from="-1.15pt,34pt" to="546.6pt,34pt" w14:anchorId="3A9BB2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C65"/>
    <w:multiLevelType w:val="hybridMultilevel"/>
    <w:tmpl w:val="A06CF3E4"/>
    <w:lvl w:ilvl="0" w:tplc="1AACA128">
      <w:start w:val="1"/>
      <w:numFmt w:val="decimal"/>
      <w:lvlText w:val="%1."/>
      <w:lvlJc w:val="left"/>
      <w:pPr>
        <w:ind w:left="1020" w:hanging="360"/>
      </w:pPr>
    </w:lvl>
    <w:lvl w:ilvl="1" w:tplc="1D9E84BC">
      <w:start w:val="1"/>
      <w:numFmt w:val="decimal"/>
      <w:lvlText w:val="%2."/>
      <w:lvlJc w:val="left"/>
      <w:pPr>
        <w:ind w:left="1020" w:hanging="360"/>
      </w:pPr>
    </w:lvl>
    <w:lvl w:ilvl="2" w:tplc="C8586EE4">
      <w:start w:val="1"/>
      <w:numFmt w:val="decimal"/>
      <w:lvlText w:val="%3."/>
      <w:lvlJc w:val="left"/>
      <w:pPr>
        <w:ind w:left="1020" w:hanging="360"/>
      </w:pPr>
    </w:lvl>
    <w:lvl w:ilvl="3" w:tplc="8A2E98DE">
      <w:start w:val="1"/>
      <w:numFmt w:val="decimal"/>
      <w:lvlText w:val="%4."/>
      <w:lvlJc w:val="left"/>
      <w:pPr>
        <w:ind w:left="1020" w:hanging="360"/>
      </w:pPr>
    </w:lvl>
    <w:lvl w:ilvl="4" w:tplc="E3AAB584">
      <w:start w:val="1"/>
      <w:numFmt w:val="decimal"/>
      <w:lvlText w:val="%5."/>
      <w:lvlJc w:val="left"/>
      <w:pPr>
        <w:ind w:left="1020" w:hanging="360"/>
      </w:pPr>
    </w:lvl>
    <w:lvl w:ilvl="5" w:tplc="247A9E78">
      <w:start w:val="1"/>
      <w:numFmt w:val="decimal"/>
      <w:lvlText w:val="%6."/>
      <w:lvlJc w:val="left"/>
      <w:pPr>
        <w:ind w:left="1020" w:hanging="360"/>
      </w:pPr>
    </w:lvl>
    <w:lvl w:ilvl="6" w:tplc="0884F68C">
      <w:start w:val="1"/>
      <w:numFmt w:val="decimal"/>
      <w:lvlText w:val="%7."/>
      <w:lvlJc w:val="left"/>
      <w:pPr>
        <w:ind w:left="1020" w:hanging="360"/>
      </w:pPr>
    </w:lvl>
    <w:lvl w:ilvl="7" w:tplc="20384580">
      <w:start w:val="1"/>
      <w:numFmt w:val="decimal"/>
      <w:lvlText w:val="%8."/>
      <w:lvlJc w:val="left"/>
      <w:pPr>
        <w:ind w:left="1020" w:hanging="360"/>
      </w:pPr>
    </w:lvl>
    <w:lvl w:ilvl="8" w:tplc="96DAD89C">
      <w:start w:val="1"/>
      <w:numFmt w:val="decimal"/>
      <w:lvlText w:val="%9."/>
      <w:lvlJc w:val="left"/>
      <w:pPr>
        <w:ind w:left="1020" w:hanging="360"/>
      </w:pPr>
    </w:lvl>
  </w:abstractNum>
  <w:abstractNum w:abstractNumId="1" w15:restartNumberingAfterBreak="0">
    <w:nsid w:val="07405E61"/>
    <w:multiLevelType w:val="multilevel"/>
    <w:tmpl w:val="0FD6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FA3998"/>
    <w:multiLevelType w:val="hybridMultilevel"/>
    <w:tmpl w:val="8F4029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39967746"/>
    <w:multiLevelType w:val="multilevel"/>
    <w:tmpl w:val="A9466744"/>
    <w:name w:val="zzmpLegal||Legal|2|1|1|1|0|41||1|0|33||1|0|32||1|0|32||1|0|32||mpNA||mpNA||mpNA||mpNA||"/>
    <w:lvl w:ilvl="0">
      <w:start w:val="1"/>
      <w:numFmt w:val="decimal"/>
      <w:pStyle w:val="LegalL1"/>
      <w:lvlText w:val="%1."/>
      <w:lvlJc w:val="left"/>
      <w:pPr>
        <w:tabs>
          <w:tab w:val="num" w:pos="720"/>
        </w:tabs>
        <w:ind w:left="720" w:hanging="720"/>
      </w:pPr>
      <w:rPr>
        <w:rFonts w:cs="Times New Roman"/>
        <w:b/>
        <w:i w:val="0"/>
        <w:strike w:val="0"/>
        <w:dstrike w:val="0"/>
        <w:u w:val="none"/>
        <w:effect w:val="none"/>
      </w:rPr>
    </w:lvl>
    <w:lvl w:ilvl="1">
      <w:start w:val="1"/>
      <w:numFmt w:val="decimal"/>
      <w:pStyle w:val="LegalL2"/>
      <w:lvlText w:val="%1.%2"/>
      <w:lvlJc w:val="left"/>
      <w:pPr>
        <w:tabs>
          <w:tab w:val="num" w:pos="2520"/>
        </w:tabs>
        <w:ind w:left="0" w:firstLine="720"/>
      </w:pPr>
      <w:rPr>
        <w:rFonts w:cs="Times New Roman"/>
        <w:b/>
        <w:i w:val="0"/>
        <w: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L3"/>
      <w:lvlText w:val="(%3)"/>
      <w:lvlJc w:val="left"/>
      <w:pPr>
        <w:tabs>
          <w:tab w:val="num" w:pos="2160"/>
        </w:tabs>
        <w:ind w:left="2160" w:hanging="720"/>
      </w:pPr>
      <w:rPr>
        <w:rFonts w:cs="Times New Roman"/>
        <w:b w:val="0"/>
        <w:i w:val="0"/>
        <w: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LegalL4"/>
      <w:lvlText w:val="%1.%2.%3.%4"/>
      <w:lvlJc w:val="left"/>
      <w:pPr>
        <w:tabs>
          <w:tab w:val="num" w:pos="3168"/>
        </w:tabs>
        <w:ind w:left="3168" w:hanging="1008"/>
      </w:pPr>
      <w:rPr>
        <w:rFonts w:cs="Times New Roman"/>
        <w:b w:val="0"/>
        <w:i w:val="0"/>
        <w: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Restart w:val="0"/>
      <w:pStyle w:val="LegalL5"/>
      <w:lvlText w:val="·"/>
      <w:lvlJc w:val="left"/>
      <w:pPr>
        <w:tabs>
          <w:tab w:val="num" w:pos="1440"/>
        </w:tabs>
        <w:ind w:left="1440" w:hanging="720"/>
      </w:pPr>
      <w:rPr>
        <w:rFonts w:hint="default" w:ascii="Symbol" w:hAnsi="Symbol"/>
        <w:b w:val="0"/>
        <w:i w:val="0"/>
        <w: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4BF00E3C"/>
    <w:multiLevelType w:val="hybridMultilevel"/>
    <w:tmpl w:val="E62487E4"/>
    <w:lvl w:ilvl="0" w:tplc="C32877C6">
      <w:start w:val="1"/>
      <w:numFmt w:val="bullet"/>
      <w:pStyle w:val="Bullets"/>
      <w:lvlText w:val=""/>
      <w:lvlJc w:val="left"/>
      <w:pPr>
        <w:ind w:left="720" w:hanging="360"/>
      </w:pPr>
      <w:rPr>
        <w:rFonts w:hint="default" w:ascii="Symbol" w:hAnsi="Symbol"/>
        <w:color w:val="auto"/>
        <w:sz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9DC6F96"/>
    <w:multiLevelType w:val="hybridMultilevel"/>
    <w:tmpl w:val="F8BE29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475210"/>
    <w:multiLevelType w:val="hybridMultilevel"/>
    <w:tmpl w:val="F6081C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B54068E"/>
    <w:multiLevelType w:val="hybridMultilevel"/>
    <w:tmpl w:val="346216BC"/>
    <w:lvl w:ilvl="0" w:tplc="67B86E32">
      <w:start w:val="1"/>
      <w:numFmt w:val="decimal"/>
      <w:lvlText w:val="%1."/>
      <w:lvlJc w:val="left"/>
      <w:pPr>
        <w:ind w:left="1020" w:hanging="360"/>
      </w:pPr>
    </w:lvl>
    <w:lvl w:ilvl="1" w:tplc="E73C9946">
      <w:start w:val="1"/>
      <w:numFmt w:val="decimal"/>
      <w:lvlText w:val="%2."/>
      <w:lvlJc w:val="left"/>
      <w:pPr>
        <w:ind w:left="1020" w:hanging="360"/>
      </w:pPr>
    </w:lvl>
    <w:lvl w:ilvl="2" w:tplc="7DA8F686">
      <w:start w:val="1"/>
      <w:numFmt w:val="decimal"/>
      <w:lvlText w:val="%3."/>
      <w:lvlJc w:val="left"/>
      <w:pPr>
        <w:ind w:left="1020" w:hanging="360"/>
      </w:pPr>
    </w:lvl>
    <w:lvl w:ilvl="3" w:tplc="39DACDD2">
      <w:start w:val="1"/>
      <w:numFmt w:val="decimal"/>
      <w:lvlText w:val="%4."/>
      <w:lvlJc w:val="left"/>
      <w:pPr>
        <w:ind w:left="1020" w:hanging="360"/>
      </w:pPr>
    </w:lvl>
    <w:lvl w:ilvl="4" w:tplc="7C50A32E">
      <w:start w:val="1"/>
      <w:numFmt w:val="decimal"/>
      <w:lvlText w:val="%5."/>
      <w:lvlJc w:val="left"/>
      <w:pPr>
        <w:ind w:left="1020" w:hanging="360"/>
      </w:pPr>
    </w:lvl>
    <w:lvl w:ilvl="5" w:tplc="851E672C">
      <w:start w:val="1"/>
      <w:numFmt w:val="decimal"/>
      <w:lvlText w:val="%6."/>
      <w:lvlJc w:val="left"/>
      <w:pPr>
        <w:ind w:left="1020" w:hanging="360"/>
      </w:pPr>
    </w:lvl>
    <w:lvl w:ilvl="6" w:tplc="5AE44688">
      <w:start w:val="1"/>
      <w:numFmt w:val="decimal"/>
      <w:lvlText w:val="%7."/>
      <w:lvlJc w:val="left"/>
      <w:pPr>
        <w:ind w:left="1020" w:hanging="360"/>
      </w:pPr>
    </w:lvl>
    <w:lvl w:ilvl="7" w:tplc="27AA32BA">
      <w:start w:val="1"/>
      <w:numFmt w:val="decimal"/>
      <w:lvlText w:val="%8."/>
      <w:lvlJc w:val="left"/>
      <w:pPr>
        <w:ind w:left="1020" w:hanging="360"/>
      </w:pPr>
    </w:lvl>
    <w:lvl w:ilvl="8" w:tplc="761CAF48">
      <w:start w:val="1"/>
      <w:numFmt w:val="decimal"/>
      <w:lvlText w:val="%9."/>
      <w:lvlJc w:val="left"/>
      <w:pPr>
        <w:ind w:left="1020" w:hanging="360"/>
      </w:pPr>
    </w:lvl>
  </w:abstractNum>
  <w:abstractNum w:abstractNumId="8" w15:restartNumberingAfterBreak="0">
    <w:nsid w:val="7FEF3664"/>
    <w:multiLevelType w:val="hybridMultilevel"/>
    <w:tmpl w:val="8E04DA9E"/>
    <w:lvl w:ilvl="0" w:tplc="8D5EE36A">
      <w:start w:val="1"/>
      <w:numFmt w:val="decimal"/>
      <w:lvlText w:val="%1."/>
      <w:lvlJc w:val="left"/>
      <w:pPr>
        <w:ind w:left="1020" w:hanging="360"/>
      </w:pPr>
    </w:lvl>
    <w:lvl w:ilvl="1" w:tplc="F33CD6F6">
      <w:start w:val="1"/>
      <w:numFmt w:val="decimal"/>
      <w:lvlText w:val="%2."/>
      <w:lvlJc w:val="left"/>
      <w:pPr>
        <w:ind w:left="1020" w:hanging="360"/>
      </w:pPr>
    </w:lvl>
    <w:lvl w:ilvl="2" w:tplc="466C14CE">
      <w:start w:val="1"/>
      <w:numFmt w:val="decimal"/>
      <w:lvlText w:val="%3."/>
      <w:lvlJc w:val="left"/>
      <w:pPr>
        <w:ind w:left="1020" w:hanging="360"/>
      </w:pPr>
    </w:lvl>
    <w:lvl w:ilvl="3" w:tplc="7E90D76C">
      <w:start w:val="1"/>
      <w:numFmt w:val="decimal"/>
      <w:lvlText w:val="%4."/>
      <w:lvlJc w:val="left"/>
      <w:pPr>
        <w:ind w:left="1020" w:hanging="360"/>
      </w:pPr>
    </w:lvl>
    <w:lvl w:ilvl="4" w:tplc="DFFEC726">
      <w:start w:val="1"/>
      <w:numFmt w:val="decimal"/>
      <w:lvlText w:val="%5."/>
      <w:lvlJc w:val="left"/>
      <w:pPr>
        <w:ind w:left="1020" w:hanging="360"/>
      </w:pPr>
    </w:lvl>
    <w:lvl w:ilvl="5" w:tplc="8520C31A">
      <w:start w:val="1"/>
      <w:numFmt w:val="decimal"/>
      <w:lvlText w:val="%6."/>
      <w:lvlJc w:val="left"/>
      <w:pPr>
        <w:ind w:left="1020" w:hanging="360"/>
      </w:pPr>
    </w:lvl>
    <w:lvl w:ilvl="6" w:tplc="75BE5BD8">
      <w:start w:val="1"/>
      <w:numFmt w:val="decimal"/>
      <w:lvlText w:val="%7."/>
      <w:lvlJc w:val="left"/>
      <w:pPr>
        <w:ind w:left="1020" w:hanging="360"/>
      </w:pPr>
    </w:lvl>
    <w:lvl w:ilvl="7" w:tplc="DC565534">
      <w:start w:val="1"/>
      <w:numFmt w:val="decimal"/>
      <w:lvlText w:val="%8."/>
      <w:lvlJc w:val="left"/>
      <w:pPr>
        <w:ind w:left="1020" w:hanging="360"/>
      </w:pPr>
    </w:lvl>
    <w:lvl w:ilvl="8" w:tplc="40B0FB2C">
      <w:start w:val="1"/>
      <w:numFmt w:val="decimal"/>
      <w:lvlText w:val="%9."/>
      <w:lvlJc w:val="left"/>
      <w:pPr>
        <w:ind w:left="1020" w:hanging="360"/>
      </w:pPr>
    </w:lvl>
  </w:abstractNum>
  <w:num w:numId="1" w16cid:durableId="821317352">
    <w:abstractNumId w:val="3"/>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 w16cid:durableId="734163947">
    <w:abstractNumId w:val="4"/>
  </w:num>
  <w:num w:numId="3" w16cid:durableId="710955572">
    <w:abstractNumId w:val="5"/>
  </w:num>
  <w:num w:numId="4" w16cid:durableId="2005277740">
    <w:abstractNumId w:val="6"/>
  </w:num>
  <w:num w:numId="5" w16cid:durableId="611519604">
    <w:abstractNumId w:val="8"/>
  </w:num>
  <w:num w:numId="6" w16cid:durableId="897516684">
    <w:abstractNumId w:val="2"/>
  </w:num>
  <w:num w:numId="7" w16cid:durableId="2129927243">
    <w:abstractNumId w:val="7"/>
  </w:num>
  <w:num w:numId="8" w16cid:durableId="1200361406">
    <w:abstractNumId w:val="0"/>
  </w:num>
  <w:num w:numId="9" w16cid:durableId="998192555">
    <w:abstractNumId w:val="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eena Rahman">
    <w15:presenceInfo w15:providerId="AD" w15:userId="S::rafeena.rahman@universitypensionplan.ca::f78e04f6-86a8-472d-b44a-db5dd364893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26"/>
    <w:rsid w:val="0000006D"/>
    <w:rsid w:val="000006FA"/>
    <w:rsid w:val="00000C60"/>
    <w:rsid w:val="00001E19"/>
    <w:rsid w:val="0000264A"/>
    <w:rsid w:val="00002799"/>
    <w:rsid w:val="000033C5"/>
    <w:rsid w:val="000036CA"/>
    <w:rsid w:val="00003CB8"/>
    <w:rsid w:val="0000432D"/>
    <w:rsid w:val="00004B73"/>
    <w:rsid w:val="000060DF"/>
    <w:rsid w:val="000060EE"/>
    <w:rsid w:val="00006C83"/>
    <w:rsid w:val="00010AF6"/>
    <w:rsid w:val="00010B69"/>
    <w:rsid w:val="00010E55"/>
    <w:rsid w:val="00011CD6"/>
    <w:rsid w:val="000129C8"/>
    <w:rsid w:val="00013263"/>
    <w:rsid w:val="000133A7"/>
    <w:rsid w:val="00013AEE"/>
    <w:rsid w:val="00013E94"/>
    <w:rsid w:val="000140EE"/>
    <w:rsid w:val="00014EC9"/>
    <w:rsid w:val="00015626"/>
    <w:rsid w:val="00015C11"/>
    <w:rsid w:val="00016148"/>
    <w:rsid w:val="00016501"/>
    <w:rsid w:val="000167F4"/>
    <w:rsid w:val="00016CCC"/>
    <w:rsid w:val="00016EF2"/>
    <w:rsid w:val="000171AE"/>
    <w:rsid w:val="00017EF2"/>
    <w:rsid w:val="00017F3A"/>
    <w:rsid w:val="00020E4A"/>
    <w:rsid w:val="00020ED4"/>
    <w:rsid w:val="00021D83"/>
    <w:rsid w:val="000223EF"/>
    <w:rsid w:val="00022EE6"/>
    <w:rsid w:val="0002355C"/>
    <w:rsid w:val="00024344"/>
    <w:rsid w:val="00024572"/>
    <w:rsid w:val="00024AC6"/>
    <w:rsid w:val="00024DF9"/>
    <w:rsid w:val="000254BC"/>
    <w:rsid w:val="00025519"/>
    <w:rsid w:val="00025569"/>
    <w:rsid w:val="000256F0"/>
    <w:rsid w:val="00025862"/>
    <w:rsid w:val="000261B2"/>
    <w:rsid w:val="000267F2"/>
    <w:rsid w:val="0002690D"/>
    <w:rsid w:val="00026981"/>
    <w:rsid w:val="00027251"/>
    <w:rsid w:val="0002750D"/>
    <w:rsid w:val="000276A2"/>
    <w:rsid w:val="000278FF"/>
    <w:rsid w:val="00027E82"/>
    <w:rsid w:val="00027EF8"/>
    <w:rsid w:val="00030233"/>
    <w:rsid w:val="00030584"/>
    <w:rsid w:val="000307EB"/>
    <w:rsid w:val="00031D1E"/>
    <w:rsid w:val="00031E3D"/>
    <w:rsid w:val="00031E8F"/>
    <w:rsid w:val="000321D6"/>
    <w:rsid w:val="00032573"/>
    <w:rsid w:val="00032A06"/>
    <w:rsid w:val="0003316D"/>
    <w:rsid w:val="0003362F"/>
    <w:rsid w:val="00033684"/>
    <w:rsid w:val="00033B12"/>
    <w:rsid w:val="000341F4"/>
    <w:rsid w:val="00034273"/>
    <w:rsid w:val="000354EB"/>
    <w:rsid w:val="00035936"/>
    <w:rsid w:val="00035D9A"/>
    <w:rsid w:val="00035E24"/>
    <w:rsid w:val="00036061"/>
    <w:rsid w:val="000362C2"/>
    <w:rsid w:val="00036B1C"/>
    <w:rsid w:val="00037175"/>
    <w:rsid w:val="00037548"/>
    <w:rsid w:val="00037E3A"/>
    <w:rsid w:val="0004021D"/>
    <w:rsid w:val="00040B9B"/>
    <w:rsid w:val="000414AF"/>
    <w:rsid w:val="0004173A"/>
    <w:rsid w:val="0004183C"/>
    <w:rsid w:val="0004261D"/>
    <w:rsid w:val="00042770"/>
    <w:rsid w:val="00042794"/>
    <w:rsid w:val="000428D3"/>
    <w:rsid w:val="00042A3E"/>
    <w:rsid w:val="00042EB9"/>
    <w:rsid w:val="00043C0D"/>
    <w:rsid w:val="000453DD"/>
    <w:rsid w:val="00045F8B"/>
    <w:rsid w:val="0004617A"/>
    <w:rsid w:val="000461F2"/>
    <w:rsid w:val="000471B3"/>
    <w:rsid w:val="00047608"/>
    <w:rsid w:val="0004765E"/>
    <w:rsid w:val="00050898"/>
    <w:rsid w:val="000512B1"/>
    <w:rsid w:val="000518C1"/>
    <w:rsid w:val="00052638"/>
    <w:rsid w:val="00052D8F"/>
    <w:rsid w:val="00052E85"/>
    <w:rsid w:val="00053AF0"/>
    <w:rsid w:val="00053B40"/>
    <w:rsid w:val="00053ED7"/>
    <w:rsid w:val="000541BF"/>
    <w:rsid w:val="00054C1A"/>
    <w:rsid w:val="00054CBE"/>
    <w:rsid w:val="00054D55"/>
    <w:rsid w:val="00054E56"/>
    <w:rsid w:val="00055C7B"/>
    <w:rsid w:val="00056755"/>
    <w:rsid w:val="00057187"/>
    <w:rsid w:val="00057741"/>
    <w:rsid w:val="00057A0D"/>
    <w:rsid w:val="00057BCA"/>
    <w:rsid w:val="000603DA"/>
    <w:rsid w:val="00060423"/>
    <w:rsid w:val="00060F05"/>
    <w:rsid w:val="000610E3"/>
    <w:rsid w:val="000616A0"/>
    <w:rsid w:val="00061999"/>
    <w:rsid w:val="00061C55"/>
    <w:rsid w:val="00062893"/>
    <w:rsid w:val="000634AA"/>
    <w:rsid w:val="000648A6"/>
    <w:rsid w:val="000658FB"/>
    <w:rsid w:val="00065C15"/>
    <w:rsid w:val="00065E0D"/>
    <w:rsid w:val="00066640"/>
    <w:rsid w:val="0006670B"/>
    <w:rsid w:val="00066AC7"/>
    <w:rsid w:val="00066C05"/>
    <w:rsid w:val="00066E1E"/>
    <w:rsid w:val="0006726B"/>
    <w:rsid w:val="00067682"/>
    <w:rsid w:val="00067CF0"/>
    <w:rsid w:val="00070007"/>
    <w:rsid w:val="000702B1"/>
    <w:rsid w:val="00070ADC"/>
    <w:rsid w:val="0007134F"/>
    <w:rsid w:val="0007232A"/>
    <w:rsid w:val="000747E5"/>
    <w:rsid w:val="00076314"/>
    <w:rsid w:val="00076661"/>
    <w:rsid w:val="000769ED"/>
    <w:rsid w:val="00076BD5"/>
    <w:rsid w:val="00076BF6"/>
    <w:rsid w:val="00076C86"/>
    <w:rsid w:val="00076E52"/>
    <w:rsid w:val="000771E6"/>
    <w:rsid w:val="000773C1"/>
    <w:rsid w:val="00077D90"/>
    <w:rsid w:val="00080ADE"/>
    <w:rsid w:val="000816AB"/>
    <w:rsid w:val="00081EBE"/>
    <w:rsid w:val="00082641"/>
    <w:rsid w:val="000827FE"/>
    <w:rsid w:val="00082B84"/>
    <w:rsid w:val="00082F98"/>
    <w:rsid w:val="00083334"/>
    <w:rsid w:val="0008344C"/>
    <w:rsid w:val="00083CC9"/>
    <w:rsid w:val="0008503A"/>
    <w:rsid w:val="000854FF"/>
    <w:rsid w:val="00085FCC"/>
    <w:rsid w:val="000864F2"/>
    <w:rsid w:val="0008657B"/>
    <w:rsid w:val="00086E5F"/>
    <w:rsid w:val="000873EF"/>
    <w:rsid w:val="0008776F"/>
    <w:rsid w:val="0008778B"/>
    <w:rsid w:val="000879DE"/>
    <w:rsid w:val="0009013E"/>
    <w:rsid w:val="000902B6"/>
    <w:rsid w:val="000906BA"/>
    <w:rsid w:val="000910AE"/>
    <w:rsid w:val="0009158B"/>
    <w:rsid w:val="00091837"/>
    <w:rsid w:val="00091AA8"/>
    <w:rsid w:val="00091AEC"/>
    <w:rsid w:val="000925B2"/>
    <w:rsid w:val="00092BE6"/>
    <w:rsid w:val="000934E9"/>
    <w:rsid w:val="00093748"/>
    <w:rsid w:val="000939DF"/>
    <w:rsid w:val="00094098"/>
    <w:rsid w:val="0009410B"/>
    <w:rsid w:val="00094238"/>
    <w:rsid w:val="000946CF"/>
    <w:rsid w:val="000952C5"/>
    <w:rsid w:val="00095363"/>
    <w:rsid w:val="00095475"/>
    <w:rsid w:val="00095CAE"/>
    <w:rsid w:val="00095ED5"/>
    <w:rsid w:val="0009646B"/>
    <w:rsid w:val="00096A99"/>
    <w:rsid w:val="00097805"/>
    <w:rsid w:val="000979DD"/>
    <w:rsid w:val="00097CB6"/>
    <w:rsid w:val="00097DF8"/>
    <w:rsid w:val="00097EF1"/>
    <w:rsid w:val="000A121A"/>
    <w:rsid w:val="000A15C7"/>
    <w:rsid w:val="000A256D"/>
    <w:rsid w:val="000A2BF4"/>
    <w:rsid w:val="000A3012"/>
    <w:rsid w:val="000A30EB"/>
    <w:rsid w:val="000A35F3"/>
    <w:rsid w:val="000A36ED"/>
    <w:rsid w:val="000A39D7"/>
    <w:rsid w:val="000A3B29"/>
    <w:rsid w:val="000A3E0F"/>
    <w:rsid w:val="000A4109"/>
    <w:rsid w:val="000A438E"/>
    <w:rsid w:val="000A45B0"/>
    <w:rsid w:val="000A4FDA"/>
    <w:rsid w:val="000A5200"/>
    <w:rsid w:val="000A6465"/>
    <w:rsid w:val="000A6788"/>
    <w:rsid w:val="000A6C17"/>
    <w:rsid w:val="000A6EC9"/>
    <w:rsid w:val="000A7445"/>
    <w:rsid w:val="000A76CD"/>
    <w:rsid w:val="000A7953"/>
    <w:rsid w:val="000A7B60"/>
    <w:rsid w:val="000A7F5D"/>
    <w:rsid w:val="000B01AD"/>
    <w:rsid w:val="000B031C"/>
    <w:rsid w:val="000B11F4"/>
    <w:rsid w:val="000B1409"/>
    <w:rsid w:val="000B1833"/>
    <w:rsid w:val="000B22C4"/>
    <w:rsid w:val="000B238D"/>
    <w:rsid w:val="000B242C"/>
    <w:rsid w:val="000B28E6"/>
    <w:rsid w:val="000B28E7"/>
    <w:rsid w:val="000B2AF2"/>
    <w:rsid w:val="000B3A05"/>
    <w:rsid w:val="000B4037"/>
    <w:rsid w:val="000B40F2"/>
    <w:rsid w:val="000B444D"/>
    <w:rsid w:val="000B49F6"/>
    <w:rsid w:val="000B574F"/>
    <w:rsid w:val="000B6084"/>
    <w:rsid w:val="000B6AF5"/>
    <w:rsid w:val="000B72E0"/>
    <w:rsid w:val="000B7944"/>
    <w:rsid w:val="000B79D9"/>
    <w:rsid w:val="000B7E03"/>
    <w:rsid w:val="000B7FB7"/>
    <w:rsid w:val="000C0C58"/>
    <w:rsid w:val="000C0F80"/>
    <w:rsid w:val="000C3305"/>
    <w:rsid w:val="000C424C"/>
    <w:rsid w:val="000C4404"/>
    <w:rsid w:val="000C4D37"/>
    <w:rsid w:val="000C4EA3"/>
    <w:rsid w:val="000C5133"/>
    <w:rsid w:val="000C535F"/>
    <w:rsid w:val="000C571A"/>
    <w:rsid w:val="000C5C06"/>
    <w:rsid w:val="000C5DD0"/>
    <w:rsid w:val="000C5F25"/>
    <w:rsid w:val="000C6154"/>
    <w:rsid w:val="000C6673"/>
    <w:rsid w:val="000C6AFB"/>
    <w:rsid w:val="000C752F"/>
    <w:rsid w:val="000C7C76"/>
    <w:rsid w:val="000D1593"/>
    <w:rsid w:val="000D15C3"/>
    <w:rsid w:val="000D178B"/>
    <w:rsid w:val="000D1813"/>
    <w:rsid w:val="000D1CD1"/>
    <w:rsid w:val="000D21E6"/>
    <w:rsid w:val="000D291B"/>
    <w:rsid w:val="000D40AA"/>
    <w:rsid w:val="000D466D"/>
    <w:rsid w:val="000D51F0"/>
    <w:rsid w:val="000D6291"/>
    <w:rsid w:val="000D6579"/>
    <w:rsid w:val="000D65D9"/>
    <w:rsid w:val="000D6D82"/>
    <w:rsid w:val="000D6EEA"/>
    <w:rsid w:val="000D6FED"/>
    <w:rsid w:val="000D7094"/>
    <w:rsid w:val="000D7647"/>
    <w:rsid w:val="000D774D"/>
    <w:rsid w:val="000D7A98"/>
    <w:rsid w:val="000E0FF2"/>
    <w:rsid w:val="000E1E3C"/>
    <w:rsid w:val="000E2112"/>
    <w:rsid w:val="000E228A"/>
    <w:rsid w:val="000E29F7"/>
    <w:rsid w:val="000E2A70"/>
    <w:rsid w:val="000E32C9"/>
    <w:rsid w:val="000E337E"/>
    <w:rsid w:val="000E3E2B"/>
    <w:rsid w:val="000E4143"/>
    <w:rsid w:val="000E4583"/>
    <w:rsid w:val="000E480F"/>
    <w:rsid w:val="000E4EA3"/>
    <w:rsid w:val="000E5333"/>
    <w:rsid w:val="000E5386"/>
    <w:rsid w:val="000E54E2"/>
    <w:rsid w:val="000E5F90"/>
    <w:rsid w:val="000E633A"/>
    <w:rsid w:val="000E6C9E"/>
    <w:rsid w:val="000E77AF"/>
    <w:rsid w:val="000E7D5F"/>
    <w:rsid w:val="000E9A9C"/>
    <w:rsid w:val="000F0C49"/>
    <w:rsid w:val="000F0D8E"/>
    <w:rsid w:val="000F0FFA"/>
    <w:rsid w:val="000F1760"/>
    <w:rsid w:val="000F17DA"/>
    <w:rsid w:val="000F23B9"/>
    <w:rsid w:val="000F23CF"/>
    <w:rsid w:val="000F2C26"/>
    <w:rsid w:val="000F2C45"/>
    <w:rsid w:val="000F2D5B"/>
    <w:rsid w:val="000F3038"/>
    <w:rsid w:val="000F33A2"/>
    <w:rsid w:val="000F3722"/>
    <w:rsid w:val="000F38BE"/>
    <w:rsid w:val="000F3EFD"/>
    <w:rsid w:val="000F3F3D"/>
    <w:rsid w:val="000F4611"/>
    <w:rsid w:val="000F59CD"/>
    <w:rsid w:val="000F64CF"/>
    <w:rsid w:val="000F6A69"/>
    <w:rsid w:val="000F6D7C"/>
    <w:rsid w:val="000F7660"/>
    <w:rsid w:val="000F7CD6"/>
    <w:rsid w:val="000FAAF8"/>
    <w:rsid w:val="00100362"/>
    <w:rsid w:val="00100650"/>
    <w:rsid w:val="00100CF5"/>
    <w:rsid w:val="00100F8C"/>
    <w:rsid w:val="00101142"/>
    <w:rsid w:val="00101587"/>
    <w:rsid w:val="00101665"/>
    <w:rsid w:val="001025F1"/>
    <w:rsid w:val="001027D8"/>
    <w:rsid w:val="0010294B"/>
    <w:rsid w:val="001039FA"/>
    <w:rsid w:val="001043E5"/>
    <w:rsid w:val="0010494B"/>
    <w:rsid w:val="00104D01"/>
    <w:rsid w:val="00104E59"/>
    <w:rsid w:val="00106157"/>
    <w:rsid w:val="00106646"/>
    <w:rsid w:val="00107F1D"/>
    <w:rsid w:val="00110321"/>
    <w:rsid w:val="0011059B"/>
    <w:rsid w:val="0011070C"/>
    <w:rsid w:val="0011137E"/>
    <w:rsid w:val="00111BD2"/>
    <w:rsid w:val="0011204D"/>
    <w:rsid w:val="001120D3"/>
    <w:rsid w:val="00112A1E"/>
    <w:rsid w:val="00112C2D"/>
    <w:rsid w:val="00112C33"/>
    <w:rsid w:val="00112D51"/>
    <w:rsid w:val="00112F5B"/>
    <w:rsid w:val="00113533"/>
    <w:rsid w:val="001139B1"/>
    <w:rsid w:val="00113AA9"/>
    <w:rsid w:val="00113BC7"/>
    <w:rsid w:val="00114002"/>
    <w:rsid w:val="001143D6"/>
    <w:rsid w:val="0011471D"/>
    <w:rsid w:val="001164FD"/>
    <w:rsid w:val="0011656C"/>
    <w:rsid w:val="001169A4"/>
    <w:rsid w:val="00117721"/>
    <w:rsid w:val="001177C5"/>
    <w:rsid w:val="00117B6D"/>
    <w:rsid w:val="00117D18"/>
    <w:rsid w:val="00120240"/>
    <w:rsid w:val="00120769"/>
    <w:rsid w:val="00120807"/>
    <w:rsid w:val="00120CFC"/>
    <w:rsid w:val="00120FE9"/>
    <w:rsid w:val="00121074"/>
    <w:rsid w:val="00121AF9"/>
    <w:rsid w:val="00121F48"/>
    <w:rsid w:val="00121F83"/>
    <w:rsid w:val="001220FB"/>
    <w:rsid w:val="0012246C"/>
    <w:rsid w:val="00122A47"/>
    <w:rsid w:val="00122C84"/>
    <w:rsid w:val="00122D03"/>
    <w:rsid w:val="0012318F"/>
    <w:rsid w:val="00123B5E"/>
    <w:rsid w:val="001242E2"/>
    <w:rsid w:val="00124333"/>
    <w:rsid w:val="0012484B"/>
    <w:rsid w:val="00125594"/>
    <w:rsid w:val="00125C06"/>
    <w:rsid w:val="00125E69"/>
    <w:rsid w:val="001265D8"/>
    <w:rsid w:val="00126795"/>
    <w:rsid w:val="00126EEC"/>
    <w:rsid w:val="00127AEE"/>
    <w:rsid w:val="00127D8F"/>
    <w:rsid w:val="0013020C"/>
    <w:rsid w:val="00130297"/>
    <w:rsid w:val="00130545"/>
    <w:rsid w:val="00130B93"/>
    <w:rsid w:val="00130FCD"/>
    <w:rsid w:val="00131EF0"/>
    <w:rsid w:val="0013214D"/>
    <w:rsid w:val="0013215C"/>
    <w:rsid w:val="001321F3"/>
    <w:rsid w:val="0013359A"/>
    <w:rsid w:val="00134108"/>
    <w:rsid w:val="0013412D"/>
    <w:rsid w:val="00134583"/>
    <w:rsid w:val="00134EA2"/>
    <w:rsid w:val="00134FBA"/>
    <w:rsid w:val="00136138"/>
    <w:rsid w:val="00136289"/>
    <w:rsid w:val="0013680E"/>
    <w:rsid w:val="001368A6"/>
    <w:rsid w:val="00136FBD"/>
    <w:rsid w:val="00137AC7"/>
    <w:rsid w:val="0014020B"/>
    <w:rsid w:val="001406B9"/>
    <w:rsid w:val="00140780"/>
    <w:rsid w:val="0014140E"/>
    <w:rsid w:val="001416A1"/>
    <w:rsid w:val="00141974"/>
    <w:rsid w:val="001429E9"/>
    <w:rsid w:val="00142ACB"/>
    <w:rsid w:val="00142D1C"/>
    <w:rsid w:val="0014377D"/>
    <w:rsid w:val="00143E68"/>
    <w:rsid w:val="00143E6C"/>
    <w:rsid w:val="001445D5"/>
    <w:rsid w:val="0014479B"/>
    <w:rsid w:val="00144A4F"/>
    <w:rsid w:val="001451B5"/>
    <w:rsid w:val="00145AA3"/>
    <w:rsid w:val="00145DC1"/>
    <w:rsid w:val="00145E39"/>
    <w:rsid w:val="00146044"/>
    <w:rsid w:val="001461B2"/>
    <w:rsid w:val="00146928"/>
    <w:rsid w:val="00146E6F"/>
    <w:rsid w:val="00147705"/>
    <w:rsid w:val="00147A72"/>
    <w:rsid w:val="00147D61"/>
    <w:rsid w:val="0015013A"/>
    <w:rsid w:val="00150BCE"/>
    <w:rsid w:val="00151069"/>
    <w:rsid w:val="001516D3"/>
    <w:rsid w:val="00151A14"/>
    <w:rsid w:val="00152241"/>
    <w:rsid w:val="0015262A"/>
    <w:rsid w:val="00152CA4"/>
    <w:rsid w:val="001539A6"/>
    <w:rsid w:val="00153DAE"/>
    <w:rsid w:val="001544D7"/>
    <w:rsid w:val="00154A91"/>
    <w:rsid w:val="00154B94"/>
    <w:rsid w:val="00154C28"/>
    <w:rsid w:val="00155698"/>
    <w:rsid w:val="00155AB3"/>
    <w:rsid w:val="00155D27"/>
    <w:rsid w:val="00155D4B"/>
    <w:rsid w:val="00155F12"/>
    <w:rsid w:val="00155FE2"/>
    <w:rsid w:val="00155FF6"/>
    <w:rsid w:val="001560BA"/>
    <w:rsid w:val="0015611D"/>
    <w:rsid w:val="001562DF"/>
    <w:rsid w:val="00156B0D"/>
    <w:rsid w:val="00156F51"/>
    <w:rsid w:val="0015742E"/>
    <w:rsid w:val="00157658"/>
    <w:rsid w:val="001576AB"/>
    <w:rsid w:val="0015770F"/>
    <w:rsid w:val="00160049"/>
    <w:rsid w:val="001604D8"/>
    <w:rsid w:val="001608C4"/>
    <w:rsid w:val="001612FE"/>
    <w:rsid w:val="00161893"/>
    <w:rsid w:val="00161C28"/>
    <w:rsid w:val="00161E91"/>
    <w:rsid w:val="0016207A"/>
    <w:rsid w:val="001622B7"/>
    <w:rsid w:val="001623CB"/>
    <w:rsid w:val="0016240C"/>
    <w:rsid w:val="001624AD"/>
    <w:rsid w:val="00162803"/>
    <w:rsid w:val="00162A18"/>
    <w:rsid w:val="00162E36"/>
    <w:rsid w:val="00163333"/>
    <w:rsid w:val="0016343D"/>
    <w:rsid w:val="001637C4"/>
    <w:rsid w:val="00163AE8"/>
    <w:rsid w:val="001648FF"/>
    <w:rsid w:val="001652C3"/>
    <w:rsid w:val="00165548"/>
    <w:rsid w:val="00165AF5"/>
    <w:rsid w:val="00165C6B"/>
    <w:rsid w:val="00165F5A"/>
    <w:rsid w:val="00166091"/>
    <w:rsid w:val="001660F3"/>
    <w:rsid w:val="00166528"/>
    <w:rsid w:val="0016678E"/>
    <w:rsid w:val="00166E1B"/>
    <w:rsid w:val="00166F12"/>
    <w:rsid w:val="00167214"/>
    <w:rsid w:val="00167A6E"/>
    <w:rsid w:val="00172459"/>
    <w:rsid w:val="00173385"/>
    <w:rsid w:val="0017388D"/>
    <w:rsid w:val="00173A6D"/>
    <w:rsid w:val="00173CDC"/>
    <w:rsid w:val="00173EE8"/>
    <w:rsid w:val="00173FB7"/>
    <w:rsid w:val="0017417E"/>
    <w:rsid w:val="001744EA"/>
    <w:rsid w:val="001745DC"/>
    <w:rsid w:val="001748C9"/>
    <w:rsid w:val="001749A6"/>
    <w:rsid w:val="00174AF0"/>
    <w:rsid w:val="00174C1C"/>
    <w:rsid w:val="00175754"/>
    <w:rsid w:val="00175A38"/>
    <w:rsid w:val="0017611F"/>
    <w:rsid w:val="00176CA2"/>
    <w:rsid w:val="00177256"/>
    <w:rsid w:val="001777C0"/>
    <w:rsid w:val="00177933"/>
    <w:rsid w:val="00177AD5"/>
    <w:rsid w:val="00180042"/>
    <w:rsid w:val="001812D0"/>
    <w:rsid w:val="00181421"/>
    <w:rsid w:val="00181B5B"/>
    <w:rsid w:val="00181E72"/>
    <w:rsid w:val="0018239D"/>
    <w:rsid w:val="00182451"/>
    <w:rsid w:val="001825DD"/>
    <w:rsid w:val="0018301A"/>
    <w:rsid w:val="0018414D"/>
    <w:rsid w:val="001842D8"/>
    <w:rsid w:val="00184E8F"/>
    <w:rsid w:val="00185747"/>
    <w:rsid w:val="001858E6"/>
    <w:rsid w:val="00186E74"/>
    <w:rsid w:val="001878E9"/>
    <w:rsid w:val="0019010B"/>
    <w:rsid w:val="00190F1A"/>
    <w:rsid w:val="001913B0"/>
    <w:rsid w:val="00191704"/>
    <w:rsid w:val="0019188B"/>
    <w:rsid w:val="00191A12"/>
    <w:rsid w:val="00191C97"/>
    <w:rsid w:val="00192212"/>
    <w:rsid w:val="0019235A"/>
    <w:rsid w:val="00192367"/>
    <w:rsid w:val="00192B5A"/>
    <w:rsid w:val="00192FD9"/>
    <w:rsid w:val="001933B3"/>
    <w:rsid w:val="00193785"/>
    <w:rsid w:val="00193F07"/>
    <w:rsid w:val="001940FC"/>
    <w:rsid w:val="00194532"/>
    <w:rsid w:val="00194563"/>
    <w:rsid w:val="0019463D"/>
    <w:rsid w:val="001946FA"/>
    <w:rsid w:val="00194A7F"/>
    <w:rsid w:val="00195EBD"/>
    <w:rsid w:val="00196249"/>
    <w:rsid w:val="00196520"/>
    <w:rsid w:val="00196540"/>
    <w:rsid w:val="001966BE"/>
    <w:rsid w:val="00197493"/>
    <w:rsid w:val="001A010B"/>
    <w:rsid w:val="001A0FB1"/>
    <w:rsid w:val="001A1379"/>
    <w:rsid w:val="001A23CB"/>
    <w:rsid w:val="001A2830"/>
    <w:rsid w:val="001A2F06"/>
    <w:rsid w:val="001A3293"/>
    <w:rsid w:val="001A36D9"/>
    <w:rsid w:val="001A386C"/>
    <w:rsid w:val="001A3953"/>
    <w:rsid w:val="001A3C2E"/>
    <w:rsid w:val="001A4157"/>
    <w:rsid w:val="001A4D34"/>
    <w:rsid w:val="001A4D60"/>
    <w:rsid w:val="001A576E"/>
    <w:rsid w:val="001A5893"/>
    <w:rsid w:val="001A5F3F"/>
    <w:rsid w:val="001A6779"/>
    <w:rsid w:val="001A7BB9"/>
    <w:rsid w:val="001B03A8"/>
    <w:rsid w:val="001B046C"/>
    <w:rsid w:val="001B0FCF"/>
    <w:rsid w:val="001B1AA4"/>
    <w:rsid w:val="001B28B8"/>
    <w:rsid w:val="001B2D90"/>
    <w:rsid w:val="001B3199"/>
    <w:rsid w:val="001B3219"/>
    <w:rsid w:val="001B327F"/>
    <w:rsid w:val="001B3781"/>
    <w:rsid w:val="001B38A7"/>
    <w:rsid w:val="001B41B2"/>
    <w:rsid w:val="001B4624"/>
    <w:rsid w:val="001B46AD"/>
    <w:rsid w:val="001B5835"/>
    <w:rsid w:val="001B5B29"/>
    <w:rsid w:val="001B5C2A"/>
    <w:rsid w:val="001B616D"/>
    <w:rsid w:val="001B7754"/>
    <w:rsid w:val="001B7CC8"/>
    <w:rsid w:val="001C0B7C"/>
    <w:rsid w:val="001C1957"/>
    <w:rsid w:val="001C2490"/>
    <w:rsid w:val="001C2A5C"/>
    <w:rsid w:val="001C2C0C"/>
    <w:rsid w:val="001C2F6D"/>
    <w:rsid w:val="001C3223"/>
    <w:rsid w:val="001C32CE"/>
    <w:rsid w:val="001C3469"/>
    <w:rsid w:val="001C363B"/>
    <w:rsid w:val="001C38C5"/>
    <w:rsid w:val="001C3952"/>
    <w:rsid w:val="001C3B60"/>
    <w:rsid w:val="001C3B7A"/>
    <w:rsid w:val="001C3E0F"/>
    <w:rsid w:val="001C3EC6"/>
    <w:rsid w:val="001C3F63"/>
    <w:rsid w:val="001C42C3"/>
    <w:rsid w:val="001C4D8B"/>
    <w:rsid w:val="001C5246"/>
    <w:rsid w:val="001C5286"/>
    <w:rsid w:val="001C54C2"/>
    <w:rsid w:val="001C5ADF"/>
    <w:rsid w:val="001C5B29"/>
    <w:rsid w:val="001C5CDA"/>
    <w:rsid w:val="001C6244"/>
    <w:rsid w:val="001C6F96"/>
    <w:rsid w:val="001C716F"/>
    <w:rsid w:val="001C75A2"/>
    <w:rsid w:val="001C78EB"/>
    <w:rsid w:val="001D021D"/>
    <w:rsid w:val="001D0CA0"/>
    <w:rsid w:val="001D1BBF"/>
    <w:rsid w:val="001D2186"/>
    <w:rsid w:val="001D32F4"/>
    <w:rsid w:val="001D343E"/>
    <w:rsid w:val="001D3954"/>
    <w:rsid w:val="001D3E6E"/>
    <w:rsid w:val="001D4379"/>
    <w:rsid w:val="001D43EA"/>
    <w:rsid w:val="001D4B76"/>
    <w:rsid w:val="001D4C45"/>
    <w:rsid w:val="001D5380"/>
    <w:rsid w:val="001D548E"/>
    <w:rsid w:val="001D5BBB"/>
    <w:rsid w:val="001D5DB0"/>
    <w:rsid w:val="001D5E31"/>
    <w:rsid w:val="001D65BC"/>
    <w:rsid w:val="001D6695"/>
    <w:rsid w:val="001D67BA"/>
    <w:rsid w:val="001D6ADD"/>
    <w:rsid w:val="001D7659"/>
    <w:rsid w:val="001D770C"/>
    <w:rsid w:val="001E0733"/>
    <w:rsid w:val="001E0D25"/>
    <w:rsid w:val="001E0E40"/>
    <w:rsid w:val="001E1257"/>
    <w:rsid w:val="001E175F"/>
    <w:rsid w:val="001E1CBD"/>
    <w:rsid w:val="001E2338"/>
    <w:rsid w:val="001E2840"/>
    <w:rsid w:val="001E3391"/>
    <w:rsid w:val="001E3480"/>
    <w:rsid w:val="001E3A34"/>
    <w:rsid w:val="001E3C65"/>
    <w:rsid w:val="001E4F82"/>
    <w:rsid w:val="001E511A"/>
    <w:rsid w:val="001E55EB"/>
    <w:rsid w:val="001E6A30"/>
    <w:rsid w:val="001E6E67"/>
    <w:rsid w:val="001E7186"/>
    <w:rsid w:val="001E7E81"/>
    <w:rsid w:val="001F0DFA"/>
    <w:rsid w:val="001F1000"/>
    <w:rsid w:val="001F20B8"/>
    <w:rsid w:val="001F247C"/>
    <w:rsid w:val="001F2767"/>
    <w:rsid w:val="001F2858"/>
    <w:rsid w:val="001F2E5B"/>
    <w:rsid w:val="001F2E5E"/>
    <w:rsid w:val="001F3C7B"/>
    <w:rsid w:val="001F464B"/>
    <w:rsid w:val="001F496A"/>
    <w:rsid w:val="001F4B16"/>
    <w:rsid w:val="001F5453"/>
    <w:rsid w:val="001F60D2"/>
    <w:rsid w:val="001F61A7"/>
    <w:rsid w:val="001F64B4"/>
    <w:rsid w:val="001F66C5"/>
    <w:rsid w:val="001F6E7E"/>
    <w:rsid w:val="001F717E"/>
    <w:rsid w:val="001F7316"/>
    <w:rsid w:val="001F7692"/>
    <w:rsid w:val="00200BDE"/>
    <w:rsid w:val="00200D19"/>
    <w:rsid w:val="002019BE"/>
    <w:rsid w:val="00201C39"/>
    <w:rsid w:val="0020279E"/>
    <w:rsid w:val="002027D5"/>
    <w:rsid w:val="00202E0E"/>
    <w:rsid w:val="0020467C"/>
    <w:rsid w:val="00204C05"/>
    <w:rsid w:val="002067CD"/>
    <w:rsid w:val="00206E51"/>
    <w:rsid w:val="00207911"/>
    <w:rsid w:val="00207E53"/>
    <w:rsid w:val="0021045A"/>
    <w:rsid w:val="0021067B"/>
    <w:rsid w:val="002111B0"/>
    <w:rsid w:val="00211A0A"/>
    <w:rsid w:val="00212624"/>
    <w:rsid w:val="00212FB7"/>
    <w:rsid w:val="002130EB"/>
    <w:rsid w:val="002135F8"/>
    <w:rsid w:val="00213611"/>
    <w:rsid w:val="00213754"/>
    <w:rsid w:val="00213B8D"/>
    <w:rsid w:val="00213BAF"/>
    <w:rsid w:val="00213EE8"/>
    <w:rsid w:val="00213FFB"/>
    <w:rsid w:val="002145B4"/>
    <w:rsid w:val="00214C3D"/>
    <w:rsid w:val="00214F4D"/>
    <w:rsid w:val="00215187"/>
    <w:rsid w:val="002151D7"/>
    <w:rsid w:val="00215D47"/>
    <w:rsid w:val="00216BB6"/>
    <w:rsid w:val="00216C00"/>
    <w:rsid w:val="00217BDE"/>
    <w:rsid w:val="00217D77"/>
    <w:rsid w:val="00220257"/>
    <w:rsid w:val="00220DEE"/>
    <w:rsid w:val="00221C81"/>
    <w:rsid w:val="00221CF6"/>
    <w:rsid w:val="00221D89"/>
    <w:rsid w:val="00221DFD"/>
    <w:rsid w:val="002220D8"/>
    <w:rsid w:val="00222160"/>
    <w:rsid w:val="002226B3"/>
    <w:rsid w:val="002228DA"/>
    <w:rsid w:val="002232D3"/>
    <w:rsid w:val="002232F1"/>
    <w:rsid w:val="00223E8B"/>
    <w:rsid w:val="00223FFA"/>
    <w:rsid w:val="002248B9"/>
    <w:rsid w:val="00224E25"/>
    <w:rsid w:val="00225200"/>
    <w:rsid w:val="00225682"/>
    <w:rsid w:val="00225A0D"/>
    <w:rsid w:val="00225BA6"/>
    <w:rsid w:val="00226650"/>
    <w:rsid w:val="00226A12"/>
    <w:rsid w:val="00226C43"/>
    <w:rsid w:val="0022713E"/>
    <w:rsid w:val="00227335"/>
    <w:rsid w:val="00227CC8"/>
    <w:rsid w:val="00227FE0"/>
    <w:rsid w:val="002303E8"/>
    <w:rsid w:val="0023071C"/>
    <w:rsid w:val="00231AC3"/>
    <w:rsid w:val="00232FB8"/>
    <w:rsid w:val="0023356E"/>
    <w:rsid w:val="002335A6"/>
    <w:rsid w:val="002345FE"/>
    <w:rsid w:val="00234A76"/>
    <w:rsid w:val="0023569E"/>
    <w:rsid w:val="00236167"/>
    <w:rsid w:val="002364EA"/>
    <w:rsid w:val="00236802"/>
    <w:rsid w:val="00236E6E"/>
    <w:rsid w:val="00236EBF"/>
    <w:rsid w:val="00240018"/>
    <w:rsid w:val="0024060D"/>
    <w:rsid w:val="00240C3D"/>
    <w:rsid w:val="00240F23"/>
    <w:rsid w:val="00241137"/>
    <w:rsid w:val="00241C0D"/>
    <w:rsid w:val="00241E64"/>
    <w:rsid w:val="0024228B"/>
    <w:rsid w:val="0024297C"/>
    <w:rsid w:val="00243629"/>
    <w:rsid w:val="00243C2F"/>
    <w:rsid w:val="00244172"/>
    <w:rsid w:val="00244225"/>
    <w:rsid w:val="00244B82"/>
    <w:rsid w:val="00244CCE"/>
    <w:rsid w:val="00244F5C"/>
    <w:rsid w:val="00245A30"/>
    <w:rsid w:val="00245A8A"/>
    <w:rsid w:val="00245A99"/>
    <w:rsid w:val="0024642D"/>
    <w:rsid w:val="002465FE"/>
    <w:rsid w:val="0024675F"/>
    <w:rsid w:val="002468DC"/>
    <w:rsid w:val="00246A40"/>
    <w:rsid w:val="00246C90"/>
    <w:rsid w:val="00246EB9"/>
    <w:rsid w:val="00247E59"/>
    <w:rsid w:val="002508F4"/>
    <w:rsid w:val="00250967"/>
    <w:rsid w:val="00250B72"/>
    <w:rsid w:val="00250D2B"/>
    <w:rsid w:val="002511B3"/>
    <w:rsid w:val="00251365"/>
    <w:rsid w:val="002513FE"/>
    <w:rsid w:val="00251A44"/>
    <w:rsid w:val="00251B18"/>
    <w:rsid w:val="002527EC"/>
    <w:rsid w:val="00252DA3"/>
    <w:rsid w:val="002533D9"/>
    <w:rsid w:val="0025394F"/>
    <w:rsid w:val="00253978"/>
    <w:rsid w:val="0025424C"/>
    <w:rsid w:val="00254C08"/>
    <w:rsid w:val="00255837"/>
    <w:rsid w:val="002558E0"/>
    <w:rsid w:val="00255928"/>
    <w:rsid w:val="00255962"/>
    <w:rsid w:val="00255AB0"/>
    <w:rsid w:val="00255F70"/>
    <w:rsid w:val="00256B07"/>
    <w:rsid w:val="00256FA6"/>
    <w:rsid w:val="0025703E"/>
    <w:rsid w:val="002601F3"/>
    <w:rsid w:val="00260E3D"/>
    <w:rsid w:val="00260EB0"/>
    <w:rsid w:val="00260EFA"/>
    <w:rsid w:val="00261CC1"/>
    <w:rsid w:val="00261F23"/>
    <w:rsid w:val="002622E0"/>
    <w:rsid w:val="00262B91"/>
    <w:rsid w:val="002637F4"/>
    <w:rsid w:val="002638B8"/>
    <w:rsid w:val="00263C88"/>
    <w:rsid w:val="00263F43"/>
    <w:rsid w:val="00263FE4"/>
    <w:rsid w:val="002642A7"/>
    <w:rsid w:val="002653E2"/>
    <w:rsid w:val="002663BA"/>
    <w:rsid w:val="002673E3"/>
    <w:rsid w:val="00267545"/>
    <w:rsid w:val="00267B02"/>
    <w:rsid w:val="00267F19"/>
    <w:rsid w:val="0027042A"/>
    <w:rsid w:val="00270B66"/>
    <w:rsid w:val="00270CBB"/>
    <w:rsid w:val="00270D4F"/>
    <w:rsid w:val="00271EA0"/>
    <w:rsid w:val="0027218A"/>
    <w:rsid w:val="00272439"/>
    <w:rsid w:val="002726F9"/>
    <w:rsid w:val="002738D0"/>
    <w:rsid w:val="00273E9C"/>
    <w:rsid w:val="0027415E"/>
    <w:rsid w:val="00274A0C"/>
    <w:rsid w:val="00274CCB"/>
    <w:rsid w:val="00274F87"/>
    <w:rsid w:val="00275C94"/>
    <w:rsid w:val="00275FAA"/>
    <w:rsid w:val="00276185"/>
    <w:rsid w:val="00276851"/>
    <w:rsid w:val="00276877"/>
    <w:rsid w:val="002769EB"/>
    <w:rsid w:val="002775A0"/>
    <w:rsid w:val="00277824"/>
    <w:rsid w:val="0027782F"/>
    <w:rsid w:val="00280DC2"/>
    <w:rsid w:val="00281065"/>
    <w:rsid w:val="00281632"/>
    <w:rsid w:val="00281765"/>
    <w:rsid w:val="002827C3"/>
    <w:rsid w:val="0028288D"/>
    <w:rsid w:val="00282B27"/>
    <w:rsid w:val="00283C08"/>
    <w:rsid w:val="00284B98"/>
    <w:rsid w:val="00284DFD"/>
    <w:rsid w:val="00284FE0"/>
    <w:rsid w:val="002852A4"/>
    <w:rsid w:val="002853B3"/>
    <w:rsid w:val="00285713"/>
    <w:rsid w:val="00285802"/>
    <w:rsid w:val="00285AA1"/>
    <w:rsid w:val="00286875"/>
    <w:rsid w:val="00286992"/>
    <w:rsid w:val="002870F5"/>
    <w:rsid w:val="002877D8"/>
    <w:rsid w:val="00290709"/>
    <w:rsid w:val="00290D0B"/>
    <w:rsid w:val="00290D3C"/>
    <w:rsid w:val="002911A5"/>
    <w:rsid w:val="00291994"/>
    <w:rsid w:val="0029313F"/>
    <w:rsid w:val="0029385F"/>
    <w:rsid w:val="00293B83"/>
    <w:rsid w:val="00294065"/>
    <w:rsid w:val="002942A5"/>
    <w:rsid w:val="00295009"/>
    <w:rsid w:val="002955D1"/>
    <w:rsid w:val="0029675C"/>
    <w:rsid w:val="00296DC5"/>
    <w:rsid w:val="00296ED6"/>
    <w:rsid w:val="00297150"/>
    <w:rsid w:val="0029E0F1"/>
    <w:rsid w:val="002A0F25"/>
    <w:rsid w:val="002A21E8"/>
    <w:rsid w:val="002A23F0"/>
    <w:rsid w:val="002A2927"/>
    <w:rsid w:val="002A322C"/>
    <w:rsid w:val="002A35F5"/>
    <w:rsid w:val="002A3C9B"/>
    <w:rsid w:val="002A422D"/>
    <w:rsid w:val="002A42F6"/>
    <w:rsid w:val="002A49A8"/>
    <w:rsid w:val="002A4C5D"/>
    <w:rsid w:val="002A5373"/>
    <w:rsid w:val="002A54E5"/>
    <w:rsid w:val="002A58C6"/>
    <w:rsid w:val="002A59BC"/>
    <w:rsid w:val="002A61E4"/>
    <w:rsid w:val="002A66BC"/>
    <w:rsid w:val="002A6823"/>
    <w:rsid w:val="002A683F"/>
    <w:rsid w:val="002A6DA8"/>
    <w:rsid w:val="002A744D"/>
    <w:rsid w:val="002A7993"/>
    <w:rsid w:val="002A7E1B"/>
    <w:rsid w:val="002B046C"/>
    <w:rsid w:val="002B09FD"/>
    <w:rsid w:val="002B0FE9"/>
    <w:rsid w:val="002B1930"/>
    <w:rsid w:val="002B222D"/>
    <w:rsid w:val="002B2445"/>
    <w:rsid w:val="002B27D6"/>
    <w:rsid w:val="002B28A9"/>
    <w:rsid w:val="002B2F1E"/>
    <w:rsid w:val="002B3469"/>
    <w:rsid w:val="002B354A"/>
    <w:rsid w:val="002B45C1"/>
    <w:rsid w:val="002B4AE0"/>
    <w:rsid w:val="002B4B22"/>
    <w:rsid w:val="002B4D4D"/>
    <w:rsid w:val="002B5814"/>
    <w:rsid w:val="002B7724"/>
    <w:rsid w:val="002B7A2C"/>
    <w:rsid w:val="002B7B39"/>
    <w:rsid w:val="002B7F92"/>
    <w:rsid w:val="002C0A14"/>
    <w:rsid w:val="002C0C47"/>
    <w:rsid w:val="002C14B5"/>
    <w:rsid w:val="002C2340"/>
    <w:rsid w:val="002C2C97"/>
    <w:rsid w:val="002C2E36"/>
    <w:rsid w:val="002C2F30"/>
    <w:rsid w:val="002C31AE"/>
    <w:rsid w:val="002C342C"/>
    <w:rsid w:val="002C3B15"/>
    <w:rsid w:val="002C3B35"/>
    <w:rsid w:val="002C3EE2"/>
    <w:rsid w:val="002C41EB"/>
    <w:rsid w:val="002C4D34"/>
    <w:rsid w:val="002C5EDB"/>
    <w:rsid w:val="002C699C"/>
    <w:rsid w:val="002C6FFD"/>
    <w:rsid w:val="002C7034"/>
    <w:rsid w:val="002C77FC"/>
    <w:rsid w:val="002C787B"/>
    <w:rsid w:val="002D050F"/>
    <w:rsid w:val="002D0540"/>
    <w:rsid w:val="002D0C59"/>
    <w:rsid w:val="002D24D3"/>
    <w:rsid w:val="002D289E"/>
    <w:rsid w:val="002D299A"/>
    <w:rsid w:val="002D2F0A"/>
    <w:rsid w:val="002D3535"/>
    <w:rsid w:val="002D3AF3"/>
    <w:rsid w:val="002D42BC"/>
    <w:rsid w:val="002D4334"/>
    <w:rsid w:val="002D4F44"/>
    <w:rsid w:val="002D573B"/>
    <w:rsid w:val="002D6166"/>
    <w:rsid w:val="002D65A2"/>
    <w:rsid w:val="002D65AF"/>
    <w:rsid w:val="002D674F"/>
    <w:rsid w:val="002D6963"/>
    <w:rsid w:val="002D6EE0"/>
    <w:rsid w:val="002D76CA"/>
    <w:rsid w:val="002E00EC"/>
    <w:rsid w:val="002E050A"/>
    <w:rsid w:val="002E14DD"/>
    <w:rsid w:val="002E2A20"/>
    <w:rsid w:val="002E2CE6"/>
    <w:rsid w:val="002E3E6C"/>
    <w:rsid w:val="002E4437"/>
    <w:rsid w:val="002E4731"/>
    <w:rsid w:val="002E4BEE"/>
    <w:rsid w:val="002E54D2"/>
    <w:rsid w:val="002E5B97"/>
    <w:rsid w:val="002E6A4B"/>
    <w:rsid w:val="002E6FFE"/>
    <w:rsid w:val="002E7124"/>
    <w:rsid w:val="002E7421"/>
    <w:rsid w:val="002E7593"/>
    <w:rsid w:val="002F057D"/>
    <w:rsid w:val="002F0B05"/>
    <w:rsid w:val="002F0EF7"/>
    <w:rsid w:val="002F0F1B"/>
    <w:rsid w:val="002F0F1D"/>
    <w:rsid w:val="002F1143"/>
    <w:rsid w:val="002F16A3"/>
    <w:rsid w:val="002F1F06"/>
    <w:rsid w:val="002F261A"/>
    <w:rsid w:val="002F2A07"/>
    <w:rsid w:val="002F3256"/>
    <w:rsid w:val="002F38A6"/>
    <w:rsid w:val="002F5104"/>
    <w:rsid w:val="002F5261"/>
    <w:rsid w:val="002F55A3"/>
    <w:rsid w:val="002F55A5"/>
    <w:rsid w:val="002F5960"/>
    <w:rsid w:val="002F61B6"/>
    <w:rsid w:val="002F6842"/>
    <w:rsid w:val="002F78F7"/>
    <w:rsid w:val="002F7E08"/>
    <w:rsid w:val="00300C29"/>
    <w:rsid w:val="00300F19"/>
    <w:rsid w:val="00301696"/>
    <w:rsid w:val="00301E70"/>
    <w:rsid w:val="00301FC7"/>
    <w:rsid w:val="00302156"/>
    <w:rsid w:val="003023F8"/>
    <w:rsid w:val="00302A9B"/>
    <w:rsid w:val="00302C6A"/>
    <w:rsid w:val="0030401B"/>
    <w:rsid w:val="00304689"/>
    <w:rsid w:val="0030489C"/>
    <w:rsid w:val="00304F24"/>
    <w:rsid w:val="00304F39"/>
    <w:rsid w:val="00305480"/>
    <w:rsid w:val="003055FB"/>
    <w:rsid w:val="0030668D"/>
    <w:rsid w:val="0030675C"/>
    <w:rsid w:val="00306ACA"/>
    <w:rsid w:val="00306C8D"/>
    <w:rsid w:val="00307803"/>
    <w:rsid w:val="00307AA1"/>
    <w:rsid w:val="0031080C"/>
    <w:rsid w:val="00310A80"/>
    <w:rsid w:val="00310DE1"/>
    <w:rsid w:val="00310FDE"/>
    <w:rsid w:val="003115CD"/>
    <w:rsid w:val="00311AC4"/>
    <w:rsid w:val="003124CD"/>
    <w:rsid w:val="003128E0"/>
    <w:rsid w:val="003129F8"/>
    <w:rsid w:val="00312BFC"/>
    <w:rsid w:val="00312C5B"/>
    <w:rsid w:val="00312DA2"/>
    <w:rsid w:val="00313286"/>
    <w:rsid w:val="00313557"/>
    <w:rsid w:val="003147AD"/>
    <w:rsid w:val="00314B34"/>
    <w:rsid w:val="00315166"/>
    <w:rsid w:val="00315214"/>
    <w:rsid w:val="0031579C"/>
    <w:rsid w:val="00316138"/>
    <w:rsid w:val="003163E5"/>
    <w:rsid w:val="0031660B"/>
    <w:rsid w:val="00316AF9"/>
    <w:rsid w:val="00317359"/>
    <w:rsid w:val="00317374"/>
    <w:rsid w:val="0031751F"/>
    <w:rsid w:val="00317F7E"/>
    <w:rsid w:val="0031E142"/>
    <w:rsid w:val="00320374"/>
    <w:rsid w:val="003205AC"/>
    <w:rsid w:val="00321970"/>
    <w:rsid w:val="0032281B"/>
    <w:rsid w:val="00322FBF"/>
    <w:rsid w:val="003232BD"/>
    <w:rsid w:val="003234BD"/>
    <w:rsid w:val="00323868"/>
    <w:rsid w:val="00324841"/>
    <w:rsid w:val="00324CEC"/>
    <w:rsid w:val="00324DB0"/>
    <w:rsid w:val="00325AB3"/>
    <w:rsid w:val="00325E46"/>
    <w:rsid w:val="003262D5"/>
    <w:rsid w:val="00327655"/>
    <w:rsid w:val="00327746"/>
    <w:rsid w:val="00327EAC"/>
    <w:rsid w:val="0033080F"/>
    <w:rsid w:val="00330ED1"/>
    <w:rsid w:val="00330EFB"/>
    <w:rsid w:val="003313DB"/>
    <w:rsid w:val="00331535"/>
    <w:rsid w:val="00331753"/>
    <w:rsid w:val="00331A85"/>
    <w:rsid w:val="00331AC8"/>
    <w:rsid w:val="00331DDA"/>
    <w:rsid w:val="00331E9F"/>
    <w:rsid w:val="00332425"/>
    <w:rsid w:val="003327AC"/>
    <w:rsid w:val="00332FE7"/>
    <w:rsid w:val="00333450"/>
    <w:rsid w:val="00333BDB"/>
    <w:rsid w:val="00334025"/>
    <w:rsid w:val="003343AC"/>
    <w:rsid w:val="0033490B"/>
    <w:rsid w:val="0033565C"/>
    <w:rsid w:val="00335667"/>
    <w:rsid w:val="003363A3"/>
    <w:rsid w:val="00336498"/>
    <w:rsid w:val="003365FD"/>
    <w:rsid w:val="00337D99"/>
    <w:rsid w:val="003400F2"/>
    <w:rsid w:val="00340B44"/>
    <w:rsid w:val="0034112D"/>
    <w:rsid w:val="00342566"/>
    <w:rsid w:val="00342579"/>
    <w:rsid w:val="003426A6"/>
    <w:rsid w:val="003429BC"/>
    <w:rsid w:val="00342EF0"/>
    <w:rsid w:val="003431C0"/>
    <w:rsid w:val="003434DB"/>
    <w:rsid w:val="00343720"/>
    <w:rsid w:val="003439D3"/>
    <w:rsid w:val="00343B78"/>
    <w:rsid w:val="003448A2"/>
    <w:rsid w:val="003461D3"/>
    <w:rsid w:val="003465DC"/>
    <w:rsid w:val="00346DAC"/>
    <w:rsid w:val="0035031E"/>
    <w:rsid w:val="003505D8"/>
    <w:rsid w:val="00350D95"/>
    <w:rsid w:val="00350E62"/>
    <w:rsid w:val="00351172"/>
    <w:rsid w:val="003514A9"/>
    <w:rsid w:val="00352C3E"/>
    <w:rsid w:val="00352C4B"/>
    <w:rsid w:val="00353531"/>
    <w:rsid w:val="003538FD"/>
    <w:rsid w:val="00353CD7"/>
    <w:rsid w:val="00354A02"/>
    <w:rsid w:val="00355787"/>
    <w:rsid w:val="003566B4"/>
    <w:rsid w:val="00356A87"/>
    <w:rsid w:val="00357161"/>
    <w:rsid w:val="00357451"/>
    <w:rsid w:val="0035761E"/>
    <w:rsid w:val="00357D4F"/>
    <w:rsid w:val="00360307"/>
    <w:rsid w:val="00360518"/>
    <w:rsid w:val="00360E62"/>
    <w:rsid w:val="00360E9C"/>
    <w:rsid w:val="003618BB"/>
    <w:rsid w:val="00361D61"/>
    <w:rsid w:val="00362640"/>
    <w:rsid w:val="00362961"/>
    <w:rsid w:val="00362D0B"/>
    <w:rsid w:val="003630B8"/>
    <w:rsid w:val="003632AF"/>
    <w:rsid w:val="00364469"/>
    <w:rsid w:val="003645E4"/>
    <w:rsid w:val="00364A26"/>
    <w:rsid w:val="0036514E"/>
    <w:rsid w:val="0036531A"/>
    <w:rsid w:val="00365380"/>
    <w:rsid w:val="00365C9E"/>
    <w:rsid w:val="003660F8"/>
    <w:rsid w:val="00366C77"/>
    <w:rsid w:val="00367245"/>
    <w:rsid w:val="003673BB"/>
    <w:rsid w:val="0036765F"/>
    <w:rsid w:val="003676A7"/>
    <w:rsid w:val="00367835"/>
    <w:rsid w:val="00367A13"/>
    <w:rsid w:val="00367C29"/>
    <w:rsid w:val="003706F0"/>
    <w:rsid w:val="0037105D"/>
    <w:rsid w:val="0037261A"/>
    <w:rsid w:val="0037267F"/>
    <w:rsid w:val="00372A18"/>
    <w:rsid w:val="00372DFE"/>
    <w:rsid w:val="003733AF"/>
    <w:rsid w:val="00373CEF"/>
    <w:rsid w:val="003742E4"/>
    <w:rsid w:val="00374B9A"/>
    <w:rsid w:val="00374BEC"/>
    <w:rsid w:val="003755D6"/>
    <w:rsid w:val="0037581E"/>
    <w:rsid w:val="00376924"/>
    <w:rsid w:val="00376F25"/>
    <w:rsid w:val="00377254"/>
    <w:rsid w:val="0037754D"/>
    <w:rsid w:val="003778C4"/>
    <w:rsid w:val="00377919"/>
    <w:rsid w:val="00377D3A"/>
    <w:rsid w:val="00377F7A"/>
    <w:rsid w:val="00380024"/>
    <w:rsid w:val="00380D74"/>
    <w:rsid w:val="003815D8"/>
    <w:rsid w:val="00381868"/>
    <w:rsid w:val="00381F83"/>
    <w:rsid w:val="00382698"/>
    <w:rsid w:val="0038273D"/>
    <w:rsid w:val="00382791"/>
    <w:rsid w:val="0038365A"/>
    <w:rsid w:val="00384055"/>
    <w:rsid w:val="0038435C"/>
    <w:rsid w:val="00384BF7"/>
    <w:rsid w:val="00384FD8"/>
    <w:rsid w:val="00385370"/>
    <w:rsid w:val="00385977"/>
    <w:rsid w:val="00385EBA"/>
    <w:rsid w:val="00386705"/>
    <w:rsid w:val="00386CC5"/>
    <w:rsid w:val="0038723A"/>
    <w:rsid w:val="003872FA"/>
    <w:rsid w:val="00387776"/>
    <w:rsid w:val="00387791"/>
    <w:rsid w:val="00387925"/>
    <w:rsid w:val="003879F5"/>
    <w:rsid w:val="00387C47"/>
    <w:rsid w:val="00387CA9"/>
    <w:rsid w:val="003904A4"/>
    <w:rsid w:val="003905E2"/>
    <w:rsid w:val="00391636"/>
    <w:rsid w:val="00391EAA"/>
    <w:rsid w:val="00392008"/>
    <w:rsid w:val="00392886"/>
    <w:rsid w:val="00392D1B"/>
    <w:rsid w:val="003931AA"/>
    <w:rsid w:val="00394630"/>
    <w:rsid w:val="003946D7"/>
    <w:rsid w:val="003949D6"/>
    <w:rsid w:val="00394C74"/>
    <w:rsid w:val="00394EBA"/>
    <w:rsid w:val="00395264"/>
    <w:rsid w:val="003959C0"/>
    <w:rsid w:val="0039614F"/>
    <w:rsid w:val="00396D17"/>
    <w:rsid w:val="00397784"/>
    <w:rsid w:val="00397CB5"/>
    <w:rsid w:val="003A009E"/>
    <w:rsid w:val="003A0133"/>
    <w:rsid w:val="003A0B07"/>
    <w:rsid w:val="003A19C0"/>
    <w:rsid w:val="003A1D84"/>
    <w:rsid w:val="003A2175"/>
    <w:rsid w:val="003A30A5"/>
    <w:rsid w:val="003A3B58"/>
    <w:rsid w:val="003A3D68"/>
    <w:rsid w:val="003A440F"/>
    <w:rsid w:val="003A5B26"/>
    <w:rsid w:val="003A5EDD"/>
    <w:rsid w:val="003A6AF4"/>
    <w:rsid w:val="003A6D19"/>
    <w:rsid w:val="003A7674"/>
    <w:rsid w:val="003B139E"/>
    <w:rsid w:val="003B1721"/>
    <w:rsid w:val="003B237E"/>
    <w:rsid w:val="003B2583"/>
    <w:rsid w:val="003B28F0"/>
    <w:rsid w:val="003B3B9E"/>
    <w:rsid w:val="003B550C"/>
    <w:rsid w:val="003B69DC"/>
    <w:rsid w:val="003B6ED9"/>
    <w:rsid w:val="003B7786"/>
    <w:rsid w:val="003B778C"/>
    <w:rsid w:val="003B78D9"/>
    <w:rsid w:val="003C058F"/>
    <w:rsid w:val="003C11E0"/>
    <w:rsid w:val="003C235C"/>
    <w:rsid w:val="003C2390"/>
    <w:rsid w:val="003C2A9B"/>
    <w:rsid w:val="003C2AE5"/>
    <w:rsid w:val="003C2D10"/>
    <w:rsid w:val="003C33C8"/>
    <w:rsid w:val="003C3BDF"/>
    <w:rsid w:val="003C3E1B"/>
    <w:rsid w:val="003C4A5C"/>
    <w:rsid w:val="003C4F04"/>
    <w:rsid w:val="003C54EF"/>
    <w:rsid w:val="003C611A"/>
    <w:rsid w:val="003C68C7"/>
    <w:rsid w:val="003C70C0"/>
    <w:rsid w:val="003C7588"/>
    <w:rsid w:val="003D0853"/>
    <w:rsid w:val="003D0C9D"/>
    <w:rsid w:val="003D1345"/>
    <w:rsid w:val="003D188D"/>
    <w:rsid w:val="003D1BB8"/>
    <w:rsid w:val="003D1E14"/>
    <w:rsid w:val="003D2708"/>
    <w:rsid w:val="003D2745"/>
    <w:rsid w:val="003D2BEB"/>
    <w:rsid w:val="003D2D93"/>
    <w:rsid w:val="003D38E0"/>
    <w:rsid w:val="003D3920"/>
    <w:rsid w:val="003D595C"/>
    <w:rsid w:val="003D68AF"/>
    <w:rsid w:val="003D6C29"/>
    <w:rsid w:val="003D71F1"/>
    <w:rsid w:val="003D7490"/>
    <w:rsid w:val="003D769C"/>
    <w:rsid w:val="003D7E14"/>
    <w:rsid w:val="003E0CB2"/>
    <w:rsid w:val="003E0DF1"/>
    <w:rsid w:val="003E10F4"/>
    <w:rsid w:val="003E1347"/>
    <w:rsid w:val="003E152F"/>
    <w:rsid w:val="003E1B13"/>
    <w:rsid w:val="003E23FB"/>
    <w:rsid w:val="003E2B77"/>
    <w:rsid w:val="003E3071"/>
    <w:rsid w:val="003E3102"/>
    <w:rsid w:val="003E311C"/>
    <w:rsid w:val="003E370C"/>
    <w:rsid w:val="003E39B5"/>
    <w:rsid w:val="003E3DD7"/>
    <w:rsid w:val="003E46DD"/>
    <w:rsid w:val="003E4BF0"/>
    <w:rsid w:val="003E56B6"/>
    <w:rsid w:val="003E5D8F"/>
    <w:rsid w:val="003E5DA0"/>
    <w:rsid w:val="003E5DD4"/>
    <w:rsid w:val="003E6D79"/>
    <w:rsid w:val="003E7A8E"/>
    <w:rsid w:val="003E7C17"/>
    <w:rsid w:val="003E7FD9"/>
    <w:rsid w:val="003F019F"/>
    <w:rsid w:val="003F0A30"/>
    <w:rsid w:val="003F0D55"/>
    <w:rsid w:val="003F0E69"/>
    <w:rsid w:val="003F11FD"/>
    <w:rsid w:val="003F1920"/>
    <w:rsid w:val="003F2366"/>
    <w:rsid w:val="003F2BC1"/>
    <w:rsid w:val="003F4628"/>
    <w:rsid w:val="003F564A"/>
    <w:rsid w:val="003F6038"/>
    <w:rsid w:val="003F6775"/>
    <w:rsid w:val="003F6F12"/>
    <w:rsid w:val="003F6F37"/>
    <w:rsid w:val="003F732D"/>
    <w:rsid w:val="003F73BD"/>
    <w:rsid w:val="003F7638"/>
    <w:rsid w:val="003F7C60"/>
    <w:rsid w:val="003F7FD8"/>
    <w:rsid w:val="003FF1DC"/>
    <w:rsid w:val="00400268"/>
    <w:rsid w:val="00400C52"/>
    <w:rsid w:val="00400CA5"/>
    <w:rsid w:val="00400D07"/>
    <w:rsid w:val="00400E22"/>
    <w:rsid w:val="0040103E"/>
    <w:rsid w:val="0040161F"/>
    <w:rsid w:val="00401CBA"/>
    <w:rsid w:val="004024A4"/>
    <w:rsid w:val="00402C0E"/>
    <w:rsid w:val="00402E80"/>
    <w:rsid w:val="004034E7"/>
    <w:rsid w:val="004039F7"/>
    <w:rsid w:val="00403C62"/>
    <w:rsid w:val="0040403B"/>
    <w:rsid w:val="00404473"/>
    <w:rsid w:val="00404596"/>
    <w:rsid w:val="00404C5E"/>
    <w:rsid w:val="00405186"/>
    <w:rsid w:val="004053B9"/>
    <w:rsid w:val="004058F4"/>
    <w:rsid w:val="00405A54"/>
    <w:rsid w:val="00405EAA"/>
    <w:rsid w:val="00406B0D"/>
    <w:rsid w:val="00406B58"/>
    <w:rsid w:val="00406BD1"/>
    <w:rsid w:val="00406BFA"/>
    <w:rsid w:val="00406E15"/>
    <w:rsid w:val="004071AB"/>
    <w:rsid w:val="00407F08"/>
    <w:rsid w:val="0041078F"/>
    <w:rsid w:val="0041087C"/>
    <w:rsid w:val="00410DAB"/>
    <w:rsid w:val="0041140C"/>
    <w:rsid w:val="00411B45"/>
    <w:rsid w:val="00412337"/>
    <w:rsid w:val="00412436"/>
    <w:rsid w:val="00412467"/>
    <w:rsid w:val="00414B01"/>
    <w:rsid w:val="00414CEB"/>
    <w:rsid w:val="00414F01"/>
    <w:rsid w:val="004151A1"/>
    <w:rsid w:val="004159BB"/>
    <w:rsid w:val="00415E43"/>
    <w:rsid w:val="00416335"/>
    <w:rsid w:val="00416505"/>
    <w:rsid w:val="00416851"/>
    <w:rsid w:val="00416E20"/>
    <w:rsid w:val="00416F79"/>
    <w:rsid w:val="00416FA4"/>
    <w:rsid w:val="0042022C"/>
    <w:rsid w:val="00420501"/>
    <w:rsid w:val="004214DF"/>
    <w:rsid w:val="0042162F"/>
    <w:rsid w:val="00421C51"/>
    <w:rsid w:val="00421F5E"/>
    <w:rsid w:val="004227C3"/>
    <w:rsid w:val="004228A6"/>
    <w:rsid w:val="00422F0A"/>
    <w:rsid w:val="004230F7"/>
    <w:rsid w:val="00423145"/>
    <w:rsid w:val="00423D81"/>
    <w:rsid w:val="0042454A"/>
    <w:rsid w:val="00425091"/>
    <w:rsid w:val="0042515B"/>
    <w:rsid w:val="004256E1"/>
    <w:rsid w:val="00425750"/>
    <w:rsid w:val="00425821"/>
    <w:rsid w:val="0042598D"/>
    <w:rsid w:val="004275BA"/>
    <w:rsid w:val="00427680"/>
    <w:rsid w:val="0043009A"/>
    <w:rsid w:val="00430191"/>
    <w:rsid w:val="00430493"/>
    <w:rsid w:val="004306BC"/>
    <w:rsid w:val="00430739"/>
    <w:rsid w:val="00430866"/>
    <w:rsid w:val="00430ED0"/>
    <w:rsid w:val="00431220"/>
    <w:rsid w:val="0043301E"/>
    <w:rsid w:val="0043333C"/>
    <w:rsid w:val="0043440B"/>
    <w:rsid w:val="00434411"/>
    <w:rsid w:val="00434F8D"/>
    <w:rsid w:val="004353AD"/>
    <w:rsid w:val="0043626E"/>
    <w:rsid w:val="00436BF0"/>
    <w:rsid w:val="00436C93"/>
    <w:rsid w:val="00436F89"/>
    <w:rsid w:val="0043745F"/>
    <w:rsid w:val="004377CC"/>
    <w:rsid w:val="00437A77"/>
    <w:rsid w:val="00437B11"/>
    <w:rsid w:val="00437D18"/>
    <w:rsid w:val="00437DBE"/>
    <w:rsid w:val="00440864"/>
    <w:rsid w:val="00440E23"/>
    <w:rsid w:val="0044177B"/>
    <w:rsid w:val="00441C52"/>
    <w:rsid w:val="004423E0"/>
    <w:rsid w:val="004439FE"/>
    <w:rsid w:val="00444605"/>
    <w:rsid w:val="00444749"/>
    <w:rsid w:val="00444942"/>
    <w:rsid w:val="00444B17"/>
    <w:rsid w:val="00444E58"/>
    <w:rsid w:val="00445045"/>
    <w:rsid w:val="004451E1"/>
    <w:rsid w:val="00445461"/>
    <w:rsid w:val="00445A47"/>
    <w:rsid w:val="00445C2A"/>
    <w:rsid w:val="0044658A"/>
    <w:rsid w:val="00447A0B"/>
    <w:rsid w:val="00447D7C"/>
    <w:rsid w:val="00447F48"/>
    <w:rsid w:val="00450027"/>
    <w:rsid w:val="0045052F"/>
    <w:rsid w:val="00450B53"/>
    <w:rsid w:val="004511BD"/>
    <w:rsid w:val="0045187D"/>
    <w:rsid w:val="00451B9E"/>
    <w:rsid w:val="00451FDF"/>
    <w:rsid w:val="00452464"/>
    <w:rsid w:val="0045260F"/>
    <w:rsid w:val="00452806"/>
    <w:rsid w:val="0045290F"/>
    <w:rsid w:val="00452AC8"/>
    <w:rsid w:val="00452D78"/>
    <w:rsid w:val="00452DB2"/>
    <w:rsid w:val="00452F96"/>
    <w:rsid w:val="00453372"/>
    <w:rsid w:val="00453417"/>
    <w:rsid w:val="004535FB"/>
    <w:rsid w:val="00453D07"/>
    <w:rsid w:val="00453D59"/>
    <w:rsid w:val="00454486"/>
    <w:rsid w:val="00454666"/>
    <w:rsid w:val="004546C5"/>
    <w:rsid w:val="004566CE"/>
    <w:rsid w:val="004568F1"/>
    <w:rsid w:val="00457582"/>
    <w:rsid w:val="00457AE9"/>
    <w:rsid w:val="00457E6F"/>
    <w:rsid w:val="0046020F"/>
    <w:rsid w:val="004603C7"/>
    <w:rsid w:val="004604C0"/>
    <w:rsid w:val="0046095C"/>
    <w:rsid w:val="004610AD"/>
    <w:rsid w:val="004611A5"/>
    <w:rsid w:val="00461467"/>
    <w:rsid w:val="004616C7"/>
    <w:rsid w:val="00461B56"/>
    <w:rsid w:val="00461D96"/>
    <w:rsid w:val="00462132"/>
    <w:rsid w:val="00462A38"/>
    <w:rsid w:val="0046375B"/>
    <w:rsid w:val="00463A22"/>
    <w:rsid w:val="00463D68"/>
    <w:rsid w:val="00463F84"/>
    <w:rsid w:val="004641D7"/>
    <w:rsid w:val="00464DB1"/>
    <w:rsid w:val="00466276"/>
    <w:rsid w:val="00466926"/>
    <w:rsid w:val="00466AAC"/>
    <w:rsid w:val="00467C46"/>
    <w:rsid w:val="0047075E"/>
    <w:rsid w:val="00471A04"/>
    <w:rsid w:val="0047232A"/>
    <w:rsid w:val="00472413"/>
    <w:rsid w:val="004724CA"/>
    <w:rsid w:val="00472774"/>
    <w:rsid w:val="004728B0"/>
    <w:rsid w:val="00472AEE"/>
    <w:rsid w:val="00472B26"/>
    <w:rsid w:val="00473521"/>
    <w:rsid w:val="0047374D"/>
    <w:rsid w:val="00473823"/>
    <w:rsid w:val="0047426C"/>
    <w:rsid w:val="00474A26"/>
    <w:rsid w:val="004750C9"/>
    <w:rsid w:val="00475366"/>
    <w:rsid w:val="00475515"/>
    <w:rsid w:val="00475754"/>
    <w:rsid w:val="00476524"/>
    <w:rsid w:val="0047685C"/>
    <w:rsid w:val="00476862"/>
    <w:rsid w:val="00476B2D"/>
    <w:rsid w:val="00476F4E"/>
    <w:rsid w:val="00476FF2"/>
    <w:rsid w:val="0047700D"/>
    <w:rsid w:val="004771DD"/>
    <w:rsid w:val="00477200"/>
    <w:rsid w:val="00477363"/>
    <w:rsid w:val="0047741D"/>
    <w:rsid w:val="00482177"/>
    <w:rsid w:val="004824C1"/>
    <w:rsid w:val="004834A1"/>
    <w:rsid w:val="00484458"/>
    <w:rsid w:val="00484F5F"/>
    <w:rsid w:val="00484F77"/>
    <w:rsid w:val="00485040"/>
    <w:rsid w:val="004851C0"/>
    <w:rsid w:val="00485F95"/>
    <w:rsid w:val="004865B8"/>
    <w:rsid w:val="0048672E"/>
    <w:rsid w:val="00486738"/>
    <w:rsid w:val="004867E2"/>
    <w:rsid w:val="004869D4"/>
    <w:rsid w:val="00486B9C"/>
    <w:rsid w:val="00486CFA"/>
    <w:rsid w:val="00486DCC"/>
    <w:rsid w:val="00486FCB"/>
    <w:rsid w:val="00486FF2"/>
    <w:rsid w:val="00487EF8"/>
    <w:rsid w:val="0048CEC6"/>
    <w:rsid w:val="004903A6"/>
    <w:rsid w:val="004904C5"/>
    <w:rsid w:val="004905D2"/>
    <w:rsid w:val="0049140A"/>
    <w:rsid w:val="00491453"/>
    <w:rsid w:val="0049180C"/>
    <w:rsid w:val="004918F5"/>
    <w:rsid w:val="00491B30"/>
    <w:rsid w:val="00492502"/>
    <w:rsid w:val="00492562"/>
    <w:rsid w:val="0049297E"/>
    <w:rsid w:val="00492B83"/>
    <w:rsid w:val="00492FD8"/>
    <w:rsid w:val="004930CB"/>
    <w:rsid w:val="004931AA"/>
    <w:rsid w:val="00493C28"/>
    <w:rsid w:val="0049472B"/>
    <w:rsid w:val="00494919"/>
    <w:rsid w:val="00494A74"/>
    <w:rsid w:val="00494CC8"/>
    <w:rsid w:val="00494EFC"/>
    <w:rsid w:val="0049528F"/>
    <w:rsid w:val="00495A37"/>
    <w:rsid w:val="00496657"/>
    <w:rsid w:val="00496899"/>
    <w:rsid w:val="00496AA9"/>
    <w:rsid w:val="00497875"/>
    <w:rsid w:val="00497955"/>
    <w:rsid w:val="00497D32"/>
    <w:rsid w:val="004A038A"/>
    <w:rsid w:val="004A0D9D"/>
    <w:rsid w:val="004A0EAC"/>
    <w:rsid w:val="004A1B3C"/>
    <w:rsid w:val="004A2168"/>
    <w:rsid w:val="004A2344"/>
    <w:rsid w:val="004A4685"/>
    <w:rsid w:val="004A4D32"/>
    <w:rsid w:val="004A5247"/>
    <w:rsid w:val="004A63FF"/>
    <w:rsid w:val="004A6663"/>
    <w:rsid w:val="004A66F4"/>
    <w:rsid w:val="004A67B9"/>
    <w:rsid w:val="004A70F7"/>
    <w:rsid w:val="004A735E"/>
    <w:rsid w:val="004A7BEA"/>
    <w:rsid w:val="004B0B0B"/>
    <w:rsid w:val="004B0BA1"/>
    <w:rsid w:val="004B191C"/>
    <w:rsid w:val="004B1AB6"/>
    <w:rsid w:val="004B3174"/>
    <w:rsid w:val="004B331D"/>
    <w:rsid w:val="004B3EBE"/>
    <w:rsid w:val="004B3ECF"/>
    <w:rsid w:val="004B42A8"/>
    <w:rsid w:val="004B47A1"/>
    <w:rsid w:val="004B4BBF"/>
    <w:rsid w:val="004B4CB3"/>
    <w:rsid w:val="004B4CD9"/>
    <w:rsid w:val="004B5B1F"/>
    <w:rsid w:val="004B642F"/>
    <w:rsid w:val="004B652E"/>
    <w:rsid w:val="004B6B49"/>
    <w:rsid w:val="004B6DE9"/>
    <w:rsid w:val="004B7A09"/>
    <w:rsid w:val="004B7B58"/>
    <w:rsid w:val="004B7E44"/>
    <w:rsid w:val="004C01D7"/>
    <w:rsid w:val="004C024F"/>
    <w:rsid w:val="004C0898"/>
    <w:rsid w:val="004C0B02"/>
    <w:rsid w:val="004C1111"/>
    <w:rsid w:val="004C1877"/>
    <w:rsid w:val="004C1F58"/>
    <w:rsid w:val="004C264C"/>
    <w:rsid w:val="004C27B0"/>
    <w:rsid w:val="004C29A1"/>
    <w:rsid w:val="004C29EB"/>
    <w:rsid w:val="004C2C9E"/>
    <w:rsid w:val="004C377A"/>
    <w:rsid w:val="004C37C7"/>
    <w:rsid w:val="004C4206"/>
    <w:rsid w:val="004C4D17"/>
    <w:rsid w:val="004C51EE"/>
    <w:rsid w:val="004C69C5"/>
    <w:rsid w:val="004C6C61"/>
    <w:rsid w:val="004C6E4A"/>
    <w:rsid w:val="004C7B04"/>
    <w:rsid w:val="004D1015"/>
    <w:rsid w:val="004D10FC"/>
    <w:rsid w:val="004D1588"/>
    <w:rsid w:val="004D1F88"/>
    <w:rsid w:val="004D1FD9"/>
    <w:rsid w:val="004D2132"/>
    <w:rsid w:val="004D242C"/>
    <w:rsid w:val="004D269F"/>
    <w:rsid w:val="004D3B58"/>
    <w:rsid w:val="004D46FA"/>
    <w:rsid w:val="004D4F38"/>
    <w:rsid w:val="004D5042"/>
    <w:rsid w:val="004D5252"/>
    <w:rsid w:val="004D580F"/>
    <w:rsid w:val="004D5BC3"/>
    <w:rsid w:val="004D5CA9"/>
    <w:rsid w:val="004D69AE"/>
    <w:rsid w:val="004D6E7D"/>
    <w:rsid w:val="004D7AA4"/>
    <w:rsid w:val="004D7CFC"/>
    <w:rsid w:val="004D7D81"/>
    <w:rsid w:val="004D7F67"/>
    <w:rsid w:val="004E0AB1"/>
    <w:rsid w:val="004E1160"/>
    <w:rsid w:val="004E1758"/>
    <w:rsid w:val="004E18B0"/>
    <w:rsid w:val="004E1DB8"/>
    <w:rsid w:val="004E1E31"/>
    <w:rsid w:val="004E25B0"/>
    <w:rsid w:val="004E286B"/>
    <w:rsid w:val="004E2DC0"/>
    <w:rsid w:val="004E37CA"/>
    <w:rsid w:val="004E395C"/>
    <w:rsid w:val="004E3ABC"/>
    <w:rsid w:val="004E3D82"/>
    <w:rsid w:val="004E4238"/>
    <w:rsid w:val="004E4985"/>
    <w:rsid w:val="004E4B85"/>
    <w:rsid w:val="004E4EB9"/>
    <w:rsid w:val="004E54E1"/>
    <w:rsid w:val="004E54E3"/>
    <w:rsid w:val="004E568A"/>
    <w:rsid w:val="004E590C"/>
    <w:rsid w:val="004E5BA4"/>
    <w:rsid w:val="004E67F9"/>
    <w:rsid w:val="004E754D"/>
    <w:rsid w:val="004E7818"/>
    <w:rsid w:val="004F0A9D"/>
    <w:rsid w:val="004F0DD6"/>
    <w:rsid w:val="004F14AE"/>
    <w:rsid w:val="004F14E5"/>
    <w:rsid w:val="004F169C"/>
    <w:rsid w:val="004F16A7"/>
    <w:rsid w:val="004F1E31"/>
    <w:rsid w:val="004F1ECE"/>
    <w:rsid w:val="004F26CE"/>
    <w:rsid w:val="004F271B"/>
    <w:rsid w:val="004F2B3D"/>
    <w:rsid w:val="004F2B86"/>
    <w:rsid w:val="004F321B"/>
    <w:rsid w:val="004F4CDB"/>
    <w:rsid w:val="004F5071"/>
    <w:rsid w:val="004F5A45"/>
    <w:rsid w:val="004F7DC7"/>
    <w:rsid w:val="004F7E9B"/>
    <w:rsid w:val="005001C7"/>
    <w:rsid w:val="00500608"/>
    <w:rsid w:val="0050104B"/>
    <w:rsid w:val="0050166F"/>
    <w:rsid w:val="00502151"/>
    <w:rsid w:val="0050225A"/>
    <w:rsid w:val="00502297"/>
    <w:rsid w:val="005022F6"/>
    <w:rsid w:val="00502DFD"/>
    <w:rsid w:val="00503480"/>
    <w:rsid w:val="005038A5"/>
    <w:rsid w:val="00503C93"/>
    <w:rsid w:val="00504735"/>
    <w:rsid w:val="00504E7B"/>
    <w:rsid w:val="00505301"/>
    <w:rsid w:val="00505614"/>
    <w:rsid w:val="00505A51"/>
    <w:rsid w:val="00505EBB"/>
    <w:rsid w:val="0050623D"/>
    <w:rsid w:val="005064C0"/>
    <w:rsid w:val="00506947"/>
    <w:rsid w:val="005079D3"/>
    <w:rsid w:val="00507D6B"/>
    <w:rsid w:val="005108C3"/>
    <w:rsid w:val="005113E4"/>
    <w:rsid w:val="0051170D"/>
    <w:rsid w:val="0051174B"/>
    <w:rsid w:val="00511A13"/>
    <w:rsid w:val="00511F53"/>
    <w:rsid w:val="00512175"/>
    <w:rsid w:val="00512CD6"/>
    <w:rsid w:val="005139F7"/>
    <w:rsid w:val="00513B22"/>
    <w:rsid w:val="00514154"/>
    <w:rsid w:val="00514541"/>
    <w:rsid w:val="0051483B"/>
    <w:rsid w:val="00514F46"/>
    <w:rsid w:val="005156BC"/>
    <w:rsid w:val="00515972"/>
    <w:rsid w:val="00515E65"/>
    <w:rsid w:val="00516110"/>
    <w:rsid w:val="005163DE"/>
    <w:rsid w:val="005170A8"/>
    <w:rsid w:val="0051785C"/>
    <w:rsid w:val="00517D26"/>
    <w:rsid w:val="00517D6C"/>
    <w:rsid w:val="00520164"/>
    <w:rsid w:val="00520B16"/>
    <w:rsid w:val="00521157"/>
    <w:rsid w:val="00521AFD"/>
    <w:rsid w:val="00522E3F"/>
    <w:rsid w:val="0052315B"/>
    <w:rsid w:val="00523220"/>
    <w:rsid w:val="00523240"/>
    <w:rsid w:val="0052362A"/>
    <w:rsid w:val="00523DFD"/>
    <w:rsid w:val="005240BC"/>
    <w:rsid w:val="00524D01"/>
    <w:rsid w:val="005255B1"/>
    <w:rsid w:val="00526249"/>
    <w:rsid w:val="005262CA"/>
    <w:rsid w:val="0052630E"/>
    <w:rsid w:val="00526515"/>
    <w:rsid w:val="00526A72"/>
    <w:rsid w:val="00526BFF"/>
    <w:rsid w:val="00526CB0"/>
    <w:rsid w:val="00526F2D"/>
    <w:rsid w:val="00527502"/>
    <w:rsid w:val="00527593"/>
    <w:rsid w:val="0052795A"/>
    <w:rsid w:val="005304A9"/>
    <w:rsid w:val="00530918"/>
    <w:rsid w:val="00531250"/>
    <w:rsid w:val="00531C65"/>
    <w:rsid w:val="005320D6"/>
    <w:rsid w:val="005322AB"/>
    <w:rsid w:val="0053276E"/>
    <w:rsid w:val="00532877"/>
    <w:rsid w:val="00532B77"/>
    <w:rsid w:val="00533543"/>
    <w:rsid w:val="00533A1C"/>
    <w:rsid w:val="00534666"/>
    <w:rsid w:val="0053487C"/>
    <w:rsid w:val="005348DD"/>
    <w:rsid w:val="0053535C"/>
    <w:rsid w:val="005353FD"/>
    <w:rsid w:val="00535476"/>
    <w:rsid w:val="00535AFA"/>
    <w:rsid w:val="0053636B"/>
    <w:rsid w:val="005369BC"/>
    <w:rsid w:val="00536AE5"/>
    <w:rsid w:val="00536FEC"/>
    <w:rsid w:val="00537699"/>
    <w:rsid w:val="00537EFC"/>
    <w:rsid w:val="00537F9B"/>
    <w:rsid w:val="005407FC"/>
    <w:rsid w:val="00541178"/>
    <w:rsid w:val="005416BD"/>
    <w:rsid w:val="005419C1"/>
    <w:rsid w:val="00541A3F"/>
    <w:rsid w:val="00541DBD"/>
    <w:rsid w:val="00541DC7"/>
    <w:rsid w:val="00542870"/>
    <w:rsid w:val="0054344D"/>
    <w:rsid w:val="005439A5"/>
    <w:rsid w:val="00543EF1"/>
    <w:rsid w:val="0054450B"/>
    <w:rsid w:val="00544968"/>
    <w:rsid w:val="00544BD3"/>
    <w:rsid w:val="00544D2B"/>
    <w:rsid w:val="005452EF"/>
    <w:rsid w:val="00545BEA"/>
    <w:rsid w:val="00545D6A"/>
    <w:rsid w:val="00546334"/>
    <w:rsid w:val="00546541"/>
    <w:rsid w:val="00546959"/>
    <w:rsid w:val="00546AAE"/>
    <w:rsid w:val="00550CAB"/>
    <w:rsid w:val="00551BA0"/>
    <w:rsid w:val="00552557"/>
    <w:rsid w:val="00552827"/>
    <w:rsid w:val="00552EC2"/>
    <w:rsid w:val="0055321C"/>
    <w:rsid w:val="005532FA"/>
    <w:rsid w:val="005533BC"/>
    <w:rsid w:val="00553840"/>
    <w:rsid w:val="00553E91"/>
    <w:rsid w:val="005540E5"/>
    <w:rsid w:val="005540FA"/>
    <w:rsid w:val="005544D4"/>
    <w:rsid w:val="0055470C"/>
    <w:rsid w:val="005547EE"/>
    <w:rsid w:val="00554CE5"/>
    <w:rsid w:val="00554E08"/>
    <w:rsid w:val="00555298"/>
    <w:rsid w:val="00555636"/>
    <w:rsid w:val="00555B37"/>
    <w:rsid w:val="00555C33"/>
    <w:rsid w:val="00555DB8"/>
    <w:rsid w:val="00556319"/>
    <w:rsid w:val="00556686"/>
    <w:rsid w:val="00556824"/>
    <w:rsid w:val="00556B32"/>
    <w:rsid w:val="00556CFA"/>
    <w:rsid w:val="00556DD1"/>
    <w:rsid w:val="0055708E"/>
    <w:rsid w:val="00557457"/>
    <w:rsid w:val="00560320"/>
    <w:rsid w:val="00560A36"/>
    <w:rsid w:val="00560AC0"/>
    <w:rsid w:val="00560B26"/>
    <w:rsid w:val="0056185C"/>
    <w:rsid w:val="00561C46"/>
    <w:rsid w:val="00561DE2"/>
    <w:rsid w:val="00562352"/>
    <w:rsid w:val="00562390"/>
    <w:rsid w:val="005625B2"/>
    <w:rsid w:val="005625CD"/>
    <w:rsid w:val="00562AB0"/>
    <w:rsid w:val="00562ABC"/>
    <w:rsid w:val="00562BD7"/>
    <w:rsid w:val="00562ED6"/>
    <w:rsid w:val="0056362E"/>
    <w:rsid w:val="005640BA"/>
    <w:rsid w:val="00564169"/>
    <w:rsid w:val="00564792"/>
    <w:rsid w:val="005648DA"/>
    <w:rsid w:val="00564D0C"/>
    <w:rsid w:val="00564D85"/>
    <w:rsid w:val="00564DC1"/>
    <w:rsid w:val="00565AD9"/>
    <w:rsid w:val="0056624D"/>
    <w:rsid w:val="005662EF"/>
    <w:rsid w:val="005672B5"/>
    <w:rsid w:val="00567582"/>
    <w:rsid w:val="005676A1"/>
    <w:rsid w:val="00567C25"/>
    <w:rsid w:val="00567C30"/>
    <w:rsid w:val="005702B3"/>
    <w:rsid w:val="005706AB"/>
    <w:rsid w:val="00570E7C"/>
    <w:rsid w:val="00571A39"/>
    <w:rsid w:val="00571F1D"/>
    <w:rsid w:val="00572DD5"/>
    <w:rsid w:val="005735E6"/>
    <w:rsid w:val="00573B4D"/>
    <w:rsid w:val="00573BD6"/>
    <w:rsid w:val="00574D92"/>
    <w:rsid w:val="00575191"/>
    <w:rsid w:val="00575574"/>
    <w:rsid w:val="00575A3B"/>
    <w:rsid w:val="00575BA9"/>
    <w:rsid w:val="005764A0"/>
    <w:rsid w:val="00576616"/>
    <w:rsid w:val="005768CA"/>
    <w:rsid w:val="00576D3E"/>
    <w:rsid w:val="00576E4D"/>
    <w:rsid w:val="00577493"/>
    <w:rsid w:val="00577D0B"/>
    <w:rsid w:val="0058056E"/>
    <w:rsid w:val="00580B79"/>
    <w:rsid w:val="005811FB"/>
    <w:rsid w:val="00581641"/>
    <w:rsid w:val="00581962"/>
    <w:rsid w:val="00581C73"/>
    <w:rsid w:val="005822E2"/>
    <w:rsid w:val="0058284C"/>
    <w:rsid w:val="005829E9"/>
    <w:rsid w:val="00582FB1"/>
    <w:rsid w:val="00583BAE"/>
    <w:rsid w:val="00583DA5"/>
    <w:rsid w:val="005840A7"/>
    <w:rsid w:val="005842F6"/>
    <w:rsid w:val="005848C2"/>
    <w:rsid w:val="00585601"/>
    <w:rsid w:val="005863F5"/>
    <w:rsid w:val="00586709"/>
    <w:rsid w:val="00586A0F"/>
    <w:rsid w:val="005904DF"/>
    <w:rsid w:val="00590978"/>
    <w:rsid w:val="00591604"/>
    <w:rsid w:val="00591D39"/>
    <w:rsid w:val="00591FEC"/>
    <w:rsid w:val="00592A4A"/>
    <w:rsid w:val="00592B2A"/>
    <w:rsid w:val="00592DFA"/>
    <w:rsid w:val="00593255"/>
    <w:rsid w:val="005937BE"/>
    <w:rsid w:val="00593DF1"/>
    <w:rsid w:val="00593F11"/>
    <w:rsid w:val="00594D5C"/>
    <w:rsid w:val="00595F1A"/>
    <w:rsid w:val="00596B4B"/>
    <w:rsid w:val="00596BD6"/>
    <w:rsid w:val="00597996"/>
    <w:rsid w:val="005A0712"/>
    <w:rsid w:val="005A104D"/>
    <w:rsid w:val="005A179D"/>
    <w:rsid w:val="005A17FD"/>
    <w:rsid w:val="005A259F"/>
    <w:rsid w:val="005A3603"/>
    <w:rsid w:val="005A366F"/>
    <w:rsid w:val="005A372D"/>
    <w:rsid w:val="005A3AFD"/>
    <w:rsid w:val="005A3BCF"/>
    <w:rsid w:val="005A4A97"/>
    <w:rsid w:val="005A4B33"/>
    <w:rsid w:val="005A4F39"/>
    <w:rsid w:val="005A56AD"/>
    <w:rsid w:val="005A59ED"/>
    <w:rsid w:val="005A5B3E"/>
    <w:rsid w:val="005A718F"/>
    <w:rsid w:val="005A7C15"/>
    <w:rsid w:val="005A7EBB"/>
    <w:rsid w:val="005A7F36"/>
    <w:rsid w:val="005B02D6"/>
    <w:rsid w:val="005B08B3"/>
    <w:rsid w:val="005B0D31"/>
    <w:rsid w:val="005B1642"/>
    <w:rsid w:val="005B1EEF"/>
    <w:rsid w:val="005B2434"/>
    <w:rsid w:val="005B2650"/>
    <w:rsid w:val="005B28CD"/>
    <w:rsid w:val="005B2DB6"/>
    <w:rsid w:val="005B2FC5"/>
    <w:rsid w:val="005B30E5"/>
    <w:rsid w:val="005B3CA0"/>
    <w:rsid w:val="005B432E"/>
    <w:rsid w:val="005B4BED"/>
    <w:rsid w:val="005B5573"/>
    <w:rsid w:val="005B5877"/>
    <w:rsid w:val="005B6355"/>
    <w:rsid w:val="005B6E6C"/>
    <w:rsid w:val="005B7B74"/>
    <w:rsid w:val="005C00B5"/>
    <w:rsid w:val="005C09BC"/>
    <w:rsid w:val="005C11F3"/>
    <w:rsid w:val="005C139D"/>
    <w:rsid w:val="005C14C6"/>
    <w:rsid w:val="005C1666"/>
    <w:rsid w:val="005C17BA"/>
    <w:rsid w:val="005C25F8"/>
    <w:rsid w:val="005C2C3F"/>
    <w:rsid w:val="005C3451"/>
    <w:rsid w:val="005C3545"/>
    <w:rsid w:val="005C433A"/>
    <w:rsid w:val="005C43D8"/>
    <w:rsid w:val="005C44DD"/>
    <w:rsid w:val="005C4DEF"/>
    <w:rsid w:val="005C5002"/>
    <w:rsid w:val="005C50D2"/>
    <w:rsid w:val="005C5BD7"/>
    <w:rsid w:val="005C5DF3"/>
    <w:rsid w:val="005C608A"/>
    <w:rsid w:val="005C6418"/>
    <w:rsid w:val="005C64CA"/>
    <w:rsid w:val="005C6569"/>
    <w:rsid w:val="005C6F40"/>
    <w:rsid w:val="005C6FDB"/>
    <w:rsid w:val="005C73F2"/>
    <w:rsid w:val="005C78FC"/>
    <w:rsid w:val="005D0852"/>
    <w:rsid w:val="005D096C"/>
    <w:rsid w:val="005D0E82"/>
    <w:rsid w:val="005D177D"/>
    <w:rsid w:val="005D187E"/>
    <w:rsid w:val="005D2914"/>
    <w:rsid w:val="005D33F5"/>
    <w:rsid w:val="005D3D8E"/>
    <w:rsid w:val="005D435B"/>
    <w:rsid w:val="005D4684"/>
    <w:rsid w:val="005D46D5"/>
    <w:rsid w:val="005D4856"/>
    <w:rsid w:val="005D4FD7"/>
    <w:rsid w:val="005D51CA"/>
    <w:rsid w:val="005D5201"/>
    <w:rsid w:val="005D5346"/>
    <w:rsid w:val="005D57C4"/>
    <w:rsid w:val="005D5974"/>
    <w:rsid w:val="005D5CD9"/>
    <w:rsid w:val="005D6A6A"/>
    <w:rsid w:val="005D71E2"/>
    <w:rsid w:val="005D79AC"/>
    <w:rsid w:val="005D7FD7"/>
    <w:rsid w:val="005E0E5C"/>
    <w:rsid w:val="005E102A"/>
    <w:rsid w:val="005E1160"/>
    <w:rsid w:val="005E11BC"/>
    <w:rsid w:val="005E14CB"/>
    <w:rsid w:val="005E14FF"/>
    <w:rsid w:val="005E15B3"/>
    <w:rsid w:val="005E16BA"/>
    <w:rsid w:val="005E1803"/>
    <w:rsid w:val="005E1AF8"/>
    <w:rsid w:val="005E1D42"/>
    <w:rsid w:val="005E22B6"/>
    <w:rsid w:val="005E284C"/>
    <w:rsid w:val="005E2ECF"/>
    <w:rsid w:val="005E39BC"/>
    <w:rsid w:val="005E40D0"/>
    <w:rsid w:val="005E44C3"/>
    <w:rsid w:val="005E51B3"/>
    <w:rsid w:val="005E54C4"/>
    <w:rsid w:val="005E556B"/>
    <w:rsid w:val="005E5A09"/>
    <w:rsid w:val="005E5A17"/>
    <w:rsid w:val="005E5DF4"/>
    <w:rsid w:val="005E5EDE"/>
    <w:rsid w:val="005E603D"/>
    <w:rsid w:val="005E61B1"/>
    <w:rsid w:val="005E6920"/>
    <w:rsid w:val="005E6C2E"/>
    <w:rsid w:val="005E74E2"/>
    <w:rsid w:val="005EF6CA"/>
    <w:rsid w:val="005F006C"/>
    <w:rsid w:val="005F0B1E"/>
    <w:rsid w:val="005F0EA5"/>
    <w:rsid w:val="005F171C"/>
    <w:rsid w:val="005F1C5E"/>
    <w:rsid w:val="005F20D3"/>
    <w:rsid w:val="005F245A"/>
    <w:rsid w:val="005F28D2"/>
    <w:rsid w:val="005F380E"/>
    <w:rsid w:val="005F3F23"/>
    <w:rsid w:val="005F482B"/>
    <w:rsid w:val="005F4F33"/>
    <w:rsid w:val="005F55B4"/>
    <w:rsid w:val="005F5DAF"/>
    <w:rsid w:val="005F60BC"/>
    <w:rsid w:val="005F6385"/>
    <w:rsid w:val="005F66FC"/>
    <w:rsid w:val="005F6B14"/>
    <w:rsid w:val="005F6C6E"/>
    <w:rsid w:val="005F7536"/>
    <w:rsid w:val="006007A6"/>
    <w:rsid w:val="006009C1"/>
    <w:rsid w:val="0060128E"/>
    <w:rsid w:val="0060137E"/>
    <w:rsid w:val="00601442"/>
    <w:rsid w:val="00601BD4"/>
    <w:rsid w:val="00602405"/>
    <w:rsid w:val="00602498"/>
    <w:rsid w:val="0060263E"/>
    <w:rsid w:val="00602AD2"/>
    <w:rsid w:val="00602E3C"/>
    <w:rsid w:val="006033C5"/>
    <w:rsid w:val="00603929"/>
    <w:rsid w:val="00604421"/>
    <w:rsid w:val="0060493B"/>
    <w:rsid w:val="00605440"/>
    <w:rsid w:val="0060566E"/>
    <w:rsid w:val="00605A89"/>
    <w:rsid w:val="00605B97"/>
    <w:rsid w:val="006077B7"/>
    <w:rsid w:val="00607865"/>
    <w:rsid w:val="006101F7"/>
    <w:rsid w:val="0061023E"/>
    <w:rsid w:val="00610370"/>
    <w:rsid w:val="00610515"/>
    <w:rsid w:val="00610865"/>
    <w:rsid w:val="00610ED9"/>
    <w:rsid w:val="00610FBF"/>
    <w:rsid w:val="00611821"/>
    <w:rsid w:val="006118CB"/>
    <w:rsid w:val="00612152"/>
    <w:rsid w:val="00613AAF"/>
    <w:rsid w:val="00613EC6"/>
    <w:rsid w:val="00614557"/>
    <w:rsid w:val="006146E5"/>
    <w:rsid w:val="006147C2"/>
    <w:rsid w:val="00614894"/>
    <w:rsid w:val="006156A8"/>
    <w:rsid w:val="00615E03"/>
    <w:rsid w:val="0061632B"/>
    <w:rsid w:val="006165B1"/>
    <w:rsid w:val="006168DC"/>
    <w:rsid w:val="00616CA5"/>
    <w:rsid w:val="0061785E"/>
    <w:rsid w:val="00617980"/>
    <w:rsid w:val="00617AC4"/>
    <w:rsid w:val="00620081"/>
    <w:rsid w:val="0062028F"/>
    <w:rsid w:val="00620577"/>
    <w:rsid w:val="00620604"/>
    <w:rsid w:val="00620797"/>
    <w:rsid w:val="00620B58"/>
    <w:rsid w:val="00620C74"/>
    <w:rsid w:val="00620F96"/>
    <w:rsid w:val="0062140A"/>
    <w:rsid w:val="00623364"/>
    <w:rsid w:val="00623676"/>
    <w:rsid w:val="00623C55"/>
    <w:rsid w:val="00623C5F"/>
    <w:rsid w:val="00623D71"/>
    <w:rsid w:val="006243A5"/>
    <w:rsid w:val="00624B45"/>
    <w:rsid w:val="00624B9D"/>
    <w:rsid w:val="00625118"/>
    <w:rsid w:val="0062533E"/>
    <w:rsid w:val="00625C9A"/>
    <w:rsid w:val="006261D0"/>
    <w:rsid w:val="0062641A"/>
    <w:rsid w:val="006266BD"/>
    <w:rsid w:val="00626CC3"/>
    <w:rsid w:val="00626E74"/>
    <w:rsid w:val="00627403"/>
    <w:rsid w:val="00627DD3"/>
    <w:rsid w:val="00630169"/>
    <w:rsid w:val="00630196"/>
    <w:rsid w:val="006301AF"/>
    <w:rsid w:val="006304C2"/>
    <w:rsid w:val="006311FD"/>
    <w:rsid w:val="00631B75"/>
    <w:rsid w:val="00632114"/>
    <w:rsid w:val="006328C4"/>
    <w:rsid w:val="00633CBC"/>
    <w:rsid w:val="00633F48"/>
    <w:rsid w:val="00634B4C"/>
    <w:rsid w:val="0063505B"/>
    <w:rsid w:val="00635447"/>
    <w:rsid w:val="0063568F"/>
    <w:rsid w:val="006357B3"/>
    <w:rsid w:val="00636BF0"/>
    <w:rsid w:val="006400FF"/>
    <w:rsid w:val="00640397"/>
    <w:rsid w:val="0064130C"/>
    <w:rsid w:val="00641D25"/>
    <w:rsid w:val="00642379"/>
    <w:rsid w:val="00642FF4"/>
    <w:rsid w:val="006430D2"/>
    <w:rsid w:val="00643441"/>
    <w:rsid w:val="00643898"/>
    <w:rsid w:val="00643FCA"/>
    <w:rsid w:val="006441CC"/>
    <w:rsid w:val="0064447E"/>
    <w:rsid w:val="00644609"/>
    <w:rsid w:val="00644D95"/>
    <w:rsid w:val="006456C7"/>
    <w:rsid w:val="006458EA"/>
    <w:rsid w:val="006459F8"/>
    <w:rsid w:val="00645A0D"/>
    <w:rsid w:val="00645C94"/>
    <w:rsid w:val="00646C53"/>
    <w:rsid w:val="00646C54"/>
    <w:rsid w:val="006477AB"/>
    <w:rsid w:val="00647F38"/>
    <w:rsid w:val="00650297"/>
    <w:rsid w:val="00651469"/>
    <w:rsid w:val="00651752"/>
    <w:rsid w:val="00651777"/>
    <w:rsid w:val="006519CA"/>
    <w:rsid w:val="00652862"/>
    <w:rsid w:val="006537F5"/>
    <w:rsid w:val="00653CD8"/>
    <w:rsid w:val="00653EE8"/>
    <w:rsid w:val="00653FF6"/>
    <w:rsid w:val="00654086"/>
    <w:rsid w:val="006542C0"/>
    <w:rsid w:val="00654E4D"/>
    <w:rsid w:val="00655238"/>
    <w:rsid w:val="00655667"/>
    <w:rsid w:val="0065635F"/>
    <w:rsid w:val="00656587"/>
    <w:rsid w:val="006569F8"/>
    <w:rsid w:val="006577F5"/>
    <w:rsid w:val="00657A73"/>
    <w:rsid w:val="006610AF"/>
    <w:rsid w:val="006616FA"/>
    <w:rsid w:val="00661B7B"/>
    <w:rsid w:val="00662053"/>
    <w:rsid w:val="0066266F"/>
    <w:rsid w:val="0066279E"/>
    <w:rsid w:val="0066336E"/>
    <w:rsid w:val="00663617"/>
    <w:rsid w:val="00663D29"/>
    <w:rsid w:val="0066403A"/>
    <w:rsid w:val="006640C7"/>
    <w:rsid w:val="00664243"/>
    <w:rsid w:val="006645D8"/>
    <w:rsid w:val="00664A26"/>
    <w:rsid w:val="006650F7"/>
    <w:rsid w:val="006655E8"/>
    <w:rsid w:val="006659C8"/>
    <w:rsid w:val="00665F79"/>
    <w:rsid w:val="006661FB"/>
    <w:rsid w:val="006671C3"/>
    <w:rsid w:val="00667A2B"/>
    <w:rsid w:val="00667C49"/>
    <w:rsid w:val="006703DD"/>
    <w:rsid w:val="00670824"/>
    <w:rsid w:val="00671688"/>
    <w:rsid w:val="0067290A"/>
    <w:rsid w:val="00672ED2"/>
    <w:rsid w:val="0067319D"/>
    <w:rsid w:val="0067355E"/>
    <w:rsid w:val="00673743"/>
    <w:rsid w:val="00673806"/>
    <w:rsid w:val="006738EF"/>
    <w:rsid w:val="00674AAC"/>
    <w:rsid w:val="00674B30"/>
    <w:rsid w:val="00674C05"/>
    <w:rsid w:val="0067576B"/>
    <w:rsid w:val="006757A6"/>
    <w:rsid w:val="006768E0"/>
    <w:rsid w:val="00676F9C"/>
    <w:rsid w:val="00677A0B"/>
    <w:rsid w:val="00677F7D"/>
    <w:rsid w:val="00680D78"/>
    <w:rsid w:val="006814C7"/>
    <w:rsid w:val="00681BA1"/>
    <w:rsid w:val="00681F46"/>
    <w:rsid w:val="00682919"/>
    <w:rsid w:val="00683098"/>
    <w:rsid w:val="00683A12"/>
    <w:rsid w:val="00683A94"/>
    <w:rsid w:val="00684CCA"/>
    <w:rsid w:val="00685242"/>
    <w:rsid w:val="0068566A"/>
    <w:rsid w:val="006856EF"/>
    <w:rsid w:val="00685A0B"/>
    <w:rsid w:val="00685E0E"/>
    <w:rsid w:val="00686A08"/>
    <w:rsid w:val="00686B06"/>
    <w:rsid w:val="00687426"/>
    <w:rsid w:val="00690826"/>
    <w:rsid w:val="00690900"/>
    <w:rsid w:val="00690AF7"/>
    <w:rsid w:val="00690B05"/>
    <w:rsid w:val="00691504"/>
    <w:rsid w:val="00691757"/>
    <w:rsid w:val="00691764"/>
    <w:rsid w:val="00691978"/>
    <w:rsid w:val="00692055"/>
    <w:rsid w:val="00692294"/>
    <w:rsid w:val="00692499"/>
    <w:rsid w:val="0069290E"/>
    <w:rsid w:val="00693286"/>
    <w:rsid w:val="006934BA"/>
    <w:rsid w:val="00693B07"/>
    <w:rsid w:val="0069422F"/>
    <w:rsid w:val="00694343"/>
    <w:rsid w:val="006954E0"/>
    <w:rsid w:val="00696A48"/>
    <w:rsid w:val="00696CB6"/>
    <w:rsid w:val="00697430"/>
    <w:rsid w:val="006977DA"/>
    <w:rsid w:val="00697C2C"/>
    <w:rsid w:val="00697C9F"/>
    <w:rsid w:val="006A050D"/>
    <w:rsid w:val="006A086A"/>
    <w:rsid w:val="006A1395"/>
    <w:rsid w:val="006A1DB5"/>
    <w:rsid w:val="006A208C"/>
    <w:rsid w:val="006A21A2"/>
    <w:rsid w:val="006A262D"/>
    <w:rsid w:val="006A269A"/>
    <w:rsid w:val="006A29CF"/>
    <w:rsid w:val="006A31DF"/>
    <w:rsid w:val="006A362D"/>
    <w:rsid w:val="006A3A92"/>
    <w:rsid w:val="006A3ACA"/>
    <w:rsid w:val="006A3CE7"/>
    <w:rsid w:val="006A44F5"/>
    <w:rsid w:val="006A4AEC"/>
    <w:rsid w:val="006A542C"/>
    <w:rsid w:val="006A6083"/>
    <w:rsid w:val="006A65FE"/>
    <w:rsid w:val="006A6B48"/>
    <w:rsid w:val="006A6CF9"/>
    <w:rsid w:val="006A709D"/>
    <w:rsid w:val="006A76A2"/>
    <w:rsid w:val="006A79F1"/>
    <w:rsid w:val="006A7A06"/>
    <w:rsid w:val="006A7BED"/>
    <w:rsid w:val="006A7DA2"/>
    <w:rsid w:val="006A7ECA"/>
    <w:rsid w:val="006B015F"/>
    <w:rsid w:val="006B018B"/>
    <w:rsid w:val="006B01C9"/>
    <w:rsid w:val="006B0DB6"/>
    <w:rsid w:val="006B0EF8"/>
    <w:rsid w:val="006B1FE3"/>
    <w:rsid w:val="006B237B"/>
    <w:rsid w:val="006B265C"/>
    <w:rsid w:val="006B2664"/>
    <w:rsid w:val="006B293E"/>
    <w:rsid w:val="006B2E56"/>
    <w:rsid w:val="006B305C"/>
    <w:rsid w:val="006B3FBD"/>
    <w:rsid w:val="006B4410"/>
    <w:rsid w:val="006B4BFE"/>
    <w:rsid w:val="006B4D77"/>
    <w:rsid w:val="006B5067"/>
    <w:rsid w:val="006B5B73"/>
    <w:rsid w:val="006B5C4F"/>
    <w:rsid w:val="006B5D20"/>
    <w:rsid w:val="006B6145"/>
    <w:rsid w:val="006B66F3"/>
    <w:rsid w:val="006B7B9C"/>
    <w:rsid w:val="006C0A76"/>
    <w:rsid w:val="006C0AB6"/>
    <w:rsid w:val="006C1AED"/>
    <w:rsid w:val="006C2DBF"/>
    <w:rsid w:val="006C37D8"/>
    <w:rsid w:val="006C39F3"/>
    <w:rsid w:val="006C40D8"/>
    <w:rsid w:val="006C42EE"/>
    <w:rsid w:val="006C4A45"/>
    <w:rsid w:val="006C5216"/>
    <w:rsid w:val="006C58F0"/>
    <w:rsid w:val="006C5A9E"/>
    <w:rsid w:val="006C5AF2"/>
    <w:rsid w:val="006C5B18"/>
    <w:rsid w:val="006C5C75"/>
    <w:rsid w:val="006C5DC8"/>
    <w:rsid w:val="006C5E48"/>
    <w:rsid w:val="006C5FE6"/>
    <w:rsid w:val="006C6ABD"/>
    <w:rsid w:val="006C74CC"/>
    <w:rsid w:val="006C7851"/>
    <w:rsid w:val="006D05FF"/>
    <w:rsid w:val="006D0BAF"/>
    <w:rsid w:val="006D1701"/>
    <w:rsid w:val="006D17B0"/>
    <w:rsid w:val="006D1CC2"/>
    <w:rsid w:val="006D1D19"/>
    <w:rsid w:val="006D1EF9"/>
    <w:rsid w:val="006D35BE"/>
    <w:rsid w:val="006D404D"/>
    <w:rsid w:val="006D40A8"/>
    <w:rsid w:val="006D43C6"/>
    <w:rsid w:val="006D4458"/>
    <w:rsid w:val="006D4735"/>
    <w:rsid w:val="006D4B5F"/>
    <w:rsid w:val="006D4C45"/>
    <w:rsid w:val="006D5721"/>
    <w:rsid w:val="006D5805"/>
    <w:rsid w:val="006D60C7"/>
    <w:rsid w:val="006D6355"/>
    <w:rsid w:val="006D637D"/>
    <w:rsid w:val="006D674D"/>
    <w:rsid w:val="006D688B"/>
    <w:rsid w:val="006D68C0"/>
    <w:rsid w:val="006D6A69"/>
    <w:rsid w:val="006D7571"/>
    <w:rsid w:val="006D7B32"/>
    <w:rsid w:val="006D7DCE"/>
    <w:rsid w:val="006E086E"/>
    <w:rsid w:val="006E0A63"/>
    <w:rsid w:val="006E11AD"/>
    <w:rsid w:val="006E1396"/>
    <w:rsid w:val="006E1B66"/>
    <w:rsid w:val="006E1DB1"/>
    <w:rsid w:val="006E21AC"/>
    <w:rsid w:val="006E228F"/>
    <w:rsid w:val="006E2301"/>
    <w:rsid w:val="006E2A27"/>
    <w:rsid w:val="006E2C8A"/>
    <w:rsid w:val="006E3BBB"/>
    <w:rsid w:val="006E4000"/>
    <w:rsid w:val="006E40F6"/>
    <w:rsid w:val="006E4590"/>
    <w:rsid w:val="006E45BD"/>
    <w:rsid w:val="006E4667"/>
    <w:rsid w:val="006E46A7"/>
    <w:rsid w:val="006E489D"/>
    <w:rsid w:val="006E4CFA"/>
    <w:rsid w:val="006E5B2E"/>
    <w:rsid w:val="006E5E90"/>
    <w:rsid w:val="006E7005"/>
    <w:rsid w:val="006E73CA"/>
    <w:rsid w:val="006E77D7"/>
    <w:rsid w:val="006F0170"/>
    <w:rsid w:val="006F04D4"/>
    <w:rsid w:val="006F0727"/>
    <w:rsid w:val="006F0CB2"/>
    <w:rsid w:val="006F1627"/>
    <w:rsid w:val="006F195C"/>
    <w:rsid w:val="006F230C"/>
    <w:rsid w:val="006F2401"/>
    <w:rsid w:val="006F259D"/>
    <w:rsid w:val="006F2728"/>
    <w:rsid w:val="006F30D5"/>
    <w:rsid w:val="006F31B4"/>
    <w:rsid w:val="006F3302"/>
    <w:rsid w:val="006F3404"/>
    <w:rsid w:val="006F36A5"/>
    <w:rsid w:val="006F3780"/>
    <w:rsid w:val="006F39F1"/>
    <w:rsid w:val="006F3CA0"/>
    <w:rsid w:val="006F3E74"/>
    <w:rsid w:val="006F3F67"/>
    <w:rsid w:val="006F47C5"/>
    <w:rsid w:val="006F4934"/>
    <w:rsid w:val="006F5492"/>
    <w:rsid w:val="006F585B"/>
    <w:rsid w:val="006F5B68"/>
    <w:rsid w:val="006F5EE3"/>
    <w:rsid w:val="006F6098"/>
    <w:rsid w:val="006F61A0"/>
    <w:rsid w:val="006F6257"/>
    <w:rsid w:val="006F66EB"/>
    <w:rsid w:val="006F6C46"/>
    <w:rsid w:val="006F6F3B"/>
    <w:rsid w:val="006F701F"/>
    <w:rsid w:val="006F73AD"/>
    <w:rsid w:val="00700F7E"/>
    <w:rsid w:val="007019EB"/>
    <w:rsid w:val="00701A13"/>
    <w:rsid w:val="00701C1B"/>
    <w:rsid w:val="00701F18"/>
    <w:rsid w:val="00702670"/>
    <w:rsid w:val="00702AAB"/>
    <w:rsid w:val="00702DB9"/>
    <w:rsid w:val="007039A0"/>
    <w:rsid w:val="00703EF6"/>
    <w:rsid w:val="00704BDE"/>
    <w:rsid w:val="00704E86"/>
    <w:rsid w:val="00704EC7"/>
    <w:rsid w:val="007050ED"/>
    <w:rsid w:val="00705600"/>
    <w:rsid w:val="0070661B"/>
    <w:rsid w:val="00706853"/>
    <w:rsid w:val="007068C9"/>
    <w:rsid w:val="007075A2"/>
    <w:rsid w:val="00707E9F"/>
    <w:rsid w:val="007100D6"/>
    <w:rsid w:val="00710566"/>
    <w:rsid w:val="0071194B"/>
    <w:rsid w:val="00711B86"/>
    <w:rsid w:val="007120E6"/>
    <w:rsid w:val="00712108"/>
    <w:rsid w:val="007126B5"/>
    <w:rsid w:val="00712914"/>
    <w:rsid w:val="00712C8A"/>
    <w:rsid w:val="00712D84"/>
    <w:rsid w:val="007134F7"/>
    <w:rsid w:val="0071350D"/>
    <w:rsid w:val="007137F6"/>
    <w:rsid w:val="007139FD"/>
    <w:rsid w:val="00713B10"/>
    <w:rsid w:val="007140E3"/>
    <w:rsid w:val="00714325"/>
    <w:rsid w:val="007149ED"/>
    <w:rsid w:val="00714C3E"/>
    <w:rsid w:val="00715032"/>
    <w:rsid w:val="007153EB"/>
    <w:rsid w:val="007155CB"/>
    <w:rsid w:val="007159AF"/>
    <w:rsid w:val="00716312"/>
    <w:rsid w:val="00716629"/>
    <w:rsid w:val="0071687E"/>
    <w:rsid w:val="00716CE0"/>
    <w:rsid w:val="0071780C"/>
    <w:rsid w:val="00717948"/>
    <w:rsid w:val="00717F94"/>
    <w:rsid w:val="007205D4"/>
    <w:rsid w:val="00720C80"/>
    <w:rsid w:val="007225CD"/>
    <w:rsid w:val="0072327C"/>
    <w:rsid w:val="00723EDA"/>
    <w:rsid w:val="00723FB0"/>
    <w:rsid w:val="00724D8F"/>
    <w:rsid w:val="00724DBD"/>
    <w:rsid w:val="00725A1B"/>
    <w:rsid w:val="00726403"/>
    <w:rsid w:val="00726429"/>
    <w:rsid w:val="0072698F"/>
    <w:rsid w:val="00726E66"/>
    <w:rsid w:val="007276F2"/>
    <w:rsid w:val="00727A54"/>
    <w:rsid w:val="0073068B"/>
    <w:rsid w:val="0073142E"/>
    <w:rsid w:val="00731651"/>
    <w:rsid w:val="007325EC"/>
    <w:rsid w:val="007325F9"/>
    <w:rsid w:val="00732BCE"/>
    <w:rsid w:val="00733280"/>
    <w:rsid w:val="00733E16"/>
    <w:rsid w:val="0073407F"/>
    <w:rsid w:val="0073461D"/>
    <w:rsid w:val="00735357"/>
    <w:rsid w:val="00736002"/>
    <w:rsid w:val="0073611E"/>
    <w:rsid w:val="00736502"/>
    <w:rsid w:val="00736517"/>
    <w:rsid w:val="0073652F"/>
    <w:rsid w:val="00736DF3"/>
    <w:rsid w:val="00737137"/>
    <w:rsid w:val="007375CD"/>
    <w:rsid w:val="007379DB"/>
    <w:rsid w:val="00737B9E"/>
    <w:rsid w:val="007409FC"/>
    <w:rsid w:val="00741574"/>
    <w:rsid w:val="00741D3C"/>
    <w:rsid w:val="007424E0"/>
    <w:rsid w:val="0074316A"/>
    <w:rsid w:val="00743361"/>
    <w:rsid w:val="00743E7E"/>
    <w:rsid w:val="00744414"/>
    <w:rsid w:val="00744998"/>
    <w:rsid w:val="00744F99"/>
    <w:rsid w:val="00745737"/>
    <w:rsid w:val="0074699A"/>
    <w:rsid w:val="0074743C"/>
    <w:rsid w:val="00747533"/>
    <w:rsid w:val="00747CD5"/>
    <w:rsid w:val="00750796"/>
    <w:rsid w:val="00750893"/>
    <w:rsid w:val="00750B88"/>
    <w:rsid w:val="007516CF"/>
    <w:rsid w:val="007518CF"/>
    <w:rsid w:val="00751FFD"/>
    <w:rsid w:val="00752533"/>
    <w:rsid w:val="007526E1"/>
    <w:rsid w:val="00752D41"/>
    <w:rsid w:val="00752D85"/>
    <w:rsid w:val="00754170"/>
    <w:rsid w:val="00754486"/>
    <w:rsid w:val="00754538"/>
    <w:rsid w:val="007546AF"/>
    <w:rsid w:val="00754771"/>
    <w:rsid w:val="00754CB8"/>
    <w:rsid w:val="00755452"/>
    <w:rsid w:val="00755AAE"/>
    <w:rsid w:val="00755AED"/>
    <w:rsid w:val="00755EE9"/>
    <w:rsid w:val="00757B0F"/>
    <w:rsid w:val="00757F5D"/>
    <w:rsid w:val="00760428"/>
    <w:rsid w:val="00760B46"/>
    <w:rsid w:val="00760FBA"/>
    <w:rsid w:val="00761326"/>
    <w:rsid w:val="00761912"/>
    <w:rsid w:val="00761CE3"/>
    <w:rsid w:val="00761E6D"/>
    <w:rsid w:val="007627D6"/>
    <w:rsid w:val="007630A9"/>
    <w:rsid w:val="0076343A"/>
    <w:rsid w:val="007634F9"/>
    <w:rsid w:val="00763892"/>
    <w:rsid w:val="00763B08"/>
    <w:rsid w:val="00763B1F"/>
    <w:rsid w:val="00763E14"/>
    <w:rsid w:val="00764034"/>
    <w:rsid w:val="0076442D"/>
    <w:rsid w:val="00764B9C"/>
    <w:rsid w:val="0076516D"/>
    <w:rsid w:val="00765E0E"/>
    <w:rsid w:val="00766406"/>
    <w:rsid w:val="0076685F"/>
    <w:rsid w:val="00766C72"/>
    <w:rsid w:val="00770651"/>
    <w:rsid w:val="0077126C"/>
    <w:rsid w:val="007712D8"/>
    <w:rsid w:val="00771D85"/>
    <w:rsid w:val="007721DD"/>
    <w:rsid w:val="00772D83"/>
    <w:rsid w:val="00772F9D"/>
    <w:rsid w:val="00773831"/>
    <w:rsid w:val="00773E9B"/>
    <w:rsid w:val="0077422E"/>
    <w:rsid w:val="00774803"/>
    <w:rsid w:val="00774EFD"/>
    <w:rsid w:val="00774F80"/>
    <w:rsid w:val="00775BC5"/>
    <w:rsid w:val="00775D5E"/>
    <w:rsid w:val="00776E59"/>
    <w:rsid w:val="0077714F"/>
    <w:rsid w:val="00777B07"/>
    <w:rsid w:val="00777B56"/>
    <w:rsid w:val="00777FFE"/>
    <w:rsid w:val="00780578"/>
    <w:rsid w:val="00780865"/>
    <w:rsid w:val="00780912"/>
    <w:rsid w:val="0078149A"/>
    <w:rsid w:val="00781560"/>
    <w:rsid w:val="007815D7"/>
    <w:rsid w:val="00782041"/>
    <w:rsid w:val="00782644"/>
    <w:rsid w:val="00782B08"/>
    <w:rsid w:val="0078300D"/>
    <w:rsid w:val="007835FA"/>
    <w:rsid w:val="0078374E"/>
    <w:rsid w:val="007837BC"/>
    <w:rsid w:val="00783A0B"/>
    <w:rsid w:val="007846AD"/>
    <w:rsid w:val="00784852"/>
    <w:rsid w:val="007849A0"/>
    <w:rsid w:val="00784B93"/>
    <w:rsid w:val="00784DBF"/>
    <w:rsid w:val="0078507B"/>
    <w:rsid w:val="007854F2"/>
    <w:rsid w:val="007856BE"/>
    <w:rsid w:val="00785AB2"/>
    <w:rsid w:val="00786776"/>
    <w:rsid w:val="00786783"/>
    <w:rsid w:val="0078678E"/>
    <w:rsid w:val="00786ADF"/>
    <w:rsid w:val="00786DCF"/>
    <w:rsid w:val="00787382"/>
    <w:rsid w:val="0078751A"/>
    <w:rsid w:val="0078781F"/>
    <w:rsid w:val="00787AC5"/>
    <w:rsid w:val="007900F9"/>
    <w:rsid w:val="00790696"/>
    <w:rsid w:val="00791A42"/>
    <w:rsid w:val="007923FD"/>
    <w:rsid w:val="007929A5"/>
    <w:rsid w:val="00792BE4"/>
    <w:rsid w:val="00792EFE"/>
    <w:rsid w:val="00794E56"/>
    <w:rsid w:val="00795567"/>
    <w:rsid w:val="00795AA9"/>
    <w:rsid w:val="00796157"/>
    <w:rsid w:val="0079685B"/>
    <w:rsid w:val="00797343"/>
    <w:rsid w:val="00797C90"/>
    <w:rsid w:val="007A0178"/>
    <w:rsid w:val="007A0533"/>
    <w:rsid w:val="007A1463"/>
    <w:rsid w:val="007A160D"/>
    <w:rsid w:val="007A167D"/>
    <w:rsid w:val="007A1E2E"/>
    <w:rsid w:val="007A226B"/>
    <w:rsid w:val="007A2271"/>
    <w:rsid w:val="007A2303"/>
    <w:rsid w:val="007A2350"/>
    <w:rsid w:val="007A26F8"/>
    <w:rsid w:val="007A3159"/>
    <w:rsid w:val="007A338D"/>
    <w:rsid w:val="007A3508"/>
    <w:rsid w:val="007A3BFA"/>
    <w:rsid w:val="007A3CED"/>
    <w:rsid w:val="007A3E54"/>
    <w:rsid w:val="007A425B"/>
    <w:rsid w:val="007A46D9"/>
    <w:rsid w:val="007A47A0"/>
    <w:rsid w:val="007A585E"/>
    <w:rsid w:val="007A5F0B"/>
    <w:rsid w:val="007A67C3"/>
    <w:rsid w:val="007A6C17"/>
    <w:rsid w:val="007B00ED"/>
    <w:rsid w:val="007B1686"/>
    <w:rsid w:val="007B369A"/>
    <w:rsid w:val="007B393E"/>
    <w:rsid w:val="007B4058"/>
    <w:rsid w:val="007B5370"/>
    <w:rsid w:val="007B676E"/>
    <w:rsid w:val="007B6775"/>
    <w:rsid w:val="007B6C7E"/>
    <w:rsid w:val="007B7091"/>
    <w:rsid w:val="007B7560"/>
    <w:rsid w:val="007B78A1"/>
    <w:rsid w:val="007C00E5"/>
    <w:rsid w:val="007C044D"/>
    <w:rsid w:val="007C08A8"/>
    <w:rsid w:val="007C1786"/>
    <w:rsid w:val="007C1901"/>
    <w:rsid w:val="007C1EC9"/>
    <w:rsid w:val="007C2F5F"/>
    <w:rsid w:val="007C30A0"/>
    <w:rsid w:val="007C30AF"/>
    <w:rsid w:val="007C3317"/>
    <w:rsid w:val="007C3444"/>
    <w:rsid w:val="007C34AF"/>
    <w:rsid w:val="007C3593"/>
    <w:rsid w:val="007C3794"/>
    <w:rsid w:val="007C3F27"/>
    <w:rsid w:val="007C4C01"/>
    <w:rsid w:val="007C4E25"/>
    <w:rsid w:val="007C50EC"/>
    <w:rsid w:val="007C603F"/>
    <w:rsid w:val="007C648A"/>
    <w:rsid w:val="007C6594"/>
    <w:rsid w:val="007C795A"/>
    <w:rsid w:val="007D0041"/>
    <w:rsid w:val="007D03A5"/>
    <w:rsid w:val="007D0959"/>
    <w:rsid w:val="007D1547"/>
    <w:rsid w:val="007D1628"/>
    <w:rsid w:val="007D167B"/>
    <w:rsid w:val="007D1744"/>
    <w:rsid w:val="007D220A"/>
    <w:rsid w:val="007D2C6C"/>
    <w:rsid w:val="007D2D60"/>
    <w:rsid w:val="007D329F"/>
    <w:rsid w:val="007D3346"/>
    <w:rsid w:val="007D40D7"/>
    <w:rsid w:val="007D45BF"/>
    <w:rsid w:val="007D49C3"/>
    <w:rsid w:val="007D56C6"/>
    <w:rsid w:val="007D5A40"/>
    <w:rsid w:val="007D5CAA"/>
    <w:rsid w:val="007D63FC"/>
    <w:rsid w:val="007D65BD"/>
    <w:rsid w:val="007D6D9B"/>
    <w:rsid w:val="007D74DA"/>
    <w:rsid w:val="007D75B9"/>
    <w:rsid w:val="007D781B"/>
    <w:rsid w:val="007E015F"/>
    <w:rsid w:val="007E0F7D"/>
    <w:rsid w:val="007E0FA8"/>
    <w:rsid w:val="007E103D"/>
    <w:rsid w:val="007E1084"/>
    <w:rsid w:val="007E12DE"/>
    <w:rsid w:val="007E137B"/>
    <w:rsid w:val="007E1708"/>
    <w:rsid w:val="007E1BF5"/>
    <w:rsid w:val="007E1C1F"/>
    <w:rsid w:val="007E2507"/>
    <w:rsid w:val="007E2A7E"/>
    <w:rsid w:val="007E2DFA"/>
    <w:rsid w:val="007E2F28"/>
    <w:rsid w:val="007E32D8"/>
    <w:rsid w:val="007E3515"/>
    <w:rsid w:val="007E38C3"/>
    <w:rsid w:val="007E4243"/>
    <w:rsid w:val="007E5021"/>
    <w:rsid w:val="007E5F3E"/>
    <w:rsid w:val="007E5FA8"/>
    <w:rsid w:val="007E6753"/>
    <w:rsid w:val="007E795E"/>
    <w:rsid w:val="007F0018"/>
    <w:rsid w:val="007F0019"/>
    <w:rsid w:val="007F0321"/>
    <w:rsid w:val="007F11B5"/>
    <w:rsid w:val="007F11D1"/>
    <w:rsid w:val="007F136F"/>
    <w:rsid w:val="007F154C"/>
    <w:rsid w:val="007F2175"/>
    <w:rsid w:val="007F23F4"/>
    <w:rsid w:val="007F298B"/>
    <w:rsid w:val="007F2C1A"/>
    <w:rsid w:val="007F4D41"/>
    <w:rsid w:val="007F518D"/>
    <w:rsid w:val="007F5755"/>
    <w:rsid w:val="007F6708"/>
    <w:rsid w:val="00800315"/>
    <w:rsid w:val="0080098F"/>
    <w:rsid w:val="00800B83"/>
    <w:rsid w:val="00801BF8"/>
    <w:rsid w:val="0080268C"/>
    <w:rsid w:val="008034CD"/>
    <w:rsid w:val="008037DD"/>
    <w:rsid w:val="008050B9"/>
    <w:rsid w:val="00805248"/>
    <w:rsid w:val="00805926"/>
    <w:rsid w:val="00805DF5"/>
    <w:rsid w:val="008064BA"/>
    <w:rsid w:val="0080665B"/>
    <w:rsid w:val="008067A5"/>
    <w:rsid w:val="00807EDD"/>
    <w:rsid w:val="008101B5"/>
    <w:rsid w:val="00810443"/>
    <w:rsid w:val="0081080E"/>
    <w:rsid w:val="008109CB"/>
    <w:rsid w:val="008110CD"/>
    <w:rsid w:val="00811A19"/>
    <w:rsid w:val="00811DA5"/>
    <w:rsid w:val="00811F4F"/>
    <w:rsid w:val="0081265C"/>
    <w:rsid w:val="008134CA"/>
    <w:rsid w:val="00814BF0"/>
    <w:rsid w:val="008151A7"/>
    <w:rsid w:val="008154C3"/>
    <w:rsid w:val="00815F6D"/>
    <w:rsid w:val="008161B8"/>
    <w:rsid w:val="008165EB"/>
    <w:rsid w:val="00816682"/>
    <w:rsid w:val="00816E18"/>
    <w:rsid w:val="0081728D"/>
    <w:rsid w:val="00817EE7"/>
    <w:rsid w:val="008207DC"/>
    <w:rsid w:val="00820F5A"/>
    <w:rsid w:val="008210C9"/>
    <w:rsid w:val="0082153B"/>
    <w:rsid w:val="008217D4"/>
    <w:rsid w:val="00821A55"/>
    <w:rsid w:val="00822132"/>
    <w:rsid w:val="00823367"/>
    <w:rsid w:val="00823C32"/>
    <w:rsid w:val="008242BB"/>
    <w:rsid w:val="008246C6"/>
    <w:rsid w:val="008248AD"/>
    <w:rsid w:val="008248D1"/>
    <w:rsid w:val="00824AAE"/>
    <w:rsid w:val="00824C10"/>
    <w:rsid w:val="00825114"/>
    <w:rsid w:val="008253DB"/>
    <w:rsid w:val="008260B4"/>
    <w:rsid w:val="008266E9"/>
    <w:rsid w:val="008268D5"/>
    <w:rsid w:val="0082759B"/>
    <w:rsid w:val="008300D9"/>
    <w:rsid w:val="00830581"/>
    <w:rsid w:val="008306BF"/>
    <w:rsid w:val="0083070E"/>
    <w:rsid w:val="00830AAC"/>
    <w:rsid w:val="00830C36"/>
    <w:rsid w:val="00830F1D"/>
    <w:rsid w:val="00831094"/>
    <w:rsid w:val="00831411"/>
    <w:rsid w:val="00831464"/>
    <w:rsid w:val="008315AD"/>
    <w:rsid w:val="0083198F"/>
    <w:rsid w:val="00831F15"/>
    <w:rsid w:val="00832165"/>
    <w:rsid w:val="00833061"/>
    <w:rsid w:val="00833A76"/>
    <w:rsid w:val="00833D6A"/>
    <w:rsid w:val="00834163"/>
    <w:rsid w:val="00834222"/>
    <w:rsid w:val="008346D9"/>
    <w:rsid w:val="00834A40"/>
    <w:rsid w:val="00834C1E"/>
    <w:rsid w:val="00834C59"/>
    <w:rsid w:val="008352AB"/>
    <w:rsid w:val="008358E6"/>
    <w:rsid w:val="00835B44"/>
    <w:rsid w:val="00835BFA"/>
    <w:rsid w:val="00835C56"/>
    <w:rsid w:val="00835DD9"/>
    <w:rsid w:val="00837D16"/>
    <w:rsid w:val="00840238"/>
    <w:rsid w:val="008406C2"/>
    <w:rsid w:val="00840A07"/>
    <w:rsid w:val="00840A6D"/>
    <w:rsid w:val="00840C3F"/>
    <w:rsid w:val="00840F33"/>
    <w:rsid w:val="00841C4C"/>
    <w:rsid w:val="00841CD4"/>
    <w:rsid w:val="008426EE"/>
    <w:rsid w:val="00843156"/>
    <w:rsid w:val="008432DA"/>
    <w:rsid w:val="008438B9"/>
    <w:rsid w:val="00843B7C"/>
    <w:rsid w:val="00843B9D"/>
    <w:rsid w:val="00843EDB"/>
    <w:rsid w:val="00844494"/>
    <w:rsid w:val="00844FB8"/>
    <w:rsid w:val="0084559D"/>
    <w:rsid w:val="00845F75"/>
    <w:rsid w:val="00846660"/>
    <w:rsid w:val="00846B82"/>
    <w:rsid w:val="00846BA5"/>
    <w:rsid w:val="008475BD"/>
    <w:rsid w:val="00847DE1"/>
    <w:rsid w:val="0085064F"/>
    <w:rsid w:val="008508B2"/>
    <w:rsid w:val="008508BE"/>
    <w:rsid w:val="008509F2"/>
    <w:rsid w:val="00850CBF"/>
    <w:rsid w:val="00851830"/>
    <w:rsid w:val="008519C7"/>
    <w:rsid w:val="00851E52"/>
    <w:rsid w:val="008520D8"/>
    <w:rsid w:val="00852292"/>
    <w:rsid w:val="008522D6"/>
    <w:rsid w:val="008524C2"/>
    <w:rsid w:val="00852873"/>
    <w:rsid w:val="0085293B"/>
    <w:rsid w:val="0085309B"/>
    <w:rsid w:val="00853AEC"/>
    <w:rsid w:val="00853DE1"/>
    <w:rsid w:val="00853F9B"/>
    <w:rsid w:val="0085418F"/>
    <w:rsid w:val="00854BFB"/>
    <w:rsid w:val="0085538A"/>
    <w:rsid w:val="008553EE"/>
    <w:rsid w:val="00855DFF"/>
    <w:rsid w:val="008569CF"/>
    <w:rsid w:val="00856BDB"/>
    <w:rsid w:val="00857146"/>
    <w:rsid w:val="008574CE"/>
    <w:rsid w:val="00857776"/>
    <w:rsid w:val="008601BA"/>
    <w:rsid w:val="0086043F"/>
    <w:rsid w:val="00860834"/>
    <w:rsid w:val="00860A70"/>
    <w:rsid w:val="00860F80"/>
    <w:rsid w:val="00861002"/>
    <w:rsid w:val="00861354"/>
    <w:rsid w:val="008614AE"/>
    <w:rsid w:val="008617DD"/>
    <w:rsid w:val="00861974"/>
    <w:rsid w:val="008636A1"/>
    <w:rsid w:val="00863717"/>
    <w:rsid w:val="00863BC5"/>
    <w:rsid w:val="00864A54"/>
    <w:rsid w:val="00864E91"/>
    <w:rsid w:val="008655EA"/>
    <w:rsid w:val="0086599F"/>
    <w:rsid w:val="00865ACA"/>
    <w:rsid w:val="0086621A"/>
    <w:rsid w:val="008665B6"/>
    <w:rsid w:val="0086712A"/>
    <w:rsid w:val="00867208"/>
    <w:rsid w:val="008675C7"/>
    <w:rsid w:val="008675D8"/>
    <w:rsid w:val="00867616"/>
    <w:rsid w:val="008677B2"/>
    <w:rsid w:val="00870772"/>
    <w:rsid w:val="00870AE7"/>
    <w:rsid w:val="00870B29"/>
    <w:rsid w:val="00870DCB"/>
    <w:rsid w:val="0087106B"/>
    <w:rsid w:val="008716EF"/>
    <w:rsid w:val="008720C3"/>
    <w:rsid w:val="008720E6"/>
    <w:rsid w:val="00872105"/>
    <w:rsid w:val="008734A0"/>
    <w:rsid w:val="00873626"/>
    <w:rsid w:val="008737AD"/>
    <w:rsid w:val="00873A16"/>
    <w:rsid w:val="00873B00"/>
    <w:rsid w:val="00873FC9"/>
    <w:rsid w:val="008743A3"/>
    <w:rsid w:val="00874CED"/>
    <w:rsid w:val="00874E27"/>
    <w:rsid w:val="00874F22"/>
    <w:rsid w:val="00875200"/>
    <w:rsid w:val="008753F3"/>
    <w:rsid w:val="00876B74"/>
    <w:rsid w:val="00876C9A"/>
    <w:rsid w:val="00876FFE"/>
    <w:rsid w:val="008772E0"/>
    <w:rsid w:val="00877314"/>
    <w:rsid w:val="00877990"/>
    <w:rsid w:val="00877AA0"/>
    <w:rsid w:val="00877E66"/>
    <w:rsid w:val="00877F2E"/>
    <w:rsid w:val="0088006F"/>
    <w:rsid w:val="00880E98"/>
    <w:rsid w:val="00881834"/>
    <w:rsid w:val="00881927"/>
    <w:rsid w:val="008823E0"/>
    <w:rsid w:val="00882586"/>
    <w:rsid w:val="008831D4"/>
    <w:rsid w:val="00883372"/>
    <w:rsid w:val="0088389C"/>
    <w:rsid w:val="008838BC"/>
    <w:rsid w:val="00883FF7"/>
    <w:rsid w:val="008841D8"/>
    <w:rsid w:val="008847A1"/>
    <w:rsid w:val="008851EE"/>
    <w:rsid w:val="008856FC"/>
    <w:rsid w:val="00886AE6"/>
    <w:rsid w:val="008871CA"/>
    <w:rsid w:val="008872F6"/>
    <w:rsid w:val="0088785E"/>
    <w:rsid w:val="00890039"/>
    <w:rsid w:val="00890649"/>
    <w:rsid w:val="00891029"/>
    <w:rsid w:val="008927D8"/>
    <w:rsid w:val="00893376"/>
    <w:rsid w:val="00893416"/>
    <w:rsid w:val="0089354C"/>
    <w:rsid w:val="00893595"/>
    <w:rsid w:val="008939F8"/>
    <w:rsid w:val="008946BF"/>
    <w:rsid w:val="00895518"/>
    <w:rsid w:val="008958A5"/>
    <w:rsid w:val="00895D6F"/>
    <w:rsid w:val="00895EDF"/>
    <w:rsid w:val="00896AF3"/>
    <w:rsid w:val="0089722B"/>
    <w:rsid w:val="00897CFC"/>
    <w:rsid w:val="00897F6E"/>
    <w:rsid w:val="008A1279"/>
    <w:rsid w:val="008A14FB"/>
    <w:rsid w:val="008A1DFC"/>
    <w:rsid w:val="008A2192"/>
    <w:rsid w:val="008A2B62"/>
    <w:rsid w:val="008A2D59"/>
    <w:rsid w:val="008A2F24"/>
    <w:rsid w:val="008A3734"/>
    <w:rsid w:val="008A3994"/>
    <w:rsid w:val="008A4768"/>
    <w:rsid w:val="008A4E15"/>
    <w:rsid w:val="008A52EB"/>
    <w:rsid w:val="008A5344"/>
    <w:rsid w:val="008A58E6"/>
    <w:rsid w:val="008A5A34"/>
    <w:rsid w:val="008A6081"/>
    <w:rsid w:val="008A6399"/>
    <w:rsid w:val="008A650E"/>
    <w:rsid w:val="008A661B"/>
    <w:rsid w:val="008A67C9"/>
    <w:rsid w:val="008A7546"/>
    <w:rsid w:val="008A760A"/>
    <w:rsid w:val="008A7689"/>
    <w:rsid w:val="008A787D"/>
    <w:rsid w:val="008A7B1F"/>
    <w:rsid w:val="008B0587"/>
    <w:rsid w:val="008B0711"/>
    <w:rsid w:val="008B074B"/>
    <w:rsid w:val="008B099B"/>
    <w:rsid w:val="008B2064"/>
    <w:rsid w:val="008B2F35"/>
    <w:rsid w:val="008B327F"/>
    <w:rsid w:val="008B33BC"/>
    <w:rsid w:val="008B38DD"/>
    <w:rsid w:val="008B3C17"/>
    <w:rsid w:val="008B3D4A"/>
    <w:rsid w:val="008B413E"/>
    <w:rsid w:val="008B44D2"/>
    <w:rsid w:val="008B4660"/>
    <w:rsid w:val="008B4BBE"/>
    <w:rsid w:val="008B4E6A"/>
    <w:rsid w:val="008B55ED"/>
    <w:rsid w:val="008B646C"/>
    <w:rsid w:val="008B657A"/>
    <w:rsid w:val="008B66E1"/>
    <w:rsid w:val="008B7A5F"/>
    <w:rsid w:val="008B7F01"/>
    <w:rsid w:val="008B7F3B"/>
    <w:rsid w:val="008C0B7F"/>
    <w:rsid w:val="008C1C5D"/>
    <w:rsid w:val="008C264D"/>
    <w:rsid w:val="008C2665"/>
    <w:rsid w:val="008C2DA2"/>
    <w:rsid w:val="008C2F2D"/>
    <w:rsid w:val="008C305A"/>
    <w:rsid w:val="008C3366"/>
    <w:rsid w:val="008C34D3"/>
    <w:rsid w:val="008C3532"/>
    <w:rsid w:val="008C3926"/>
    <w:rsid w:val="008C42EF"/>
    <w:rsid w:val="008C44A7"/>
    <w:rsid w:val="008C4D2F"/>
    <w:rsid w:val="008C4FA6"/>
    <w:rsid w:val="008C579A"/>
    <w:rsid w:val="008C5ABA"/>
    <w:rsid w:val="008C654A"/>
    <w:rsid w:val="008C67AB"/>
    <w:rsid w:val="008C7642"/>
    <w:rsid w:val="008D05C3"/>
    <w:rsid w:val="008D0845"/>
    <w:rsid w:val="008D097B"/>
    <w:rsid w:val="008D0B66"/>
    <w:rsid w:val="008D0D32"/>
    <w:rsid w:val="008D1D9D"/>
    <w:rsid w:val="008D2486"/>
    <w:rsid w:val="008D394D"/>
    <w:rsid w:val="008D397C"/>
    <w:rsid w:val="008D3F83"/>
    <w:rsid w:val="008D406B"/>
    <w:rsid w:val="008D4A3A"/>
    <w:rsid w:val="008D5107"/>
    <w:rsid w:val="008D5125"/>
    <w:rsid w:val="008D5769"/>
    <w:rsid w:val="008D5799"/>
    <w:rsid w:val="008D58C0"/>
    <w:rsid w:val="008D58C3"/>
    <w:rsid w:val="008D626F"/>
    <w:rsid w:val="008D6AC2"/>
    <w:rsid w:val="008D6B93"/>
    <w:rsid w:val="008D77D2"/>
    <w:rsid w:val="008D7D1E"/>
    <w:rsid w:val="008D7DEB"/>
    <w:rsid w:val="008E038B"/>
    <w:rsid w:val="008E0800"/>
    <w:rsid w:val="008E0A05"/>
    <w:rsid w:val="008E0A50"/>
    <w:rsid w:val="008E11BA"/>
    <w:rsid w:val="008E146B"/>
    <w:rsid w:val="008E1795"/>
    <w:rsid w:val="008E2060"/>
    <w:rsid w:val="008E2436"/>
    <w:rsid w:val="008E2603"/>
    <w:rsid w:val="008E30F3"/>
    <w:rsid w:val="008E366B"/>
    <w:rsid w:val="008E3970"/>
    <w:rsid w:val="008E3A30"/>
    <w:rsid w:val="008E4B2A"/>
    <w:rsid w:val="008E4C22"/>
    <w:rsid w:val="008E4DAD"/>
    <w:rsid w:val="008E527C"/>
    <w:rsid w:val="008E552B"/>
    <w:rsid w:val="008E5B18"/>
    <w:rsid w:val="008E5D7F"/>
    <w:rsid w:val="008E71FB"/>
    <w:rsid w:val="008E7342"/>
    <w:rsid w:val="008E738E"/>
    <w:rsid w:val="008E795E"/>
    <w:rsid w:val="008E7A69"/>
    <w:rsid w:val="008E7D51"/>
    <w:rsid w:val="008F0421"/>
    <w:rsid w:val="008F0751"/>
    <w:rsid w:val="008F1155"/>
    <w:rsid w:val="008F1D42"/>
    <w:rsid w:val="008F2330"/>
    <w:rsid w:val="008F25B9"/>
    <w:rsid w:val="008F2727"/>
    <w:rsid w:val="008F27E7"/>
    <w:rsid w:val="008F2B4E"/>
    <w:rsid w:val="008F2E83"/>
    <w:rsid w:val="008F46DF"/>
    <w:rsid w:val="008F47F1"/>
    <w:rsid w:val="008F4992"/>
    <w:rsid w:val="008F543A"/>
    <w:rsid w:val="008F57EE"/>
    <w:rsid w:val="008F635F"/>
    <w:rsid w:val="008F68C2"/>
    <w:rsid w:val="008F69BE"/>
    <w:rsid w:val="008F7399"/>
    <w:rsid w:val="008F74AB"/>
    <w:rsid w:val="008F7E2D"/>
    <w:rsid w:val="00900159"/>
    <w:rsid w:val="0090068D"/>
    <w:rsid w:val="00901A29"/>
    <w:rsid w:val="009022CA"/>
    <w:rsid w:val="0090287E"/>
    <w:rsid w:val="00903B8B"/>
    <w:rsid w:val="00903D34"/>
    <w:rsid w:val="00904EE3"/>
    <w:rsid w:val="00905143"/>
    <w:rsid w:val="00905773"/>
    <w:rsid w:val="00905AE0"/>
    <w:rsid w:val="00905C83"/>
    <w:rsid w:val="00905EF9"/>
    <w:rsid w:val="00905F05"/>
    <w:rsid w:val="009067D2"/>
    <w:rsid w:val="00906F3A"/>
    <w:rsid w:val="009071DD"/>
    <w:rsid w:val="0090778D"/>
    <w:rsid w:val="00907B7F"/>
    <w:rsid w:val="00907F50"/>
    <w:rsid w:val="009103F4"/>
    <w:rsid w:val="009103F7"/>
    <w:rsid w:val="009106B0"/>
    <w:rsid w:val="00910745"/>
    <w:rsid w:val="0091094C"/>
    <w:rsid w:val="00910ABE"/>
    <w:rsid w:val="00910E18"/>
    <w:rsid w:val="00910FBE"/>
    <w:rsid w:val="00911B61"/>
    <w:rsid w:val="00911C81"/>
    <w:rsid w:val="009120E9"/>
    <w:rsid w:val="00912365"/>
    <w:rsid w:val="00912475"/>
    <w:rsid w:val="00912850"/>
    <w:rsid w:val="009133B8"/>
    <w:rsid w:val="009144C0"/>
    <w:rsid w:val="009144E8"/>
    <w:rsid w:val="00914502"/>
    <w:rsid w:val="00914633"/>
    <w:rsid w:val="00914C47"/>
    <w:rsid w:val="0091512E"/>
    <w:rsid w:val="009155B6"/>
    <w:rsid w:val="009155FF"/>
    <w:rsid w:val="0091566B"/>
    <w:rsid w:val="00915969"/>
    <w:rsid w:val="00916245"/>
    <w:rsid w:val="009167DB"/>
    <w:rsid w:val="00916C5E"/>
    <w:rsid w:val="009170B8"/>
    <w:rsid w:val="0091745C"/>
    <w:rsid w:val="00917621"/>
    <w:rsid w:val="0092042A"/>
    <w:rsid w:val="009204B0"/>
    <w:rsid w:val="00920DDB"/>
    <w:rsid w:val="00921020"/>
    <w:rsid w:val="00921548"/>
    <w:rsid w:val="009218FE"/>
    <w:rsid w:val="0092197A"/>
    <w:rsid w:val="00921EC9"/>
    <w:rsid w:val="00922447"/>
    <w:rsid w:val="00922522"/>
    <w:rsid w:val="00923621"/>
    <w:rsid w:val="00924085"/>
    <w:rsid w:val="009249BD"/>
    <w:rsid w:val="00924F89"/>
    <w:rsid w:val="009250F9"/>
    <w:rsid w:val="009266C8"/>
    <w:rsid w:val="00926CD7"/>
    <w:rsid w:val="0092712F"/>
    <w:rsid w:val="00927169"/>
    <w:rsid w:val="009271DA"/>
    <w:rsid w:val="00927877"/>
    <w:rsid w:val="00927B63"/>
    <w:rsid w:val="00927C75"/>
    <w:rsid w:val="0093003F"/>
    <w:rsid w:val="009302C2"/>
    <w:rsid w:val="00930F59"/>
    <w:rsid w:val="00931F1F"/>
    <w:rsid w:val="00931FBA"/>
    <w:rsid w:val="009326F1"/>
    <w:rsid w:val="00932E66"/>
    <w:rsid w:val="00932F82"/>
    <w:rsid w:val="009336B4"/>
    <w:rsid w:val="009337E8"/>
    <w:rsid w:val="00933999"/>
    <w:rsid w:val="00934337"/>
    <w:rsid w:val="00934A17"/>
    <w:rsid w:val="00934B72"/>
    <w:rsid w:val="009351D9"/>
    <w:rsid w:val="0093530D"/>
    <w:rsid w:val="009354C6"/>
    <w:rsid w:val="00936840"/>
    <w:rsid w:val="009372B6"/>
    <w:rsid w:val="009375EB"/>
    <w:rsid w:val="009378A9"/>
    <w:rsid w:val="00940E84"/>
    <w:rsid w:val="00940FB9"/>
    <w:rsid w:val="009418BB"/>
    <w:rsid w:val="0094218F"/>
    <w:rsid w:val="00942CAB"/>
    <w:rsid w:val="009432E2"/>
    <w:rsid w:val="00943782"/>
    <w:rsid w:val="009438C7"/>
    <w:rsid w:val="00943C66"/>
    <w:rsid w:val="009441B1"/>
    <w:rsid w:val="0094487C"/>
    <w:rsid w:val="0094550A"/>
    <w:rsid w:val="009457C8"/>
    <w:rsid w:val="00945900"/>
    <w:rsid w:val="009459A8"/>
    <w:rsid w:val="00945D4C"/>
    <w:rsid w:val="00945F15"/>
    <w:rsid w:val="0094603C"/>
    <w:rsid w:val="009466F1"/>
    <w:rsid w:val="00947140"/>
    <w:rsid w:val="00947764"/>
    <w:rsid w:val="00950170"/>
    <w:rsid w:val="00951016"/>
    <w:rsid w:val="009513C8"/>
    <w:rsid w:val="00951784"/>
    <w:rsid w:val="00951A40"/>
    <w:rsid w:val="00951F27"/>
    <w:rsid w:val="009536EE"/>
    <w:rsid w:val="00953BB3"/>
    <w:rsid w:val="00953E1D"/>
    <w:rsid w:val="0095411A"/>
    <w:rsid w:val="00954170"/>
    <w:rsid w:val="00955834"/>
    <w:rsid w:val="00955DF1"/>
    <w:rsid w:val="009565AF"/>
    <w:rsid w:val="00956910"/>
    <w:rsid w:val="00956969"/>
    <w:rsid w:val="00957A23"/>
    <w:rsid w:val="00957B2E"/>
    <w:rsid w:val="00957E1B"/>
    <w:rsid w:val="00957FDC"/>
    <w:rsid w:val="009606F8"/>
    <w:rsid w:val="00960B5E"/>
    <w:rsid w:val="00960BD9"/>
    <w:rsid w:val="00960D09"/>
    <w:rsid w:val="00960F24"/>
    <w:rsid w:val="009610DF"/>
    <w:rsid w:val="00961380"/>
    <w:rsid w:val="00961659"/>
    <w:rsid w:val="00961E7E"/>
    <w:rsid w:val="0096202C"/>
    <w:rsid w:val="00962432"/>
    <w:rsid w:val="00962620"/>
    <w:rsid w:val="00962825"/>
    <w:rsid w:val="00962FB5"/>
    <w:rsid w:val="00963003"/>
    <w:rsid w:val="00964580"/>
    <w:rsid w:val="009645BC"/>
    <w:rsid w:val="00964656"/>
    <w:rsid w:val="009647FD"/>
    <w:rsid w:val="00965408"/>
    <w:rsid w:val="00965B50"/>
    <w:rsid w:val="00965C99"/>
    <w:rsid w:val="00965E0B"/>
    <w:rsid w:val="009661D9"/>
    <w:rsid w:val="0096630F"/>
    <w:rsid w:val="0096646E"/>
    <w:rsid w:val="00966846"/>
    <w:rsid w:val="00966B56"/>
    <w:rsid w:val="00966C20"/>
    <w:rsid w:val="0097005C"/>
    <w:rsid w:val="009700B7"/>
    <w:rsid w:val="0097021A"/>
    <w:rsid w:val="009702E7"/>
    <w:rsid w:val="009709A6"/>
    <w:rsid w:val="00970CD2"/>
    <w:rsid w:val="009716C8"/>
    <w:rsid w:val="00971894"/>
    <w:rsid w:val="00971A33"/>
    <w:rsid w:val="009722D0"/>
    <w:rsid w:val="00972498"/>
    <w:rsid w:val="00972948"/>
    <w:rsid w:val="00972DD2"/>
    <w:rsid w:val="009732AE"/>
    <w:rsid w:val="00973A07"/>
    <w:rsid w:val="00973A4E"/>
    <w:rsid w:val="00973E97"/>
    <w:rsid w:val="00973F40"/>
    <w:rsid w:val="0097437A"/>
    <w:rsid w:val="00974483"/>
    <w:rsid w:val="00974966"/>
    <w:rsid w:val="00974B78"/>
    <w:rsid w:val="00974C93"/>
    <w:rsid w:val="009752FE"/>
    <w:rsid w:val="00975653"/>
    <w:rsid w:val="00975A96"/>
    <w:rsid w:val="00976AD5"/>
    <w:rsid w:val="00977C7E"/>
    <w:rsid w:val="00977E6C"/>
    <w:rsid w:val="00980C03"/>
    <w:rsid w:val="00980C0D"/>
    <w:rsid w:val="00980F30"/>
    <w:rsid w:val="00980F4E"/>
    <w:rsid w:val="00981AB4"/>
    <w:rsid w:val="00981DD6"/>
    <w:rsid w:val="00983564"/>
    <w:rsid w:val="009836A8"/>
    <w:rsid w:val="009839E4"/>
    <w:rsid w:val="00983BB0"/>
    <w:rsid w:val="00984312"/>
    <w:rsid w:val="00984E93"/>
    <w:rsid w:val="0098517F"/>
    <w:rsid w:val="0098570B"/>
    <w:rsid w:val="0098671F"/>
    <w:rsid w:val="00986D1F"/>
    <w:rsid w:val="009873BD"/>
    <w:rsid w:val="00987B20"/>
    <w:rsid w:val="00987F05"/>
    <w:rsid w:val="00987F4C"/>
    <w:rsid w:val="009904A4"/>
    <w:rsid w:val="00990B21"/>
    <w:rsid w:val="009911B6"/>
    <w:rsid w:val="00991248"/>
    <w:rsid w:val="00992363"/>
    <w:rsid w:val="00992474"/>
    <w:rsid w:val="00992724"/>
    <w:rsid w:val="00992A28"/>
    <w:rsid w:val="00992E8B"/>
    <w:rsid w:val="009931EE"/>
    <w:rsid w:val="0099368D"/>
    <w:rsid w:val="00993EC0"/>
    <w:rsid w:val="00993F79"/>
    <w:rsid w:val="00994374"/>
    <w:rsid w:val="00994782"/>
    <w:rsid w:val="00994AE4"/>
    <w:rsid w:val="00994C47"/>
    <w:rsid w:val="00995427"/>
    <w:rsid w:val="00995561"/>
    <w:rsid w:val="0099586A"/>
    <w:rsid w:val="00995966"/>
    <w:rsid w:val="00996BB0"/>
    <w:rsid w:val="00996DB1"/>
    <w:rsid w:val="00996E84"/>
    <w:rsid w:val="0099740E"/>
    <w:rsid w:val="009974C0"/>
    <w:rsid w:val="009979AC"/>
    <w:rsid w:val="009A03D6"/>
    <w:rsid w:val="009A0D99"/>
    <w:rsid w:val="009A0DCE"/>
    <w:rsid w:val="009A0EDC"/>
    <w:rsid w:val="009A0FB8"/>
    <w:rsid w:val="009A10FB"/>
    <w:rsid w:val="009A17C1"/>
    <w:rsid w:val="009A1AC6"/>
    <w:rsid w:val="009A1D4A"/>
    <w:rsid w:val="009A22AB"/>
    <w:rsid w:val="009A2BFD"/>
    <w:rsid w:val="009A31A8"/>
    <w:rsid w:val="009A3BA6"/>
    <w:rsid w:val="009A495B"/>
    <w:rsid w:val="009A4D45"/>
    <w:rsid w:val="009A511A"/>
    <w:rsid w:val="009A65E6"/>
    <w:rsid w:val="009A67AD"/>
    <w:rsid w:val="009A68CF"/>
    <w:rsid w:val="009A73C5"/>
    <w:rsid w:val="009A7A48"/>
    <w:rsid w:val="009A7CAC"/>
    <w:rsid w:val="009A7D46"/>
    <w:rsid w:val="009A7F39"/>
    <w:rsid w:val="009B008E"/>
    <w:rsid w:val="009B017C"/>
    <w:rsid w:val="009B0745"/>
    <w:rsid w:val="009B0962"/>
    <w:rsid w:val="009B0E9B"/>
    <w:rsid w:val="009B1EB0"/>
    <w:rsid w:val="009B2138"/>
    <w:rsid w:val="009B26CA"/>
    <w:rsid w:val="009B26F7"/>
    <w:rsid w:val="009B291D"/>
    <w:rsid w:val="009B3C45"/>
    <w:rsid w:val="009B3D14"/>
    <w:rsid w:val="009B40D1"/>
    <w:rsid w:val="009B48F6"/>
    <w:rsid w:val="009B4A33"/>
    <w:rsid w:val="009B55B9"/>
    <w:rsid w:val="009B5A5F"/>
    <w:rsid w:val="009B5CF1"/>
    <w:rsid w:val="009B5E41"/>
    <w:rsid w:val="009B674F"/>
    <w:rsid w:val="009B69A2"/>
    <w:rsid w:val="009B69B0"/>
    <w:rsid w:val="009B71B4"/>
    <w:rsid w:val="009B7274"/>
    <w:rsid w:val="009B76E4"/>
    <w:rsid w:val="009C008B"/>
    <w:rsid w:val="009C0685"/>
    <w:rsid w:val="009C0D54"/>
    <w:rsid w:val="009C12A4"/>
    <w:rsid w:val="009C1442"/>
    <w:rsid w:val="009C149D"/>
    <w:rsid w:val="009C1921"/>
    <w:rsid w:val="009C2301"/>
    <w:rsid w:val="009C2421"/>
    <w:rsid w:val="009C2E4F"/>
    <w:rsid w:val="009C374D"/>
    <w:rsid w:val="009C3785"/>
    <w:rsid w:val="009C396C"/>
    <w:rsid w:val="009C3D4D"/>
    <w:rsid w:val="009C4431"/>
    <w:rsid w:val="009C5AB0"/>
    <w:rsid w:val="009C5D18"/>
    <w:rsid w:val="009C5DCB"/>
    <w:rsid w:val="009C65C6"/>
    <w:rsid w:val="009C65D2"/>
    <w:rsid w:val="009C6EF3"/>
    <w:rsid w:val="009C77F9"/>
    <w:rsid w:val="009C7E5D"/>
    <w:rsid w:val="009D08E7"/>
    <w:rsid w:val="009D0D0C"/>
    <w:rsid w:val="009D119E"/>
    <w:rsid w:val="009D1E23"/>
    <w:rsid w:val="009D1EAD"/>
    <w:rsid w:val="009D271B"/>
    <w:rsid w:val="009D2AAB"/>
    <w:rsid w:val="009D363E"/>
    <w:rsid w:val="009D46D7"/>
    <w:rsid w:val="009D473C"/>
    <w:rsid w:val="009D48FD"/>
    <w:rsid w:val="009D4B23"/>
    <w:rsid w:val="009D50C0"/>
    <w:rsid w:val="009D5442"/>
    <w:rsid w:val="009D55E2"/>
    <w:rsid w:val="009D6185"/>
    <w:rsid w:val="009D67A5"/>
    <w:rsid w:val="009D6E7C"/>
    <w:rsid w:val="009E0423"/>
    <w:rsid w:val="009E0B4A"/>
    <w:rsid w:val="009E11CF"/>
    <w:rsid w:val="009E11D6"/>
    <w:rsid w:val="009E160E"/>
    <w:rsid w:val="009E2A61"/>
    <w:rsid w:val="009E2DAF"/>
    <w:rsid w:val="009E2E01"/>
    <w:rsid w:val="009E2EFA"/>
    <w:rsid w:val="009E3A65"/>
    <w:rsid w:val="009E45D5"/>
    <w:rsid w:val="009E4604"/>
    <w:rsid w:val="009E49FE"/>
    <w:rsid w:val="009E4FE4"/>
    <w:rsid w:val="009E509B"/>
    <w:rsid w:val="009E51C6"/>
    <w:rsid w:val="009E595B"/>
    <w:rsid w:val="009E5B6D"/>
    <w:rsid w:val="009E6A02"/>
    <w:rsid w:val="009E6B77"/>
    <w:rsid w:val="009E701D"/>
    <w:rsid w:val="009E7B21"/>
    <w:rsid w:val="009F0D2B"/>
    <w:rsid w:val="009F0E66"/>
    <w:rsid w:val="009F0FDA"/>
    <w:rsid w:val="009F0FEE"/>
    <w:rsid w:val="009F1412"/>
    <w:rsid w:val="009F2015"/>
    <w:rsid w:val="009F28B0"/>
    <w:rsid w:val="009F2C59"/>
    <w:rsid w:val="009F2E5F"/>
    <w:rsid w:val="009F3F62"/>
    <w:rsid w:val="009F44A5"/>
    <w:rsid w:val="009F4825"/>
    <w:rsid w:val="009F4C04"/>
    <w:rsid w:val="009F4C2F"/>
    <w:rsid w:val="009F4EB3"/>
    <w:rsid w:val="009F52FE"/>
    <w:rsid w:val="009F5E53"/>
    <w:rsid w:val="009F74AB"/>
    <w:rsid w:val="00A00761"/>
    <w:rsid w:val="00A00A8E"/>
    <w:rsid w:val="00A01219"/>
    <w:rsid w:val="00A0180F"/>
    <w:rsid w:val="00A019DC"/>
    <w:rsid w:val="00A01AA8"/>
    <w:rsid w:val="00A01AF9"/>
    <w:rsid w:val="00A02651"/>
    <w:rsid w:val="00A029AF"/>
    <w:rsid w:val="00A02B9D"/>
    <w:rsid w:val="00A02CA4"/>
    <w:rsid w:val="00A03247"/>
    <w:rsid w:val="00A035E8"/>
    <w:rsid w:val="00A037AA"/>
    <w:rsid w:val="00A04939"/>
    <w:rsid w:val="00A049E5"/>
    <w:rsid w:val="00A04FAC"/>
    <w:rsid w:val="00A04FB9"/>
    <w:rsid w:val="00A055A3"/>
    <w:rsid w:val="00A05D20"/>
    <w:rsid w:val="00A05E2A"/>
    <w:rsid w:val="00A06AC0"/>
    <w:rsid w:val="00A07831"/>
    <w:rsid w:val="00A10361"/>
    <w:rsid w:val="00A105FB"/>
    <w:rsid w:val="00A11C90"/>
    <w:rsid w:val="00A11FF6"/>
    <w:rsid w:val="00A12094"/>
    <w:rsid w:val="00A1247B"/>
    <w:rsid w:val="00A1277C"/>
    <w:rsid w:val="00A129A6"/>
    <w:rsid w:val="00A12DB0"/>
    <w:rsid w:val="00A132D5"/>
    <w:rsid w:val="00A138AF"/>
    <w:rsid w:val="00A13C18"/>
    <w:rsid w:val="00A14C30"/>
    <w:rsid w:val="00A14D5A"/>
    <w:rsid w:val="00A150EC"/>
    <w:rsid w:val="00A1530F"/>
    <w:rsid w:val="00A1570C"/>
    <w:rsid w:val="00A15B59"/>
    <w:rsid w:val="00A166E0"/>
    <w:rsid w:val="00A16A64"/>
    <w:rsid w:val="00A16E40"/>
    <w:rsid w:val="00A1737B"/>
    <w:rsid w:val="00A17A4F"/>
    <w:rsid w:val="00A17DDA"/>
    <w:rsid w:val="00A203FF"/>
    <w:rsid w:val="00A205BF"/>
    <w:rsid w:val="00A216A2"/>
    <w:rsid w:val="00A21B77"/>
    <w:rsid w:val="00A22C5E"/>
    <w:rsid w:val="00A2349C"/>
    <w:rsid w:val="00A23922"/>
    <w:rsid w:val="00A23BD8"/>
    <w:rsid w:val="00A24253"/>
    <w:rsid w:val="00A2497C"/>
    <w:rsid w:val="00A25123"/>
    <w:rsid w:val="00A260E1"/>
    <w:rsid w:val="00A2624D"/>
    <w:rsid w:val="00A2634E"/>
    <w:rsid w:val="00A269E3"/>
    <w:rsid w:val="00A270D6"/>
    <w:rsid w:val="00A27565"/>
    <w:rsid w:val="00A27AAA"/>
    <w:rsid w:val="00A27C2D"/>
    <w:rsid w:val="00A27D7A"/>
    <w:rsid w:val="00A3038C"/>
    <w:rsid w:val="00A30860"/>
    <w:rsid w:val="00A30B09"/>
    <w:rsid w:val="00A30D43"/>
    <w:rsid w:val="00A315FF"/>
    <w:rsid w:val="00A31739"/>
    <w:rsid w:val="00A31792"/>
    <w:rsid w:val="00A32107"/>
    <w:rsid w:val="00A323B6"/>
    <w:rsid w:val="00A3349B"/>
    <w:rsid w:val="00A33AF3"/>
    <w:rsid w:val="00A33BA5"/>
    <w:rsid w:val="00A3452D"/>
    <w:rsid w:val="00A34C9D"/>
    <w:rsid w:val="00A3501E"/>
    <w:rsid w:val="00A35584"/>
    <w:rsid w:val="00A35AA3"/>
    <w:rsid w:val="00A36447"/>
    <w:rsid w:val="00A365E9"/>
    <w:rsid w:val="00A369A7"/>
    <w:rsid w:val="00A37A4C"/>
    <w:rsid w:val="00A37C8C"/>
    <w:rsid w:val="00A40141"/>
    <w:rsid w:val="00A40866"/>
    <w:rsid w:val="00A40B27"/>
    <w:rsid w:val="00A410E3"/>
    <w:rsid w:val="00A421A2"/>
    <w:rsid w:val="00A42249"/>
    <w:rsid w:val="00A425AA"/>
    <w:rsid w:val="00A42BAA"/>
    <w:rsid w:val="00A42CEC"/>
    <w:rsid w:val="00A432B7"/>
    <w:rsid w:val="00A433A6"/>
    <w:rsid w:val="00A434CF"/>
    <w:rsid w:val="00A43BA6"/>
    <w:rsid w:val="00A4435B"/>
    <w:rsid w:val="00A454E7"/>
    <w:rsid w:val="00A45EAB"/>
    <w:rsid w:val="00A45EB3"/>
    <w:rsid w:val="00A463F0"/>
    <w:rsid w:val="00A4671E"/>
    <w:rsid w:val="00A46ADD"/>
    <w:rsid w:val="00A46B2B"/>
    <w:rsid w:val="00A46B4E"/>
    <w:rsid w:val="00A46CD1"/>
    <w:rsid w:val="00A472CF"/>
    <w:rsid w:val="00A47335"/>
    <w:rsid w:val="00A47504"/>
    <w:rsid w:val="00A47668"/>
    <w:rsid w:val="00A47715"/>
    <w:rsid w:val="00A47D1D"/>
    <w:rsid w:val="00A50586"/>
    <w:rsid w:val="00A50D7C"/>
    <w:rsid w:val="00A51022"/>
    <w:rsid w:val="00A52480"/>
    <w:rsid w:val="00A524C9"/>
    <w:rsid w:val="00A52A2A"/>
    <w:rsid w:val="00A52C3F"/>
    <w:rsid w:val="00A52DA9"/>
    <w:rsid w:val="00A53410"/>
    <w:rsid w:val="00A53D18"/>
    <w:rsid w:val="00A5411F"/>
    <w:rsid w:val="00A5521F"/>
    <w:rsid w:val="00A555BA"/>
    <w:rsid w:val="00A56688"/>
    <w:rsid w:val="00A568B2"/>
    <w:rsid w:val="00A56900"/>
    <w:rsid w:val="00A569FB"/>
    <w:rsid w:val="00A56C92"/>
    <w:rsid w:val="00A56FA4"/>
    <w:rsid w:val="00A607BC"/>
    <w:rsid w:val="00A613D4"/>
    <w:rsid w:val="00A614EC"/>
    <w:rsid w:val="00A61600"/>
    <w:rsid w:val="00A61723"/>
    <w:rsid w:val="00A626B2"/>
    <w:rsid w:val="00A63009"/>
    <w:rsid w:val="00A63CD1"/>
    <w:rsid w:val="00A63DEC"/>
    <w:rsid w:val="00A64DD7"/>
    <w:rsid w:val="00A64F52"/>
    <w:rsid w:val="00A65CCB"/>
    <w:rsid w:val="00A65DAE"/>
    <w:rsid w:val="00A65F7D"/>
    <w:rsid w:val="00A66264"/>
    <w:rsid w:val="00A662D0"/>
    <w:rsid w:val="00A66749"/>
    <w:rsid w:val="00A677EF"/>
    <w:rsid w:val="00A691BF"/>
    <w:rsid w:val="00A70006"/>
    <w:rsid w:val="00A70007"/>
    <w:rsid w:val="00A70AD2"/>
    <w:rsid w:val="00A70DC3"/>
    <w:rsid w:val="00A70F09"/>
    <w:rsid w:val="00A715A1"/>
    <w:rsid w:val="00A730AC"/>
    <w:rsid w:val="00A733A2"/>
    <w:rsid w:val="00A737CB"/>
    <w:rsid w:val="00A73849"/>
    <w:rsid w:val="00A742BD"/>
    <w:rsid w:val="00A74584"/>
    <w:rsid w:val="00A748CC"/>
    <w:rsid w:val="00A74A2B"/>
    <w:rsid w:val="00A74DFF"/>
    <w:rsid w:val="00A75021"/>
    <w:rsid w:val="00A7588B"/>
    <w:rsid w:val="00A76772"/>
    <w:rsid w:val="00A76D0F"/>
    <w:rsid w:val="00A77507"/>
    <w:rsid w:val="00A77556"/>
    <w:rsid w:val="00A775C2"/>
    <w:rsid w:val="00A7768C"/>
    <w:rsid w:val="00A77B90"/>
    <w:rsid w:val="00A77C79"/>
    <w:rsid w:val="00A80146"/>
    <w:rsid w:val="00A804FF"/>
    <w:rsid w:val="00A806C2"/>
    <w:rsid w:val="00A80754"/>
    <w:rsid w:val="00A80A15"/>
    <w:rsid w:val="00A80BD5"/>
    <w:rsid w:val="00A80FF5"/>
    <w:rsid w:val="00A81238"/>
    <w:rsid w:val="00A8173C"/>
    <w:rsid w:val="00A81D43"/>
    <w:rsid w:val="00A821B9"/>
    <w:rsid w:val="00A82405"/>
    <w:rsid w:val="00A82733"/>
    <w:rsid w:val="00A828AE"/>
    <w:rsid w:val="00A82B86"/>
    <w:rsid w:val="00A832E8"/>
    <w:rsid w:val="00A8352C"/>
    <w:rsid w:val="00A836A4"/>
    <w:rsid w:val="00A8370B"/>
    <w:rsid w:val="00A83987"/>
    <w:rsid w:val="00A83C02"/>
    <w:rsid w:val="00A83E93"/>
    <w:rsid w:val="00A83EC4"/>
    <w:rsid w:val="00A8474B"/>
    <w:rsid w:val="00A84846"/>
    <w:rsid w:val="00A84911"/>
    <w:rsid w:val="00A84A53"/>
    <w:rsid w:val="00A85E6C"/>
    <w:rsid w:val="00A86076"/>
    <w:rsid w:val="00A8661B"/>
    <w:rsid w:val="00A86DAF"/>
    <w:rsid w:val="00A87497"/>
    <w:rsid w:val="00A8778B"/>
    <w:rsid w:val="00A87995"/>
    <w:rsid w:val="00A9013F"/>
    <w:rsid w:val="00A9033D"/>
    <w:rsid w:val="00A903A6"/>
    <w:rsid w:val="00A90AE9"/>
    <w:rsid w:val="00A910B1"/>
    <w:rsid w:val="00A91C87"/>
    <w:rsid w:val="00A92418"/>
    <w:rsid w:val="00A92487"/>
    <w:rsid w:val="00A92961"/>
    <w:rsid w:val="00A92A22"/>
    <w:rsid w:val="00A92F34"/>
    <w:rsid w:val="00A93259"/>
    <w:rsid w:val="00A93599"/>
    <w:rsid w:val="00A95C1B"/>
    <w:rsid w:val="00A95FCF"/>
    <w:rsid w:val="00A96060"/>
    <w:rsid w:val="00A96DB2"/>
    <w:rsid w:val="00A96DBC"/>
    <w:rsid w:val="00A9730C"/>
    <w:rsid w:val="00A9797E"/>
    <w:rsid w:val="00A97CDA"/>
    <w:rsid w:val="00AA0CEA"/>
    <w:rsid w:val="00AA17D3"/>
    <w:rsid w:val="00AA1ECB"/>
    <w:rsid w:val="00AA2404"/>
    <w:rsid w:val="00AA2573"/>
    <w:rsid w:val="00AA2762"/>
    <w:rsid w:val="00AA28DB"/>
    <w:rsid w:val="00AA2C98"/>
    <w:rsid w:val="00AA2EBA"/>
    <w:rsid w:val="00AA329E"/>
    <w:rsid w:val="00AA3A56"/>
    <w:rsid w:val="00AA3B47"/>
    <w:rsid w:val="00AA40DC"/>
    <w:rsid w:val="00AA41B5"/>
    <w:rsid w:val="00AA4C16"/>
    <w:rsid w:val="00AA5276"/>
    <w:rsid w:val="00AA55B0"/>
    <w:rsid w:val="00AA578A"/>
    <w:rsid w:val="00AA5B40"/>
    <w:rsid w:val="00AA6096"/>
    <w:rsid w:val="00AA637D"/>
    <w:rsid w:val="00AA64CF"/>
    <w:rsid w:val="00AA6598"/>
    <w:rsid w:val="00AA65B2"/>
    <w:rsid w:val="00AA6B51"/>
    <w:rsid w:val="00AA6C5F"/>
    <w:rsid w:val="00AA6FF8"/>
    <w:rsid w:val="00AA7299"/>
    <w:rsid w:val="00AA7483"/>
    <w:rsid w:val="00AB0889"/>
    <w:rsid w:val="00AB12CB"/>
    <w:rsid w:val="00AB1969"/>
    <w:rsid w:val="00AB1CA7"/>
    <w:rsid w:val="00AB1CC0"/>
    <w:rsid w:val="00AB1E1F"/>
    <w:rsid w:val="00AB2ADD"/>
    <w:rsid w:val="00AB2C62"/>
    <w:rsid w:val="00AB4C26"/>
    <w:rsid w:val="00AB66A2"/>
    <w:rsid w:val="00AB70E4"/>
    <w:rsid w:val="00AB7619"/>
    <w:rsid w:val="00AB7783"/>
    <w:rsid w:val="00AC01E5"/>
    <w:rsid w:val="00AC1395"/>
    <w:rsid w:val="00AC1441"/>
    <w:rsid w:val="00AC178E"/>
    <w:rsid w:val="00AC1AFD"/>
    <w:rsid w:val="00AC1E94"/>
    <w:rsid w:val="00AC24F9"/>
    <w:rsid w:val="00AC305B"/>
    <w:rsid w:val="00AC48A3"/>
    <w:rsid w:val="00AC4FB5"/>
    <w:rsid w:val="00AC5904"/>
    <w:rsid w:val="00AC59BA"/>
    <w:rsid w:val="00AC600D"/>
    <w:rsid w:val="00AC603A"/>
    <w:rsid w:val="00AC7B2F"/>
    <w:rsid w:val="00AC7D7F"/>
    <w:rsid w:val="00AD04BC"/>
    <w:rsid w:val="00AD07FE"/>
    <w:rsid w:val="00AD082D"/>
    <w:rsid w:val="00AD0CCD"/>
    <w:rsid w:val="00AD0D9C"/>
    <w:rsid w:val="00AD0E31"/>
    <w:rsid w:val="00AD11D5"/>
    <w:rsid w:val="00AD2575"/>
    <w:rsid w:val="00AD2982"/>
    <w:rsid w:val="00AD373E"/>
    <w:rsid w:val="00AD3FA2"/>
    <w:rsid w:val="00AD41C4"/>
    <w:rsid w:val="00AD4808"/>
    <w:rsid w:val="00AD4C22"/>
    <w:rsid w:val="00AD4C79"/>
    <w:rsid w:val="00AD4CC3"/>
    <w:rsid w:val="00AD514B"/>
    <w:rsid w:val="00AD51A6"/>
    <w:rsid w:val="00AD5400"/>
    <w:rsid w:val="00AD56BD"/>
    <w:rsid w:val="00AD6455"/>
    <w:rsid w:val="00AD6BB5"/>
    <w:rsid w:val="00AD6CF1"/>
    <w:rsid w:val="00AD6EAD"/>
    <w:rsid w:val="00AD7460"/>
    <w:rsid w:val="00AD74C8"/>
    <w:rsid w:val="00AE026F"/>
    <w:rsid w:val="00AE0486"/>
    <w:rsid w:val="00AE0B3C"/>
    <w:rsid w:val="00AE0BE5"/>
    <w:rsid w:val="00AE16F7"/>
    <w:rsid w:val="00AE185F"/>
    <w:rsid w:val="00AE1A22"/>
    <w:rsid w:val="00AE1B66"/>
    <w:rsid w:val="00AE3127"/>
    <w:rsid w:val="00AE314F"/>
    <w:rsid w:val="00AE3840"/>
    <w:rsid w:val="00AE4EDF"/>
    <w:rsid w:val="00AE54EC"/>
    <w:rsid w:val="00AE5644"/>
    <w:rsid w:val="00AE5678"/>
    <w:rsid w:val="00AE6C4B"/>
    <w:rsid w:val="00AE739A"/>
    <w:rsid w:val="00AE7642"/>
    <w:rsid w:val="00AE7B75"/>
    <w:rsid w:val="00AE7BE3"/>
    <w:rsid w:val="00AE7CCF"/>
    <w:rsid w:val="00AF0156"/>
    <w:rsid w:val="00AF07E5"/>
    <w:rsid w:val="00AF0B25"/>
    <w:rsid w:val="00AF1008"/>
    <w:rsid w:val="00AF1050"/>
    <w:rsid w:val="00AF1164"/>
    <w:rsid w:val="00AF11B9"/>
    <w:rsid w:val="00AF1548"/>
    <w:rsid w:val="00AF19AA"/>
    <w:rsid w:val="00AF1D74"/>
    <w:rsid w:val="00AF24FC"/>
    <w:rsid w:val="00AF25BE"/>
    <w:rsid w:val="00AF2816"/>
    <w:rsid w:val="00AF2CB1"/>
    <w:rsid w:val="00AF2CF5"/>
    <w:rsid w:val="00AF2F8C"/>
    <w:rsid w:val="00AF3164"/>
    <w:rsid w:val="00AF384B"/>
    <w:rsid w:val="00AF4D12"/>
    <w:rsid w:val="00AF5E30"/>
    <w:rsid w:val="00AF603D"/>
    <w:rsid w:val="00AF6A2F"/>
    <w:rsid w:val="00AF6A31"/>
    <w:rsid w:val="00AF6D62"/>
    <w:rsid w:val="00AF7B14"/>
    <w:rsid w:val="00AF7D09"/>
    <w:rsid w:val="00AF7E67"/>
    <w:rsid w:val="00B00167"/>
    <w:rsid w:val="00B0034F"/>
    <w:rsid w:val="00B00A9D"/>
    <w:rsid w:val="00B017C9"/>
    <w:rsid w:val="00B01D30"/>
    <w:rsid w:val="00B02E16"/>
    <w:rsid w:val="00B03275"/>
    <w:rsid w:val="00B0354B"/>
    <w:rsid w:val="00B03892"/>
    <w:rsid w:val="00B03912"/>
    <w:rsid w:val="00B04084"/>
    <w:rsid w:val="00B04894"/>
    <w:rsid w:val="00B04A3F"/>
    <w:rsid w:val="00B04DA9"/>
    <w:rsid w:val="00B04EA2"/>
    <w:rsid w:val="00B04EDA"/>
    <w:rsid w:val="00B0587E"/>
    <w:rsid w:val="00B058DF"/>
    <w:rsid w:val="00B059F7"/>
    <w:rsid w:val="00B05E6F"/>
    <w:rsid w:val="00B06040"/>
    <w:rsid w:val="00B065FF"/>
    <w:rsid w:val="00B06A52"/>
    <w:rsid w:val="00B06DB2"/>
    <w:rsid w:val="00B06F62"/>
    <w:rsid w:val="00B07123"/>
    <w:rsid w:val="00B07A5E"/>
    <w:rsid w:val="00B112C5"/>
    <w:rsid w:val="00B113B4"/>
    <w:rsid w:val="00B116DF"/>
    <w:rsid w:val="00B11A63"/>
    <w:rsid w:val="00B11C8B"/>
    <w:rsid w:val="00B11EB8"/>
    <w:rsid w:val="00B11FD3"/>
    <w:rsid w:val="00B12112"/>
    <w:rsid w:val="00B134DC"/>
    <w:rsid w:val="00B139D7"/>
    <w:rsid w:val="00B139EB"/>
    <w:rsid w:val="00B13E62"/>
    <w:rsid w:val="00B14D37"/>
    <w:rsid w:val="00B14D70"/>
    <w:rsid w:val="00B15092"/>
    <w:rsid w:val="00B15148"/>
    <w:rsid w:val="00B15B4D"/>
    <w:rsid w:val="00B1672B"/>
    <w:rsid w:val="00B16876"/>
    <w:rsid w:val="00B17013"/>
    <w:rsid w:val="00B17C44"/>
    <w:rsid w:val="00B200CE"/>
    <w:rsid w:val="00B2060E"/>
    <w:rsid w:val="00B20DBF"/>
    <w:rsid w:val="00B20FF2"/>
    <w:rsid w:val="00B212D7"/>
    <w:rsid w:val="00B21367"/>
    <w:rsid w:val="00B2178C"/>
    <w:rsid w:val="00B22BA9"/>
    <w:rsid w:val="00B232AC"/>
    <w:rsid w:val="00B243D8"/>
    <w:rsid w:val="00B25A19"/>
    <w:rsid w:val="00B25E1A"/>
    <w:rsid w:val="00B25F43"/>
    <w:rsid w:val="00B25F82"/>
    <w:rsid w:val="00B26969"/>
    <w:rsid w:val="00B2699F"/>
    <w:rsid w:val="00B26F24"/>
    <w:rsid w:val="00B27637"/>
    <w:rsid w:val="00B278AF"/>
    <w:rsid w:val="00B27AEC"/>
    <w:rsid w:val="00B30783"/>
    <w:rsid w:val="00B30AB3"/>
    <w:rsid w:val="00B30B57"/>
    <w:rsid w:val="00B30F2F"/>
    <w:rsid w:val="00B316DB"/>
    <w:rsid w:val="00B31709"/>
    <w:rsid w:val="00B31815"/>
    <w:rsid w:val="00B31C4A"/>
    <w:rsid w:val="00B31F31"/>
    <w:rsid w:val="00B32102"/>
    <w:rsid w:val="00B32D22"/>
    <w:rsid w:val="00B32DC9"/>
    <w:rsid w:val="00B331A1"/>
    <w:rsid w:val="00B3367F"/>
    <w:rsid w:val="00B33F84"/>
    <w:rsid w:val="00B3446F"/>
    <w:rsid w:val="00B34503"/>
    <w:rsid w:val="00B345A5"/>
    <w:rsid w:val="00B34E4F"/>
    <w:rsid w:val="00B35331"/>
    <w:rsid w:val="00B3568A"/>
    <w:rsid w:val="00B359D5"/>
    <w:rsid w:val="00B36282"/>
    <w:rsid w:val="00B367FB"/>
    <w:rsid w:val="00B37486"/>
    <w:rsid w:val="00B37934"/>
    <w:rsid w:val="00B40078"/>
    <w:rsid w:val="00B4064A"/>
    <w:rsid w:val="00B40B8A"/>
    <w:rsid w:val="00B40EA8"/>
    <w:rsid w:val="00B410EA"/>
    <w:rsid w:val="00B4141B"/>
    <w:rsid w:val="00B4153F"/>
    <w:rsid w:val="00B419C0"/>
    <w:rsid w:val="00B41B9A"/>
    <w:rsid w:val="00B41D51"/>
    <w:rsid w:val="00B427E4"/>
    <w:rsid w:val="00B42D55"/>
    <w:rsid w:val="00B43295"/>
    <w:rsid w:val="00B43AE8"/>
    <w:rsid w:val="00B43BC7"/>
    <w:rsid w:val="00B43BDA"/>
    <w:rsid w:val="00B43C4B"/>
    <w:rsid w:val="00B43CA4"/>
    <w:rsid w:val="00B448D3"/>
    <w:rsid w:val="00B4497D"/>
    <w:rsid w:val="00B44D97"/>
    <w:rsid w:val="00B45095"/>
    <w:rsid w:val="00B457F2"/>
    <w:rsid w:val="00B45E6C"/>
    <w:rsid w:val="00B465D7"/>
    <w:rsid w:val="00B46B58"/>
    <w:rsid w:val="00B46BEC"/>
    <w:rsid w:val="00B47100"/>
    <w:rsid w:val="00B47855"/>
    <w:rsid w:val="00B5050B"/>
    <w:rsid w:val="00B51499"/>
    <w:rsid w:val="00B5171C"/>
    <w:rsid w:val="00B51904"/>
    <w:rsid w:val="00B51D97"/>
    <w:rsid w:val="00B52604"/>
    <w:rsid w:val="00B52751"/>
    <w:rsid w:val="00B5275C"/>
    <w:rsid w:val="00B529CE"/>
    <w:rsid w:val="00B529FF"/>
    <w:rsid w:val="00B52B24"/>
    <w:rsid w:val="00B532D0"/>
    <w:rsid w:val="00B5369C"/>
    <w:rsid w:val="00B53AC1"/>
    <w:rsid w:val="00B548B6"/>
    <w:rsid w:val="00B54D2E"/>
    <w:rsid w:val="00B54D41"/>
    <w:rsid w:val="00B55045"/>
    <w:rsid w:val="00B55750"/>
    <w:rsid w:val="00B55EAC"/>
    <w:rsid w:val="00B56248"/>
    <w:rsid w:val="00B56468"/>
    <w:rsid w:val="00B56A07"/>
    <w:rsid w:val="00B56E1F"/>
    <w:rsid w:val="00B571E8"/>
    <w:rsid w:val="00B572B4"/>
    <w:rsid w:val="00B60783"/>
    <w:rsid w:val="00B60951"/>
    <w:rsid w:val="00B60D64"/>
    <w:rsid w:val="00B61496"/>
    <w:rsid w:val="00B61D0B"/>
    <w:rsid w:val="00B6229D"/>
    <w:rsid w:val="00B625BD"/>
    <w:rsid w:val="00B62C9D"/>
    <w:rsid w:val="00B62F6A"/>
    <w:rsid w:val="00B62F74"/>
    <w:rsid w:val="00B63022"/>
    <w:rsid w:val="00B6306A"/>
    <w:rsid w:val="00B630CB"/>
    <w:rsid w:val="00B631E7"/>
    <w:rsid w:val="00B6334B"/>
    <w:rsid w:val="00B63351"/>
    <w:rsid w:val="00B63403"/>
    <w:rsid w:val="00B63AE1"/>
    <w:rsid w:val="00B64412"/>
    <w:rsid w:val="00B64BD7"/>
    <w:rsid w:val="00B64D55"/>
    <w:rsid w:val="00B64D67"/>
    <w:rsid w:val="00B64DA2"/>
    <w:rsid w:val="00B65179"/>
    <w:rsid w:val="00B653B8"/>
    <w:rsid w:val="00B659C0"/>
    <w:rsid w:val="00B668B9"/>
    <w:rsid w:val="00B66938"/>
    <w:rsid w:val="00B66B1F"/>
    <w:rsid w:val="00B66B8D"/>
    <w:rsid w:val="00B66FEF"/>
    <w:rsid w:val="00B67A6E"/>
    <w:rsid w:val="00B704E9"/>
    <w:rsid w:val="00B7084B"/>
    <w:rsid w:val="00B709C4"/>
    <w:rsid w:val="00B70F44"/>
    <w:rsid w:val="00B70F87"/>
    <w:rsid w:val="00B7193C"/>
    <w:rsid w:val="00B72205"/>
    <w:rsid w:val="00B72F02"/>
    <w:rsid w:val="00B72FEE"/>
    <w:rsid w:val="00B73060"/>
    <w:rsid w:val="00B73226"/>
    <w:rsid w:val="00B73248"/>
    <w:rsid w:val="00B7382B"/>
    <w:rsid w:val="00B73A47"/>
    <w:rsid w:val="00B73A6A"/>
    <w:rsid w:val="00B73A76"/>
    <w:rsid w:val="00B7409B"/>
    <w:rsid w:val="00B74246"/>
    <w:rsid w:val="00B749E9"/>
    <w:rsid w:val="00B74C6E"/>
    <w:rsid w:val="00B75086"/>
    <w:rsid w:val="00B752BB"/>
    <w:rsid w:val="00B757EA"/>
    <w:rsid w:val="00B76552"/>
    <w:rsid w:val="00B76F8C"/>
    <w:rsid w:val="00B77340"/>
    <w:rsid w:val="00B8146E"/>
    <w:rsid w:val="00B8202A"/>
    <w:rsid w:val="00B823FE"/>
    <w:rsid w:val="00B8319D"/>
    <w:rsid w:val="00B832DA"/>
    <w:rsid w:val="00B835AC"/>
    <w:rsid w:val="00B83719"/>
    <w:rsid w:val="00B8374F"/>
    <w:rsid w:val="00B8402E"/>
    <w:rsid w:val="00B847D8"/>
    <w:rsid w:val="00B851F6"/>
    <w:rsid w:val="00B854A6"/>
    <w:rsid w:val="00B85597"/>
    <w:rsid w:val="00B85917"/>
    <w:rsid w:val="00B85AE7"/>
    <w:rsid w:val="00B85E16"/>
    <w:rsid w:val="00B86126"/>
    <w:rsid w:val="00B86B12"/>
    <w:rsid w:val="00B87ED4"/>
    <w:rsid w:val="00B90059"/>
    <w:rsid w:val="00B90413"/>
    <w:rsid w:val="00B9069D"/>
    <w:rsid w:val="00B90A8B"/>
    <w:rsid w:val="00B911DB"/>
    <w:rsid w:val="00B912E2"/>
    <w:rsid w:val="00B91468"/>
    <w:rsid w:val="00B914D9"/>
    <w:rsid w:val="00B91906"/>
    <w:rsid w:val="00B91D36"/>
    <w:rsid w:val="00B9200C"/>
    <w:rsid w:val="00B9209F"/>
    <w:rsid w:val="00B92FAF"/>
    <w:rsid w:val="00B93300"/>
    <w:rsid w:val="00B935CA"/>
    <w:rsid w:val="00B94110"/>
    <w:rsid w:val="00B942C5"/>
    <w:rsid w:val="00B94B72"/>
    <w:rsid w:val="00B9555E"/>
    <w:rsid w:val="00B956E3"/>
    <w:rsid w:val="00B957AB"/>
    <w:rsid w:val="00B97D97"/>
    <w:rsid w:val="00BA0202"/>
    <w:rsid w:val="00BA03FF"/>
    <w:rsid w:val="00BA0F6F"/>
    <w:rsid w:val="00BA1749"/>
    <w:rsid w:val="00BA2B4A"/>
    <w:rsid w:val="00BA3270"/>
    <w:rsid w:val="00BA34BA"/>
    <w:rsid w:val="00BA39EC"/>
    <w:rsid w:val="00BA4296"/>
    <w:rsid w:val="00BA45FA"/>
    <w:rsid w:val="00BA4680"/>
    <w:rsid w:val="00BA47CA"/>
    <w:rsid w:val="00BA4D2D"/>
    <w:rsid w:val="00BA4DFF"/>
    <w:rsid w:val="00BA5DAF"/>
    <w:rsid w:val="00BA627A"/>
    <w:rsid w:val="00BA6677"/>
    <w:rsid w:val="00BA67B6"/>
    <w:rsid w:val="00BA6891"/>
    <w:rsid w:val="00BA6C5F"/>
    <w:rsid w:val="00BA712A"/>
    <w:rsid w:val="00BA7370"/>
    <w:rsid w:val="00BA7877"/>
    <w:rsid w:val="00BA7AF2"/>
    <w:rsid w:val="00BA7CF4"/>
    <w:rsid w:val="00BB053B"/>
    <w:rsid w:val="00BB0D3E"/>
    <w:rsid w:val="00BB1842"/>
    <w:rsid w:val="00BB1961"/>
    <w:rsid w:val="00BB1F9C"/>
    <w:rsid w:val="00BB22A9"/>
    <w:rsid w:val="00BB2B42"/>
    <w:rsid w:val="00BB2C2A"/>
    <w:rsid w:val="00BB309B"/>
    <w:rsid w:val="00BB39B8"/>
    <w:rsid w:val="00BB3DD2"/>
    <w:rsid w:val="00BB506D"/>
    <w:rsid w:val="00BB5836"/>
    <w:rsid w:val="00BB5E14"/>
    <w:rsid w:val="00BB69DD"/>
    <w:rsid w:val="00BB6E44"/>
    <w:rsid w:val="00BB7E7B"/>
    <w:rsid w:val="00BC0487"/>
    <w:rsid w:val="00BC0566"/>
    <w:rsid w:val="00BC075E"/>
    <w:rsid w:val="00BC0981"/>
    <w:rsid w:val="00BC10C9"/>
    <w:rsid w:val="00BC1104"/>
    <w:rsid w:val="00BC1134"/>
    <w:rsid w:val="00BC1E00"/>
    <w:rsid w:val="00BC1EFA"/>
    <w:rsid w:val="00BC2179"/>
    <w:rsid w:val="00BC2281"/>
    <w:rsid w:val="00BC23E4"/>
    <w:rsid w:val="00BC274F"/>
    <w:rsid w:val="00BC2D70"/>
    <w:rsid w:val="00BC3AEE"/>
    <w:rsid w:val="00BC3C1F"/>
    <w:rsid w:val="00BC57FC"/>
    <w:rsid w:val="00BC5A8B"/>
    <w:rsid w:val="00BC5E60"/>
    <w:rsid w:val="00BC6723"/>
    <w:rsid w:val="00BC7041"/>
    <w:rsid w:val="00BC7916"/>
    <w:rsid w:val="00BC91F3"/>
    <w:rsid w:val="00BD0BBA"/>
    <w:rsid w:val="00BD0E0E"/>
    <w:rsid w:val="00BD202B"/>
    <w:rsid w:val="00BD21E4"/>
    <w:rsid w:val="00BD25EA"/>
    <w:rsid w:val="00BD2AFC"/>
    <w:rsid w:val="00BD34DB"/>
    <w:rsid w:val="00BD43F9"/>
    <w:rsid w:val="00BD4A95"/>
    <w:rsid w:val="00BD4E76"/>
    <w:rsid w:val="00BD5B71"/>
    <w:rsid w:val="00BD5B7A"/>
    <w:rsid w:val="00BD6260"/>
    <w:rsid w:val="00BD6AC2"/>
    <w:rsid w:val="00BD6B58"/>
    <w:rsid w:val="00BD6CC3"/>
    <w:rsid w:val="00BD7DD2"/>
    <w:rsid w:val="00BE051A"/>
    <w:rsid w:val="00BE0BB8"/>
    <w:rsid w:val="00BE0FFF"/>
    <w:rsid w:val="00BE1A2C"/>
    <w:rsid w:val="00BE2658"/>
    <w:rsid w:val="00BE2D0B"/>
    <w:rsid w:val="00BE2D25"/>
    <w:rsid w:val="00BE2E9E"/>
    <w:rsid w:val="00BE32C6"/>
    <w:rsid w:val="00BE386D"/>
    <w:rsid w:val="00BE39AB"/>
    <w:rsid w:val="00BE3F5F"/>
    <w:rsid w:val="00BE44D4"/>
    <w:rsid w:val="00BE48AF"/>
    <w:rsid w:val="00BE48D7"/>
    <w:rsid w:val="00BE4B72"/>
    <w:rsid w:val="00BE50AF"/>
    <w:rsid w:val="00BE581E"/>
    <w:rsid w:val="00BE58F0"/>
    <w:rsid w:val="00BE62A8"/>
    <w:rsid w:val="00BE62FA"/>
    <w:rsid w:val="00BE6D35"/>
    <w:rsid w:val="00BE7591"/>
    <w:rsid w:val="00BE7FAB"/>
    <w:rsid w:val="00BF01AD"/>
    <w:rsid w:val="00BF0FDC"/>
    <w:rsid w:val="00BF146E"/>
    <w:rsid w:val="00BF19F2"/>
    <w:rsid w:val="00BF1FF5"/>
    <w:rsid w:val="00BF224D"/>
    <w:rsid w:val="00BF23DF"/>
    <w:rsid w:val="00BF2778"/>
    <w:rsid w:val="00BF2CB9"/>
    <w:rsid w:val="00BF2F4E"/>
    <w:rsid w:val="00BF3AEE"/>
    <w:rsid w:val="00BF3B92"/>
    <w:rsid w:val="00BF4700"/>
    <w:rsid w:val="00BF5DD5"/>
    <w:rsid w:val="00BF600B"/>
    <w:rsid w:val="00BF6DB4"/>
    <w:rsid w:val="00BF70DF"/>
    <w:rsid w:val="00BF779B"/>
    <w:rsid w:val="00BF785E"/>
    <w:rsid w:val="00BF7E25"/>
    <w:rsid w:val="00BF7F46"/>
    <w:rsid w:val="00BF7F6F"/>
    <w:rsid w:val="00C0150B"/>
    <w:rsid w:val="00C018FA"/>
    <w:rsid w:val="00C01A8F"/>
    <w:rsid w:val="00C022FC"/>
    <w:rsid w:val="00C03943"/>
    <w:rsid w:val="00C03AE6"/>
    <w:rsid w:val="00C03CBA"/>
    <w:rsid w:val="00C0477E"/>
    <w:rsid w:val="00C050CD"/>
    <w:rsid w:val="00C06754"/>
    <w:rsid w:val="00C06C4F"/>
    <w:rsid w:val="00C06D0D"/>
    <w:rsid w:val="00C070CB"/>
    <w:rsid w:val="00C07915"/>
    <w:rsid w:val="00C079DE"/>
    <w:rsid w:val="00C07CF4"/>
    <w:rsid w:val="00C07FBA"/>
    <w:rsid w:val="00C104BB"/>
    <w:rsid w:val="00C105A1"/>
    <w:rsid w:val="00C108FB"/>
    <w:rsid w:val="00C13115"/>
    <w:rsid w:val="00C13707"/>
    <w:rsid w:val="00C145F6"/>
    <w:rsid w:val="00C14687"/>
    <w:rsid w:val="00C15129"/>
    <w:rsid w:val="00C15752"/>
    <w:rsid w:val="00C15AD6"/>
    <w:rsid w:val="00C15E06"/>
    <w:rsid w:val="00C1620F"/>
    <w:rsid w:val="00C165A5"/>
    <w:rsid w:val="00C16910"/>
    <w:rsid w:val="00C16FCB"/>
    <w:rsid w:val="00C172EC"/>
    <w:rsid w:val="00C17563"/>
    <w:rsid w:val="00C1772B"/>
    <w:rsid w:val="00C17E5E"/>
    <w:rsid w:val="00C20422"/>
    <w:rsid w:val="00C20880"/>
    <w:rsid w:val="00C20C2D"/>
    <w:rsid w:val="00C20D8A"/>
    <w:rsid w:val="00C20E3F"/>
    <w:rsid w:val="00C20F21"/>
    <w:rsid w:val="00C21211"/>
    <w:rsid w:val="00C216AC"/>
    <w:rsid w:val="00C21884"/>
    <w:rsid w:val="00C21B30"/>
    <w:rsid w:val="00C223BF"/>
    <w:rsid w:val="00C22646"/>
    <w:rsid w:val="00C229D2"/>
    <w:rsid w:val="00C23260"/>
    <w:rsid w:val="00C24E84"/>
    <w:rsid w:val="00C25410"/>
    <w:rsid w:val="00C26617"/>
    <w:rsid w:val="00C2671C"/>
    <w:rsid w:val="00C269A6"/>
    <w:rsid w:val="00C27513"/>
    <w:rsid w:val="00C276A6"/>
    <w:rsid w:val="00C27F4D"/>
    <w:rsid w:val="00C30A92"/>
    <w:rsid w:val="00C30E73"/>
    <w:rsid w:val="00C31367"/>
    <w:rsid w:val="00C31598"/>
    <w:rsid w:val="00C31A4E"/>
    <w:rsid w:val="00C32127"/>
    <w:rsid w:val="00C328B0"/>
    <w:rsid w:val="00C32E24"/>
    <w:rsid w:val="00C334E4"/>
    <w:rsid w:val="00C33D9D"/>
    <w:rsid w:val="00C34619"/>
    <w:rsid w:val="00C34975"/>
    <w:rsid w:val="00C3526A"/>
    <w:rsid w:val="00C35EA1"/>
    <w:rsid w:val="00C3656C"/>
    <w:rsid w:val="00C37195"/>
    <w:rsid w:val="00C3734A"/>
    <w:rsid w:val="00C37AD8"/>
    <w:rsid w:val="00C37DB0"/>
    <w:rsid w:val="00C40418"/>
    <w:rsid w:val="00C404A8"/>
    <w:rsid w:val="00C40D96"/>
    <w:rsid w:val="00C40F3B"/>
    <w:rsid w:val="00C41010"/>
    <w:rsid w:val="00C4172B"/>
    <w:rsid w:val="00C41C89"/>
    <w:rsid w:val="00C41DDD"/>
    <w:rsid w:val="00C41FFF"/>
    <w:rsid w:val="00C4241D"/>
    <w:rsid w:val="00C428BE"/>
    <w:rsid w:val="00C42AA4"/>
    <w:rsid w:val="00C42BCE"/>
    <w:rsid w:val="00C42F87"/>
    <w:rsid w:val="00C438C3"/>
    <w:rsid w:val="00C43E3B"/>
    <w:rsid w:val="00C43EDD"/>
    <w:rsid w:val="00C43EE3"/>
    <w:rsid w:val="00C43F08"/>
    <w:rsid w:val="00C44384"/>
    <w:rsid w:val="00C44C04"/>
    <w:rsid w:val="00C451D2"/>
    <w:rsid w:val="00C456DA"/>
    <w:rsid w:val="00C457DD"/>
    <w:rsid w:val="00C46304"/>
    <w:rsid w:val="00C4668C"/>
    <w:rsid w:val="00C466F2"/>
    <w:rsid w:val="00C46790"/>
    <w:rsid w:val="00C4681A"/>
    <w:rsid w:val="00C46A39"/>
    <w:rsid w:val="00C46A70"/>
    <w:rsid w:val="00C46D6B"/>
    <w:rsid w:val="00C46F33"/>
    <w:rsid w:val="00C47976"/>
    <w:rsid w:val="00C47981"/>
    <w:rsid w:val="00C503AF"/>
    <w:rsid w:val="00C51B41"/>
    <w:rsid w:val="00C52129"/>
    <w:rsid w:val="00C52CE6"/>
    <w:rsid w:val="00C538F7"/>
    <w:rsid w:val="00C5399C"/>
    <w:rsid w:val="00C54443"/>
    <w:rsid w:val="00C54633"/>
    <w:rsid w:val="00C54BEC"/>
    <w:rsid w:val="00C55002"/>
    <w:rsid w:val="00C55310"/>
    <w:rsid w:val="00C559CA"/>
    <w:rsid w:val="00C56219"/>
    <w:rsid w:val="00C603FD"/>
    <w:rsid w:val="00C6053F"/>
    <w:rsid w:val="00C60964"/>
    <w:rsid w:val="00C611E2"/>
    <w:rsid w:val="00C616AC"/>
    <w:rsid w:val="00C618E5"/>
    <w:rsid w:val="00C61FEF"/>
    <w:rsid w:val="00C62D23"/>
    <w:rsid w:val="00C640C7"/>
    <w:rsid w:val="00C64246"/>
    <w:rsid w:val="00C643DC"/>
    <w:rsid w:val="00C645C2"/>
    <w:rsid w:val="00C6488F"/>
    <w:rsid w:val="00C64B05"/>
    <w:rsid w:val="00C6525B"/>
    <w:rsid w:val="00C6527B"/>
    <w:rsid w:val="00C65549"/>
    <w:rsid w:val="00C65606"/>
    <w:rsid w:val="00C65891"/>
    <w:rsid w:val="00C65F52"/>
    <w:rsid w:val="00C66B79"/>
    <w:rsid w:val="00C66CDF"/>
    <w:rsid w:val="00C66F53"/>
    <w:rsid w:val="00C6713A"/>
    <w:rsid w:val="00C672B6"/>
    <w:rsid w:val="00C7034D"/>
    <w:rsid w:val="00C705A6"/>
    <w:rsid w:val="00C70C1B"/>
    <w:rsid w:val="00C70D2D"/>
    <w:rsid w:val="00C71004"/>
    <w:rsid w:val="00C715F9"/>
    <w:rsid w:val="00C7167C"/>
    <w:rsid w:val="00C71754"/>
    <w:rsid w:val="00C71C75"/>
    <w:rsid w:val="00C71DBA"/>
    <w:rsid w:val="00C72660"/>
    <w:rsid w:val="00C7268D"/>
    <w:rsid w:val="00C73550"/>
    <w:rsid w:val="00C73F4B"/>
    <w:rsid w:val="00C742E0"/>
    <w:rsid w:val="00C747E5"/>
    <w:rsid w:val="00C74C1B"/>
    <w:rsid w:val="00C74E46"/>
    <w:rsid w:val="00C7506D"/>
    <w:rsid w:val="00C7533B"/>
    <w:rsid w:val="00C75549"/>
    <w:rsid w:val="00C75F2C"/>
    <w:rsid w:val="00C777CB"/>
    <w:rsid w:val="00C77D49"/>
    <w:rsid w:val="00C80005"/>
    <w:rsid w:val="00C80120"/>
    <w:rsid w:val="00C80526"/>
    <w:rsid w:val="00C8125D"/>
    <w:rsid w:val="00C81DFB"/>
    <w:rsid w:val="00C81E7C"/>
    <w:rsid w:val="00C823BE"/>
    <w:rsid w:val="00C82943"/>
    <w:rsid w:val="00C836B2"/>
    <w:rsid w:val="00C83D06"/>
    <w:rsid w:val="00C8400F"/>
    <w:rsid w:val="00C84068"/>
    <w:rsid w:val="00C840C3"/>
    <w:rsid w:val="00C8453E"/>
    <w:rsid w:val="00C84D72"/>
    <w:rsid w:val="00C84F38"/>
    <w:rsid w:val="00C84F4C"/>
    <w:rsid w:val="00C85873"/>
    <w:rsid w:val="00C860D1"/>
    <w:rsid w:val="00C86590"/>
    <w:rsid w:val="00C86CDB"/>
    <w:rsid w:val="00C87A57"/>
    <w:rsid w:val="00C90328"/>
    <w:rsid w:val="00C90999"/>
    <w:rsid w:val="00C90C59"/>
    <w:rsid w:val="00C90D45"/>
    <w:rsid w:val="00C915C7"/>
    <w:rsid w:val="00C92498"/>
    <w:rsid w:val="00C92E3F"/>
    <w:rsid w:val="00C93572"/>
    <w:rsid w:val="00C9363F"/>
    <w:rsid w:val="00C939F3"/>
    <w:rsid w:val="00C93A80"/>
    <w:rsid w:val="00C93DA2"/>
    <w:rsid w:val="00C944B1"/>
    <w:rsid w:val="00C945EA"/>
    <w:rsid w:val="00C9477D"/>
    <w:rsid w:val="00C950E8"/>
    <w:rsid w:val="00C9534C"/>
    <w:rsid w:val="00C95631"/>
    <w:rsid w:val="00C95761"/>
    <w:rsid w:val="00C95B23"/>
    <w:rsid w:val="00C964AA"/>
    <w:rsid w:val="00C970A7"/>
    <w:rsid w:val="00C97281"/>
    <w:rsid w:val="00C97376"/>
    <w:rsid w:val="00C97727"/>
    <w:rsid w:val="00C97AC6"/>
    <w:rsid w:val="00CA00D8"/>
    <w:rsid w:val="00CA087D"/>
    <w:rsid w:val="00CA1092"/>
    <w:rsid w:val="00CA1761"/>
    <w:rsid w:val="00CA1E25"/>
    <w:rsid w:val="00CA1EF4"/>
    <w:rsid w:val="00CA21B9"/>
    <w:rsid w:val="00CA22D7"/>
    <w:rsid w:val="00CA29E2"/>
    <w:rsid w:val="00CA2FD6"/>
    <w:rsid w:val="00CA30E3"/>
    <w:rsid w:val="00CA38FE"/>
    <w:rsid w:val="00CA3CDF"/>
    <w:rsid w:val="00CA3F45"/>
    <w:rsid w:val="00CA44ED"/>
    <w:rsid w:val="00CA45B1"/>
    <w:rsid w:val="00CA4798"/>
    <w:rsid w:val="00CA4F91"/>
    <w:rsid w:val="00CA5D0A"/>
    <w:rsid w:val="00CA5D82"/>
    <w:rsid w:val="00CA6554"/>
    <w:rsid w:val="00CA66F3"/>
    <w:rsid w:val="00CA6962"/>
    <w:rsid w:val="00CA6E36"/>
    <w:rsid w:val="00CA70D3"/>
    <w:rsid w:val="00CA70E1"/>
    <w:rsid w:val="00CA73F6"/>
    <w:rsid w:val="00CA7EE8"/>
    <w:rsid w:val="00CA7FA3"/>
    <w:rsid w:val="00CB0056"/>
    <w:rsid w:val="00CB0171"/>
    <w:rsid w:val="00CB04E4"/>
    <w:rsid w:val="00CB107D"/>
    <w:rsid w:val="00CB1B7E"/>
    <w:rsid w:val="00CB2472"/>
    <w:rsid w:val="00CB2682"/>
    <w:rsid w:val="00CB2933"/>
    <w:rsid w:val="00CB3710"/>
    <w:rsid w:val="00CB375A"/>
    <w:rsid w:val="00CB4A02"/>
    <w:rsid w:val="00CB540E"/>
    <w:rsid w:val="00CB55F0"/>
    <w:rsid w:val="00CB5A41"/>
    <w:rsid w:val="00CB5D5D"/>
    <w:rsid w:val="00CB614A"/>
    <w:rsid w:val="00CB65CB"/>
    <w:rsid w:val="00CB743A"/>
    <w:rsid w:val="00CB74B2"/>
    <w:rsid w:val="00CB75C0"/>
    <w:rsid w:val="00CB7C40"/>
    <w:rsid w:val="00CB7FC6"/>
    <w:rsid w:val="00CC0244"/>
    <w:rsid w:val="00CC0745"/>
    <w:rsid w:val="00CC09AF"/>
    <w:rsid w:val="00CC1249"/>
    <w:rsid w:val="00CC2D9A"/>
    <w:rsid w:val="00CC327F"/>
    <w:rsid w:val="00CC369E"/>
    <w:rsid w:val="00CC3B71"/>
    <w:rsid w:val="00CC3DC2"/>
    <w:rsid w:val="00CC46D5"/>
    <w:rsid w:val="00CC513F"/>
    <w:rsid w:val="00CC5750"/>
    <w:rsid w:val="00CC6C94"/>
    <w:rsid w:val="00CC742C"/>
    <w:rsid w:val="00CC74CF"/>
    <w:rsid w:val="00CD097E"/>
    <w:rsid w:val="00CD0B38"/>
    <w:rsid w:val="00CD0B70"/>
    <w:rsid w:val="00CD0B76"/>
    <w:rsid w:val="00CD126C"/>
    <w:rsid w:val="00CD21B2"/>
    <w:rsid w:val="00CD24D8"/>
    <w:rsid w:val="00CD2A25"/>
    <w:rsid w:val="00CD3274"/>
    <w:rsid w:val="00CD3D05"/>
    <w:rsid w:val="00CD412E"/>
    <w:rsid w:val="00CD4C2D"/>
    <w:rsid w:val="00CD4DFC"/>
    <w:rsid w:val="00CD4F27"/>
    <w:rsid w:val="00CD53F2"/>
    <w:rsid w:val="00CD56A9"/>
    <w:rsid w:val="00CD5BB5"/>
    <w:rsid w:val="00CD5C8F"/>
    <w:rsid w:val="00CD5CC7"/>
    <w:rsid w:val="00CD6237"/>
    <w:rsid w:val="00CD6AA7"/>
    <w:rsid w:val="00CD6BA7"/>
    <w:rsid w:val="00CD7105"/>
    <w:rsid w:val="00CD75B6"/>
    <w:rsid w:val="00CD7A07"/>
    <w:rsid w:val="00CD7D09"/>
    <w:rsid w:val="00CE0630"/>
    <w:rsid w:val="00CE12BF"/>
    <w:rsid w:val="00CE15B3"/>
    <w:rsid w:val="00CE160A"/>
    <w:rsid w:val="00CE2427"/>
    <w:rsid w:val="00CE24F5"/>
    <w:rsid w:val="00CE3A04"/>
    <w:rsid w:val="00CE3E1E"/>
    <w:rsid w:val="00CE4C91"/>
    <w:rsid w:val="00CE4FE0"/>
    <w:rsid w:val="00CE56D0"/>
    <w:rsid w:val="00CE5B41"/>
    <w:rsid w:val="00CE5BC4"/>
    <w:rsid w:val="00CE669F"/>
    <w:rsid w:val="00CE7191"/>
    <w:rsid w:val="00CE7C03"/>
    <w:rsid w:val="00CF057E"/>
    <w:rsid w:val="00CF05FE"/>
    <w:rsid w:val="00CF079F"/>
    <w:rsid w:val="00CF0B57"/>
    <w:rsid w:val="00CF0FC7"/>
    <w:rsid w:val="00CF10CD"/>
    <w:rsid w:val="00CF24AE"/>
    <w:rsid w:val="00CF252D"/>
    <w:rsid w:val="00CF2A50"/>
    <w:rsid w:val="00CF2B99"/>
    <w:rsid w:val="00CF3821"/>
    <w:rsid w:val="00CF3949"/>
    <w:rsid w:val="00CF3F1A"/>
    <w:rsid w:val="00CF3F5B"/>
    <w:rsid w:val="00CF480A"/>
    <w:rsid w:val="00CF4B2E"/>
    <w:rsid w:val="00CF4BB9"/>
    <w:rsid w:val="00CF55E5"/>
    <w:rsid w:val="00CF57C1"/>
    <w:rsid w:val="00CF5BD7"/>
    <w:rsid w:val="00CF5E3B"/>
    <w:rsid w:val="00CF62E0"/>
    <w:rsid w:val="00CF6C44"/>
    <w:rsid w:val="00CF7960"/>
    <w:rsid w:val="00CF7C9E"/>
    <w:rsid w:val="00CF7D9D"/>
    <w:rsid w:val="00D0063C"/>
    <w:rsid w:val="00D00D62"/>
    <w:rsid w:val="00D00FAA"/>
    <w:rsid w:val="00D0127C"/>
    <w:rsid w:val="00D01533"/>
    <w:rsid w:val="00D01785"/>
    <w:rsid w:val="00D02730"/>
    <w:rsid w:val="00D02F8E"/>
    <w:rsid w:val="00D030EA"/>
    <w:rsid w:val="00D03180"/>
    <w:rsid w:val="00D03D27"/>
    <w:rsid w:val="00D03DEC"/>
    <w:rsid w:val="00D04E06"/>
    <w:rsid w:val="00D052EF"/>
    <w:rsid w:val="00D06089"/>
    <w:rsid w:val="00D06674"/>
    <w:rsid w:val="00D06801"/>
    <w:rsid w:val="00D06A7C"/>
    <w:rsid w:val="00D07391"/>
    <w:rsid w:val="00D0739C"/>
    <w:rsid w:val="00D100F6"/>
    <w:rsid w:val="00D10E0A"/>
    <w:rsid w:val="00D10F16"/>
    <w:rsid w:val="00D1197F"/>
    <w:rsid w:val="00D122F8"/>
    <w:rsid w:val="00D135F8"/>
    <w:rsid w:val="00D13880"/>
    <w:rsid w:val="00D139E7"/>
    <w:rsid w:val="00D13C4F"/>
    <w:rsid w:val="00D13FAA"/>
    <w:rsid w:val="00D140FF"/>
    <w:rsid w:val="00D1499D"/>
    <w:rsid w:val="00D166A6"/>
    <w:rsid w:val="00D16F90"/>
    <w:rsid w:val="00D20442"/>
    <w:rsid w:val="00D205E7"/>
    <w:rsid w:val="00D218BC"/>
    <w:rsid w:val="00D21B89"/>
    <w:rsid w:val="00D21BC6"/>
    <w:rsid w:val="00D226FD"/>
    <w:rsid w:val="00D22800"/>
    <w:rsid w:val="00D22AC5"/>
    <w:rsid w:val="00D237B0"/>
    <w:rsid w:val="00D23D9D"/>
    <w:rsid w:val="00D249C5"/>
    <w:rsid w:val="00D24C64"/>
    <w:rsid w:val="00D25116"/>
    <w:rsid w:val="00D25B6A"/>
    <w:rsid w:val="00D262AF"/>
    <w:rsid w:val="00D262CC"/>
    <w:rsid w:val="00D264B9"/>
    <w:rsid w:val="00D26ED7"/>
    <w:rsid w:val="00D26F83"/>
    <w:rsid w:val="00D26FDE"/>
    <w:rsid w:val="00D273BA"/>
    <w:rsid w:val="00D30673"/>
    <w:rsid w:val="00D30EEA"/>
    <w:rsid w:val="00D319F6"/>
    <w:rsid w:val="00D31F80"/>
    <w:rsid w:val="00D32031"/>
    <w:rsid w:val="00D32C5E"/>
    <w:rsid w:val="00D33067"/>
    <w:rsid w:val="00D333BA"/>
    <w:rsid w:val="00D33E0F"/>
    <w:rsid w:val="00D33F71"/>
    <w:rsid w:val="00D349F9"/>
    <w:rsid w:val="00D350D8"/>
    <w:rsid w:val="00D3556C"/>
    <w:rsid w:val="00D35A82"/>
    <w:rsid w:val="00D35BB3"/>
    <w:rsid w:val="00D36168"/>
    <w:rsid w:val="00D362B9"/>
    <w:rsid w:val="00D3668B"/>
    <w:rsid w:val="00D3692F"/>
    <w:rsid w:val="00D37343"/>
    <w:rsid w:val="00D3793C"/>
    <w:rsid w:val="00D4021E"/>
    <w:rsid w:val="00D40444"/>
    <w:rsid w:val="00D40494"/>
    <w:rsid w:val="00D413AF"/>
    <w:rsid w:val="00D42101"/>
    <w:rsid w:val="00D426CA"/>
    <w:rsid w:val="00D427CA"/>
    <w:rsid w:val="00D42972"/>
    <w:rsid w:val="00D4317A"/>
    <w:rsid w:val="00D435C7"/>
    <w:rsid w:val="00D437D5"/>
    <w:rsid w:val="00D43E05"/>
    <w:rsid w:val="00D44328"/>
    <w:rsid w:val="00D44790"/>
    <w:rsid w:val="00D447EB"/>
    <w:rsid w:val="00D44C7A"/>
    <w:rsid w:val="00D4664B"/>
    <w:rsid w:val="00D466CC"/>
    <w:rsid w:val="00D46777"/>
    <w:rsid w:val="00D4682D"/>
    <w:rsid w:val="00D470E1"/>
    <w:rsid w:val="00D471DB"/>
    <w:rsid w:val="00D4752A"/>
    <w:rsid w:val="00D47600"/>
    <w:rsid w:val="00D47A3F"/>
    <w:rsid w:val="00D5035D"/>
    <w:rsid w:val="00D50569"/>
    <w:rsid w:val="00D50E0C"/>
    <w:rsid w:val="00D51578"/>
    <w:rsid w:val="00D5175A"/>
    <w:rsid w:val="00D52160"/>
    <w:rsid w:val="00D532DA"/>
    <w:rsid w:val="00D53E6F"/>
    <w:rsid w:val="00D5430A"/>
    <w:rsid w:val="00D54A4C"/>
    <w:rsid w:val="00D54BF2"/>
    <w:rsid w:val="00D570FC"/>
    <w:rsid w:val="00D5738E"/>
    <w:rsid w:val="00D60201"/>
    <w:rsid w:val="00D60F96"/>
    <w:rsid w:val="00D61BEB"/>
    <w:rsid w:val="00D61EA5"/>
    <w:rsid w:val="00D61FEF"/>
    <w:rsid w:val="00D62153"/>
    <w:rsid w:val="00D6239B"/>
    <w:rsid w:val="00D62A4F"/>
    <w:rsid w:val="00D62D04"/>
    <w:rsid w:val="00D63228"/>
    <w:rsid w:val="00D63428"/>
    <w:rsid w:val="00D64428"/>
    <w:rsid w:val="00D648C4"/>
    <w:rsid w:val="00D64BF4"/>
    <w:rsid w:val="00D65311"/>
    <w:rsid w:val="00D65971"/>
    <w:rsid w:val="00D65AA7"/>
    <w:rsid w:val="00D65E50"/>
    <w:rsid w:val="00D66114"/>
    <w:rsid w:val="00D6651D"/>
    <w:rsid w:val="00D679EC"/>
    <w:rsid w:val="00D67E99"/>
    <w:rsid w:val="00D700CC"/>
    <w:rsid w:val="00D701FE"/>
    <w:rsid w:val="00D7132C"/>
    <w:rsid w:val="00D7209C"/>
    <w:rsid w:val="00D726DA"/>
    <w:rsid w:val="00D728B8"/>
    <w:rsid w:val="00D72E40"/>
    <w:rsid w:val="00D73975"/>
    <w:rsid w:val="00D73A0E"/>
    <w:rsid w:val="00D73D2A"/>
    <w:rsid w:val="00D73F01"/>
    <w:rsid w:val="00D73F80"/>
    <w:rsid w:val="00D74289"/>
    <w:rsid w:val="00D74C10"/>
    <w:rsid w:val="00D74C71"/>
    <w:rsid w:val="00D75524"/>
    <w:rsid w:val="00D75727"/>
    <w:rsid w:val="00D76780"/>
    <w:rsid w:val="00D76D0F"/>
    <w:rsid w:val="00D76F54"/>
    <w:rsid w:val="00D77635"/>
    <w:rsid w:val="00D77BF6"/>
    <w:rsid w:val="00D80099"/>
    <w:rsid w:val="00D807A8"/>
    <w:rsid w:val="00D80DD1"/>
    <w:rsid w:val="00D8149B"/>
    <w:rsid w:val="00D8194C"/>
    <w:rsid w:val="00D81A5C"/>
    <w:rsid w:val="00D830D7"/>
    <w:rsid w:val="00D832A2"/>
    <w:rsid w:val="00D83313"/>
    <w:rsid w:val="00D83F5C"/>
    <w:rsid w:val="00D8410C"/>
    <w:rsid w:val="00D8441E"/>
    <w:rsid w:val="00D84CF6"/>
    <w:rsid w:val="00D84ED1"/>
    <w:rsid w:val="00D85367"/>
    <w:rsid w:val="00D857FA"/>
    <w:rsid w:val="00D85B3B"/>
    <w:rsid w:val="00D85C19"/>
    <w:rsid w:val="00D85E4A"/>
    <w:rsid w:val="00D86E76"/>
    <w:rsid w:val="00D87190"/>
    <w:rsid w:val="00D87C3D"/>
    <w:rsid w:val="00D90153"/>
    <w:rsid w:val="00D9038C"/>
    <w:rsid w:val="00D908E4"/>
    <w:rsid w:val="00D91035"/>
    <w:rsid w:val="00D92268"/>
    <w:rsid w:val="00D92494"/>
    <w:rsid w:val="00D927C9"/>
    <w:rsid w:val="00D92DBD"/>
    <w:rsid w:val="00D93528"/>
    <w:rsid w:val="00D944DE"/>
    <w:rsid w:val="00D9455A"/>
    <w:rsid w:val="00D96059"/>
    <w:rsid w:val="00D961DD"/>
    <w:rsid w:val="00D9679D"/>
    <w:rsid w:val="00D969A9"/>
    <w:rsid w:val="00D96A26"/>
    <w:rsid w:val="00D96F67"/>
    <w:rsid w:val="00D97374"/>
    <w:rsid w:val="00DA0E61"/>
    <w:rsid w:val="00DA1380"/>
    <w:rsid w:val="00DA252F"/>
    <w:rsid w:val="00DA289F"/>
    <w:rsid w:val="00DA331D"/>
    <w:rsid w:val="00DA3C64"/>
    <w:rsid w:val="00DA421F"/>
    <w:rsid w:val="00DA46B2"/>
    <w:rsid w:val="00DA4C04"/>
    <w:rsid w:val="00DA6608"/>
    <w:rsid w:val="00DA6B59"/>
    <w:rsid w:val="00DA7E30"/>
    <w:rsid w:val="00DB07FE"/>
    <w:rsid w:val="00DB0B70"/>
    <w:rsid w:val="00DB0ED7"/>
    <w:rsid w:val="00DB104B"/>
    <w:rsid w:val="00DB1252"/>
    <w:rsid w:val="00DB1273"/>
    <w:rsid w:val="00DB144C"/>
    <w:rsid w:val="00DB1A55"/>
    <w:rsid w:val="00DB1B42"/>
    <w:rsid w:val="00DB1D38"/>
    <w:rsid w:val="00DB1E2F"/>
    <w:rsid w:val="00DB231A"/>
    <w:rsid w:val="00DB26A7"/>
    <w:rsid w:val="00DB29B7"/>
    <w:rsid w:val="00DB2A8C"/>
    <w:rsid w:val="00DB2E6F"/>
    <w:rsid w:val="00DB2F59"/>
    <w:rsid w:val="00DB3727"/>
    <w:rsid w:val="00DB4920"/>
    <w:rsid w:val="00DB603A"/>
    <w:rsid w:val="00DB65BE"/>
    <w:rsid w:val="00DB6837"/>
    <w:rsid w:val="00DB69D6"/>
    <w:rsid w:val="00DB6D8C"/>
    <w:rsid w:val="00DB7902"/>
    <w:rsid w:val="00DB7E4E"/>
    <w:rsid w:val="00DC036D"/>
    <w:rsid w:val="00DC071D"/>
    <w:rsid w:val="00DC0A8E"/>
    <w:rsid w:val="00DC0DEE"/>
    <w:rsid w:val="00DC1176"/>
    <w:rsid w:val="00DC1186"/>
    <w:rsid w:val="00DC11AF"/>
    <w:rsid w:val="00DC13C3"/>
    <w:rsid w:val="00DC1489"/>
    <w:rsid w:val="00DC15B6"/>
    <w:rsid w:val="00DC1E3F"/>
    <w:rsid w:val="00DC20BC"/>
    <w:rsid w:val="00DC20C8"/>
    <w:rsid w:val="00DC20D5"/>
    <w:rsid w:val="00DC2233"/>
    <w:rsid w:val="00DC240B"/>
    <w:rsid w:val="00DC2CF1"/>
    <w:rsid w:val="00DC40DA"/>
    <w:rsid w:val="00DC4545"/>
    <w:rsid w:val="00DC4DA4"/>
    <w:rsid w:val="00DC4DC3"/>
    <w:rsid w:val="00DC52DA"/>
    <w:rsid w:val="00DC5DED"/>
    <w:rsid w:val="00DC6019"/>
    <w:rsid w:val="00DC6636"/>
    <w:rsid w:val="00DC6AC4"/>
    <w:rsid w:val="00DC70E1"/>
    <w:rsid w:val="00DC7382"/>
    <w:rsid w:val="00DC7658"/>
    <w:rsid w:val="00DD08AD"/>
    <w:rsid w:val="00DD09AC"/>
    <w:rsid w:val="00DD116E"/>
    <w:rsid w:val="00DD1592"/>
    <w:rsid w:val="00DD15F0"/>
    <w:rsid w:val="00DD229E"/>
    <w:rsid w:val="00DD2339"/>
    <w:rsid w:val="00DD2B72"/>
    <w:rsid w:val="00DD3892"/>
    <w:rsid w:val="00DD4CCD"/>
    <w:rsid w:val="00DD4D5B"/>
    <w:rsid w:val="00DD4ED9"/>
    <w:rsid w:val="00DD54BE"/>
    <w:rsid w:val="00DD6007"/>
    <w:rsid w:val="00DD672D"/>
    <w:rsid w:val="00DD6C35"/>
    <w:rsid w:val="00DD6E0D"/>
    <w:rsid w:val="00DD7487"/>
    <w:rsid w:val="00DD762D"/>
    <w:rsid w:val="00DD7750"/>
    <w:rsid w:val="00DD77D5"/>
    <w:rsid w:val="00DD7EF5"/>
    <w:rsid w:val="00DE02E9"/>
    <w:rsid w:val="00DE13EB"/>
    <w:rsid w:val="00DE1656"/>
    <w:rsid w:val="00DE1662"/>
    <w:rsid w:val="00DE1961"/>
    <w:rsid w:val="00DE21B5"/>
    <w:rsid w:val="00DE221B"/>
    <w:rsid w:val="00DE2761"/>
    <w:rsid w:val="00DE2784"/>
    <w:rsid w:val="00DE2B66"/>
    <w:rsid w:val="00DE2F91"/>
    <w:rsid w:val="00DE3070"/>
    <w:rsid w:val="00DE34A9"/>
    <w:rsid w:val="00DE3580"/>
    <w:rsid w:val="00DE3A56"/>
    <w:rsid w:val="00DE40C3"/>
    <w:rsid w:val="00DE41F2"/>
    <w:rsid w:val="00DE45AA"/>
    <w:rsid w:val="00DE4891"/>
    <w:rsid w:val="00DE5A3C"/>
    <w:rsid w:val="00DE5B9A"/>
    <w:rsid w:val="00DE607C"/>
    <w:rsid w:val="00DE652E"/>
    <w:rsid w:val="00DE6723"/>
    <w:rsid w:val="00DF07BD"/>
    <w:rsid w:val="00DF0B05"/>
    <w:rsid w:val="00DF0FA3"/>
    <w:rsid w:val="00DF1982"/>
    <w:rsid w:val="00DF1A3B"/>
    <w:rsid w:val="00DF1B50"/>
    <w:rsid w:val="00DF23E3"/>
    <w:rsid w:val="00DF243E"/>
    <w:rsid w:val="00DF2B13"/>
    <w:rsid w:val="00DF2D04"/>
    <w:rsid w:val="00DF2F96"/>
    <w:rsid w:val="00DF3113"/>
    <w:rsid w:val="00DF3711"/>
    <w:rsid w:val="00DF37C3"/>
    <w:rsid w:val="00DF421A"/>
    <w:rsid w:val="00DF42D2"/>
    <w:rsid w:val="00DF42E9"/>
    <w:rsid w:val="00DF4E39"/>
    <w:rsid w:val="00DF4F8F"/>
    <w:rsid w:val="00DF5513"/>
    <w:rsid w:val="00DF5BCC"/>
    <w:rsid w:val="00DF60DC"/>
    <w:rsid w:val="00DF64A6"/>
    <w:rsid w:val="00DF672C"/>
    <w:rsid w:val="00DF6732"/>
    <w:rsid w:val="00DF6EAE"/>
    <w:rsid w:val="00DF6F1F"/>
    <w:rsid w:val="00DF7600"/>
    <w:rsid w:val="00E00054"/>
    <w:rsid w:val="00E00744"/>
    <w:rsid w:val="00E00822"/>
    <w:rsid w:val="00E0095C"/>
    <w:rsid w:val="00E00BE3"/>
    <w:rsid w:val="00E012B9"/>
    <w:rsid w:val="00E01630"/>
    <w:rsid w:val="00E01670"/>
    <w:rsid w:val="00E01B5C"/>
    <w:rsid w:val="00E02468"/>
    <w:rsid w:val="00E035A5"/>
    <w:rsid w:val="00E0399F"/>
    <w:rsid w:val="00E03A89"/>
    <w:rsid w:val="00E04814"/>
    <w:rsid w:val="00E05095"/>
    <w:rsid w:val="00E050E2"/>
    <w:rsid w:val="00E05977"/>
    <w:rsid w:val="00E0666A"/>
    <w:rsid w:val="00E068A7"/>
    <w:rsid w:val="00E06CE7"/>
    <w:rsid w:val="00E06E90"/>
    <w:rsid w:val="00E077C2"/>
    <w:rsid w:val="00E078C1"/>
    <w:rsid w:val="00E0799D"/>
    <w:rsid w:val="00E07A5B"/>
    <w:rsid w:val="00E1033B"/>
    <w:rsid w:val="00E10997"/>
    <w:rsid w:val="00E113FF"/>
    <w:rsid w:val="00E11581"/>
    <w:rsid w:val="00E1177B"/>
    <w:rsid w:val="00E11E28"/>
    <w:rsid w:val="00E12AA8"/>
    <w:rsid w:val="00E12B3E"/>
    <w:rsid w:val="00E12BBA"/>
    <w:rsid w:val="00E12DE6"/>
    <w:rsid w:val="00E131A3"/>
    <w:rsid w:val="00E132A7"/>
    <w:rsid w:val="00E133EE"/>
    <w:rsid w:val="00E13534"/>
    <w:rsid w:val="00E13974"/>
    <w:rsid w:val="00E13FAD"/>
    <w:rsid w:val="00E140BA"/>
    <w:rsid w:val="00E1464F"/>
    <w:rsid w:val="00E14BBB"/>
    <w:rsid w:val="00E152D2"/>
    <w:rsid w:val="00E1647C"/>
    <w:rsid w:val="00E167FD"/>
    <w:rsid w:val="00E17648"/>
    <w:rsid w:val="00E176C1"/>
    <w:rsid w:val="00E176EC"/>
    <w:rsid w:val="00E179B1"/>
    <w:rsid w:val="00E17B27"/>
    <w:rsid w:val="00E17C22"/>
    <w:rsid w:val="00E17EA8"/>
    <w:rsid w:val="00E20016"/>
    <w:rsid w:val="00E20E35"/>
    <w:rsid w:val="00E20EC3"/>
    <w:rsid w:val="00E2161B"/>
    <w:rsid w:val="00E21EA3"/>
    <w:rsid w:val="00E22C36"/>
    <w:rsid w:val="00E23CD5"/>
    <w:rsid w:val="00E24A01"/>
    <w:rsid w:val="00E2523A"/>
    <w:rsid w:val="00E26408"/>
    <w:rsid w:val="00E264BB"/>
    <w:rsid w:val="00E265A0"/>
    <w:rsid w:val="00E269A0"/>
    <w:rsid w:val="00E273C9"/>
    <w:rsid w:val="00E274CB"/>
    <w:rsid w:val="00E2762F"/>
    <w:rsid w:val="00E27F3D"/>
    <w:rsid w:val="00E3137D"/>
    <w:rsid w:val="00E31AA1"/>
    <w:rsid w:val="00E31BFC"/>
    <w:rsid w:val="00E32054"/>
    <w:rsid w:val="00E32304"/>
    <w:rsid w:val="00E32807"/>
    <w:rsid w:val="00E32BCD"/>
    <w:rsid w:val="00E32E5A"/>
    <w:rsid w:val="00E32EF0"/>
    <w:rsid w:val="00E32FCE"/>
    <w:rsid w:val="00E33163"/>
    <w:rsid w:val="00E333DB"/>
    <w:rsid w:val="00E336B7"/>
    <w:rsid w:val="00E33D90"/>
    <w:rsid w:val="00E33DB4"/>
    <w:rsid w:val="00E33F95"/>
    <w:rsid w:val="00E34AA2"/>
    <w:rsid w:val="00E357D4"/>
    <w:rsid w:val="00E35C3C"/>
    <w:rsid w:val="00E37FA2"/>
    <w:rsid w:val="00E40010"/>
    <w:rsid w:val="00E405D1"/>
    <w:rsid w:val="00E4073F"/>
    <w:rsid w:val="00E40A36"/>
    <w:rsid w:val="00E40A47"/>
    <w:rsid w:val="00E40AA3"/>
    <w:rsid w:val="00E41281"/>
    <w:rsid w:val="00E41E26"/>
    <w:rsid w:val="00E42569"/>
    <w:rsid w:val="00E42E56"/>
    <w:rsid w:val="00E43267"/>
    <w:rsid w:val="00E4361D"/>
    <w:rsid w:val="00E43B94"/>
    <w:rsid w:val="00E43C68"/>
    <w:rsid w:val="00E45028"/>
    <w:rsid w:val="00E45354"/>
    <w:rsid w:val="00E45726"/>
    <w:rsid w:val="00E45DCD"/>
    <w:rsid w:val="00E45E2E"/>
    <w:rsid w:val="00E461E5"/>
    <w:rsid w:val="00E462F5"/>
    <w:rsid w:val="00E46506"/>
    <w:rsid w:val="00E46523"/>
    <w:rsid w:val="00E46924"/>
    <w:rsid w:val="00E46B32"/>
    <w:rsid w:val="00E46BF4"/>
    <w:rsid w:val="00E473C4"/>
    <w:rsid w:val="00E47996"/>
    <w:rsid w:val="00E50D89"/>
    <w:rsid w:val="00E50FAC"/>
    <w:rsid w:val="00E51254"/>
    <w:rsid w:val="00E5158B"/>
    <w:rsid w:val="00E51D17"/>
    <w:rsid w:val="00E529BC"/>
    <w:rsid w:val="00E537EA"/>
    <w:rsid w:val="00E5384D"/>
    <w:rsid w:val="00E5394B"/>
    <w:rsid w:val="00E5403A"/>
    <w:rsid w:val="00E54AB4"/>
    <w:rsid w:val="00E5510F"/>
    <w:rsid w:val="00E55BFB"/>
    <w:rsid w:val="00E56714"/>
    <w:rsid w:val="00E56FB6"/>
    <w:rsid w:val="00E574E8"/>
    <w:rsid w:val="00E57BCC"/>
    <w:rsid w:val="00E60E8D"/>
    <w:rsid w:val="00E61839"/>
    <w:rsid w:val="00E61868"/>
    <w:rsid w:val="00E61E3A"/>
    <w:rsid w:val="00E61E4A"/>
    <w:rsid w:val="00E62326"/>
    <w:rsid w:val="00E62513"/>
    <w:rsid w:val="00E627F4"/>
    <w:rsid w:val="00E62835"/>
    <w:rsid w:val="00E62910"/>
    <w:rsid w:val="00E62F7F"/>
    <w:rsid w:val="00E63305"/>
    <w:rsid w:val="00E63E61"/>
    <w:rsid w:val="00E6423C"/>
    <w:rsid w:val="00E64879"/>
    <w:rsid w:val="00E64C07"/>
    <w:rsid w:val="00E64CAE"/>
    <w:rsid w:val="00E64E34"/>
    <w:rsid w:val="00E659D7"/>
    <w:rsid w:val="00E65C5F"/>
    <w:rsid w:val="00E65FAE"/>
    <w:rsid w:val="00E66BD5"/>
    <w:rsid w:val="00E66EE3"/>
    <w:rsid w:val="00E670F8"/>
    <w:rsid w:val="00E671B2"/>
    <w:rsid w:val="00E672AF"/>
    <w:rsid w:val="00E67BB2"/>
    <w:rsid w:val="00E67E2D"/>
    <w:rsid w:val="00E708A0"/>
    <w:rsid w:val="00E711B6"/>
    <w:rsid w:val="00E71351"/>
    <w:rsid w:val="00E7209D"/>
    <w:rsid w:val="00E7235D"/>
    <w:rsid w:val="00E723DF"/>
    <w:rsid w:val="00E7356D"/>
    <w:rsid w:val="00E737C3"/>
    <w:rsid w:val="00E73A92"/>
    <w:rsid w:val="00E73AAE"/>
    <w:rsid w:val="00E748A9"/>
    <w:rsid w:val="00E74C05"/>
    <w:rsid w:val="00E74C36"/>
    <w:rsid w:val="00E750A6"/>
    <w:rsid w:val="00E754A8"/>
    <w:rsid w:val="00E758F5"/>
    <w:rsid w:val="00E769A0"/>
    <w:rsid w:val="00E76CAD"/>
    <w:rsid w:val="00E76CF4"/>
    <w:rsid w:val="00E7725C"/>
    <w:rsid w:val="00E77BB1"/>
    <w:rsid w:val="00E77DF1"/>
    <w:rsid w:val="00E77F87"/>
    <w:rsid w:val="00E803D9"/>
    <w:rsid w:val="00E8053D"/>
    <w:rsid w:val="00E808F0"/>
    <w:rsid w:val="00E80D3F"/>
    <w:rsid w:val="00E8156B"/>
    <w:rsid w:val="00E81897"/>
    <w:rsid w:val="00E818D2"/>
    <w:rsid w:val="00E81C22"/>
    <w:rsid w:val="00E81E9B"/>
    <w:rsid w:val="00E81FBD"/>
    <w:rsid w:val="00E82478"/>
    <w:rsid w:val="00E828B5"/>
    <w:rsid w:val="00E833F8"/>
    <w:rsid w:val="00E835F8"/>
    <w:rsid w:val="00E83706"/>
    <w:rsid w:val="00E83AD7"/>
    <w:rsid w:val="00E84850"/>
    <w:rsid w:val="00E85789"/>
    <w:rsid w:val="00E857C7"/>
    <w:rsid w:val="00E85EBE"/>
    <w:rsid w:val="00E865D4"/>
    <w:rsid w:val="00E86BD4"/>
    <w:rsid w:val="00E877AC"/>
    <w:rsid w:val="00E87BAF"/>
    <w:rsid w:val="00E87BE0"/>
    <w:rsid w:val="00E87FBB"/>
    <w:rsid w:val="00E901ED"/>
    <w:rsid w:val="00E90485"/>
    <w:rsid w:val="00E90696"/>
    <w:rsid w:val="00E90760"/>
    <w:rsid w:val="00E90B42"/>
    <w:rsid w:val="00E91154"/>
    <w:rsid w:val="00E913B5"/>
    <w:rsid w:val="00E91544"/>
    <w:rsid w:val="00E915AF"/>
    <w:rsid w:val="00E91C81"/>
    <w:rsid w:val="00E9237E"/>
    <w:rsid w:val="00E9313D"/>
    <w:rsid w:val="00E93253"/>
    <w:rsid w:val="00E9356B"/>
    <w:rsid w:val="00E93659"/>
    <w:rsid w:val="00E9374F"/>
    <w:rsid w:val="00E93971"/>
    <w:rsid w:val="00E94376"/>
    <w:rsid w:val="00E94762"/>
    <w:rsid w:val="00E94B5F"/>
    <w:rsid w:val="00E95048"/>
    <w:rsid w:val="00E950C1"/>
    <w:rsid w:val="00E953F6"/>
    <w:rsid w:val="00E95770"/>
    <w:rsid w:val="00E9590F"/>
    <w:rsid w:val="00E95C0D"/>
    <w:rsid w:val="00E96260"/>
    <w:rsid w:val="00E968C3"/>
    <w:rsid w:val="00E971DF"/>
    <w:rsid w:val="00E97709"/>
    <w:rsid w:val="00E97B26"/>
    <w:rsid w:val="00E97CA8"/>
    <w:rsid w:val="00E97E69"/>
    <w:rsid w:val="00EA01A7"/>
    <w:rsid w:val="00EA0503"/>
    <w:rsid w:val="00EA09D9"/>
    <w:rsid w:val="00EA165D"/>
    <w:rsid w:val="00EA28E8"/>
    <w:rsid w:val="00EA353A"/>
    <w:rsid w:val="00EA35F6"/>
    <w:rsid w:val="00EA3C2C"/>
    <w:rsid w:val="00EA40EF"/>
    <w:rsid w:val="00EA4295"/>
    <w:rsid w:val="00EA45D9"/>
    <w:rsid w:val="00EA46D3"/>
    <w:rsid w:val="00EA5126"/>
    <w:rsid w:val="00EA5EED"/>
    <w:rsid w:val="00EA6F79"/>
    <w:rsid w:val="00EA6FEA"/>
    <w:rsid w:val="00EA706E"/>
    <w:rsid w:val="00EA7262"/>
    <w:rsid w:val="00EA7478"/>
    <w:rsid w:val="00EA749D"/>
    <w:rsid w:val="00EA7D14"/>
    <w:rsid w:val="00EB02DE"/>
    <w:rsid w:val="00EB0825"/>
    <w:rsid w:val="00EB0A10"/>
    <w:rsid w:val="00EB0C30"/>
    <w:rsid w:val="00EB0ECC"/>
    <w:rsid w:val="00EB170A"/>
    <w:rsid w:val="00EB1E4F"/>
    <w:rsid w:val="00EB1F60"/>
    <w:rsid w:val="00EB2558"/>
    <w:rsid w:val="00EB2DCC"/>
    <w:rsid w:val="00EB3179"/>
    <w:rsid w:val="00EB3943"/>
    <w:rsid w:val="00EB625B"/>
    <w:rsid w:val="00EB703D"/>
    <w:rsid w:val="00EB7886"/>
    <w:rsid w:val="00EB7BCD"/>
    <w:rsid w:val="00EC066A"/>
    <w:rsid w:val="00EC0B43"/>
    <w:rsid w:val="00EC0D97"/>
    <w:rsid w:val="00EC0DE4"/>
    <w:rsid w:val="00EC123B"/>
    <w:rsid w:val="00EC13DB"/>
    <w:rsid w:val="00EC1756"/>
    <w:rsid w:val="00EC17A7"/>
    <w:rsid w:val="00EC1C7C"/>
    <w:rsid w:val="00EC2E60"/>
    <w:rsid w:val="00EC3008"/>
    <w:rsid w:val="00EC30FD"/>
    <w:rsid w:val="00EC3772"/>
    <w:rsid w:val="00EC44ED"/>
    <w:rsid w:val="00EC4BD4"/>
    <w:rsid w:val="00EC4D63"/>
    <w:rsid w:val="00EC55C3"/>
    <w:rsid w:val="00EC5EC5"/>
    <w:rsid w:val="00EC5F7C"/>
    <w:rsid w:val="00EC6831"/>
    <w:rsid w:val="00EC68C5"/>
    <w:rsid w:val="00EC7719"/>
    <w:rsid w:val="00EC78C1"/>
    <w:rsid w:val="00EC78F7"/>
    <w:rsid w:val="00ED0804"/>
    <w:rsid w:val="00ED0BFA"/>
    <w:rsid w:val="00ED10CF"/>
    <w:rsid w:val="00ED1505"/>
    <w:rsid w:val="00ED1552"/>
    <w:rsid w:val="00ED1589"/>
    <w:rsid w:val="00ED1CEC"/>
    <w:rsid w:val="00ED204A"/>
    <w:rsid w:val="00ED31BB"/>
    <w:rsid w:val="00ED32CC"/>
    <w:rsid w:val="00ED3365"/>
    <w:rsid w:val="00ED3497"/>
    <w:rsid w:val="00ED4091"/>
    <w:rsid w:val="00ED4101"/>
    <w:rsid w:val="00ED4436"/>
    <w:rsid w:val="00ED44FE"/>
    <w:rsid w:val="00ED4548"/>
    <w:rsid w:val="00ED48AC"/>
    <w:rsid w:val="00ED4C03"/>
    <w:rsid w:val="00ED555B"/>
    <w:rsid w:val="00ED620B"/>
    <w:rsid w:val="00ED6250"/>
    <w:rsid w:val="00ED6F4C"/>
    <w:rsid w:val="00ED71EC"/>
    <w:rsid w:val="00ED74D5"/>
    <w:rsid w:val="00ED753A"/>
    <w:rsid w:val="00ED77E4"/>
    <w:rsid w:val="00ED7B1E"/>
    <w:rsid w:val="00EE03A2"/>
    <w:rsid w:val="00EE08FE"/>
    <w:rsid w:val="00EE095C"/>
    <w:rsid w:val="00EE0AFF"/>
    <w:rsid w:val="00EE0CCD"/>
    <w:rsid w:val="00EE0ED2"/>
    <w:rsid w:val="00EE0F8A"/>
    <w:rsid w:val="00EE118D"/>
    <w:rsid w:val="00EE2858"/>
    <w:rsid w:val="00EE29EA"/>
    <w:rsid w:val="00EE354C"/>
    <w:rsid w:val="00EE37CE"/>
    <w:rsid w:val="00EE3991"/>
    <w:rsid w:val="00EE3F22"/>
    <w:rsid w:val="00EE41A6"/>
    <w:rsid w:val="00EE5219"/>
    <w:rsid w:val="00EE52C7"/>
    <w:rsid w:val="00EE531C"/>
    <w:rsid w:val="00EE53F6"/>
    <w:rsid w:val="00EE56F4"/>
    <w:rsid w:val="00EE5BDF"/>
    <w:rsid w:val="00EE5F83"/>
    <w:rsid w:val="00EE6FDC"/>
    <w:rsid w:val="00EE75D6"/>
    <w:rsid w:val="00EE7C58"/>
    <w:rsid w:val="00EF076B"/>
    <w:rsid w:val="00EF07FD"/>
    <w:rsid w:val="00EF0B76"/>
    <w:rsid w:val="00EF10DD"/>
    <w:rsid w:val="00EF14AC"/>
    <w:rsid w:val="00EF1B8F"/>
    <w:rsid w:val="00EF20F9"/>
    <w:rsid w:val="00EF234C"/>
    <w:rsid w:val="00EF2A2B"/>
    <w:rsid w:val="00EF2AD3"/>
    <w:rsid w:val="00EF2B8C"/>
    <w:rsid w:val="00EF3332"/>
    <w:rsid w:val="00EF38A2"/>
    <w:rsid w:val="00EF3EA2"/>
    <w:rsid w:val="00EF4E9B"/>
    <w:rsid w:val="00EF508A"/>
    <w:rsid w:val="00EF548E"/>
    <w:rsid w:val="00EF5F73"/>
    <w:rsid w:val="00EF671F"/>
    <w:rsid w:val="00EF6D59"/>
    <w:rsid w:val="00EF7104"/>
    <w:rsid w:val="00F0024E"/>
    <w:rsid w:val="00F008AF"/>
    <w:rsid w:val="00F009DE"/>
    <w:rsid w:val="00F00AA0"/>
    <w:rsid w:val="00F00E87"/>
    <w:rsid w:val="00F01804"/>
    <w:rsid w:val="00F02103"/>
    <w:rsid w:val="00F023E0"/>
    <w:rsid w:val="00F02459"/>
    <w:rsid w:val="00F02B39"/>
    <w:rsid w:val="00F03556"/>
    <w:rsid w:val="00F03D63"/>
    <w:rsid w:val="00F03F4A"/>
    <w:rsid w:val="00F046A1"/>
    <w:rsid w:val="00F04C7B"/>
    <w:rsid w:val="00F0575E"/>
    <w:rsid w:val="00F05F41"/>
    <w:rsid w:val="00F062DF"/>
    <w:rsid w:val="00F06B13"/>
    <w:rsid w:val="00F06B88"/>
    <w:rsid w:val="00F06CB5"/>
    <w:rsid w:val="00F06F10"/>
    <w:rsid w:val="00F07E57"/>
    <w:rsid w:val="00F10F56"/>
    <w:rsid w:val="00F1148E"/>
    <w:rsid w:val="00F11A3C"/>
    <w:rsid w:val="00F11EC5"/>
    <w:rsid w:val="00F120AE"/>
    <w:rsid w:val="00F120DA"/>
    <w:rsid w:val="00F1278E"/>
    <w:rsid w:val="00F1308E"/>
    <w:rsid w:val="00F13215"/>
    <w:rsid w:val="00F136F5"/>
    <w:rsid w:val="00F138E1"/>
    <w:rsid w:val="00F13975"/>
    <w:rsid w:val="00F13A4F"/>
    <w:rsid w:val="00F142E0"/>
    <w:rsid w:val="00F14574"/>
    <w:rsid w:val="00F145C4"/>
    <w:rsid w:val="00F1477E"/>
    <w:rsid w:val="00F14D24"/>
    <w:rsid w:val="00F14DC0"/>
    <w:rsid w:val="00F14F55"/>
    <w:rsid w:val="00F15629"/>
    <w:rsid w:val="00F15717"/>
    <w:rsid w:val="00F15F6E"/>
    <w:rsid w:val="00F16229"/>
    <w:rsid w:val="00F168B4"/>
    <w:rsid w:val="00F16A85"/>
    <w:rsid w:val="00F16C0B"/>
    <w:rsid w:val="00F16D16"/>
    <w:rsid w:val="00F16F87"/>
    <w:rsid w:val="00F17095"/>
    <w:rsid w:val="00F174BB"/>
    <w:rsid w:val="00F178EA"/>
    <w:rsid w:val="00F200A6"/>
    <w:rsid w:val="00F20859"/>
    <w:rsid w:val="00F20E0B"/>
    <w:rsid w:val="00F20F3A"/>
    <w:rsid w:val="00F2120B"/>
    <w:rsid w:val="00F21474"/>
    <w:rsid w:val="00F216FF"/>
    <w:rsid w:val="00F21BAA"/>
    <w:rsid w:val="00F21BE0"/>
    <w:rsid w:val="00F21F52"/>
    <w:rsid w:val="00F225D1"/>
    <w:rsid w:val="00F22B18"/>
    <w:rsid w:val="00F22C76"/>
    <w:rsid w:val="00F22E11"/>
    <w:rsid w:val="00F22F28"/>
    <w:rsid w:val="00F23126"/>
    <w:rsid w:val="00F231AD"/>
    <w:rsid w:val="00F232F9"/>
    <w:rsid w:val="00F23332"/>
    <w:rsid w:val="00F241FF"/>
    <w:rsid w:val="00F246FB"/>
    <w:rsid w:val="00F24FDC"/>
    <w:rsid w:val="00F2504E"/>
    <w:rsid w:val="00F259E5"/>
    <w:rsid w:val="00F26116"/>
    <w:rsid w:val="00F26599"/>
    <w:rsid w:val="00F27D20"/>
    <w:rsid w:val="00F30355"/>
    <w:rsid w:val="00F30391"/>
    <w:rsid w:val="00F305CC"/>
    <w:rsid w:val="00F31232"/>
    <w:rsid w:val="00F314E6"/>
    <w:rsid w:val="00F31926"/>
    <w:rsid w:val="00F31F0F"/>
    <w:rsid w:val="00F31F4A"/>
    <w:rsid w:val="00F32A2F"/>
    <w:rsid w:val="00F32E0B"/>
    <w:rsid w:val="00F334B7"/>
    <w:rsid w:val="00F33780"/>
    <w:rsid w:val="00F3411B"/>
    <w:rsid w:val="00F35B85"/>
    <w:rsid w:val="00F36201"/>
    <w:rsid w:val="00F363A8"/>
    <w:rsid w:val="00F36814"/>
    <w:rsid w:val="00F369BC"/>
    <w:rsid w:val="00F36AA7"/>
    <w:rsid w:val="00F36FC3"/>
    <w:rsid w:val="00F3785B"/>
    <w:rsid w:val="00F37B2D"/>
    <w:rsid w:val="00F37F42"/>
    <w:rsid w:val="00F37FFD"/>
    <w:rsid w:val="00F40187"/>
    <w:rsid w:val="00F401B3"/>
    <w:rsid w:val="00F4022F"/>
    <w:rsid w:val="00F40D8C"/>
    <w:rsid w:val="00F41DBF"/>
    <w:rsid w:val="00F42443"/>
    <w:rsid w:val="00F4292B"/>
    <w:rsid w:val="00F42C01"/>
    <w:rsid w:val="00F43A4C"/>
    <w:rsid w:val="00F43EF9"/>
    <w:rsid w:val="00F44323"/>
    <w:rsid w:val="00F44EBA"/>
    <w:rsid w:val="00F45424"/>
    <w:rsid w:val="00F456CF"/>
    <w:rsid w:val="00F45944"/>
    <w:rsid w:val="00F470B4"/>
    <w:rsid w:val="00F477D6"/>
    <w:rsid w:val="00F47D45"/>
    <w:rsid w:val="00F50031"/>
    <w:rsid w:val="00F50166"/>
    <w:rsid w:val="00F507A2"/>
    <w:rsid w:val="00F508B9"/>
    <w:rsid w:val="00F50E60"/>
    <w:rsid w:val="00F51262"/>
    <w:rsid w:val="00F51638"/>
    <w:rsid w:val="00F519D5"/>
    <w:rsid w:val="00F51A7D"/>
    <w:rsid w:val="00F51C1D"/>
    <w:rsid w:val="00F51C9B"/>
    <w:rsid w:val="00F5288F"/>
    <w:rsid w:val="00F53287"/>
    <w:rsid w:val="00F538DC"/>
    <w:rsid w:val="00F53909"/>
    <w:rsid w:val="00F541A0"/>
    <w:rsid w:val="00F54470"/>
    <w:rsid w:val="00F54555"/>
    <w:rsid w:val="00F548EF"/>
    <w:rsid w:val="00F54B56"/>
    <w:rsid w:val="00F55766"/>
    <w:rsid w:val="00F558DA"/>
    <w:rsid w:val="00F574F0"/>
    <w:rsid w:val="00F57919"/>
    <w:rsid w:val="00F61532"/>
    <w:rsid w:val="00F61672"/>
    <w:rsid w:val="00F61A40"/>
    <w:rsid w:val="00F61F1B"/>
    <w:rsid w:val="00F6245D"/>
    <w:rsid w:val="00F62611"/>
    <w:rsid w:val="00F62F12"/>
    <w:rsid w:val="00F636EC"/>
    <w:rsid w:val="00F63A8D"/>
    <w:rsid w:val="00F63BAF"/>
    <w:rsid w:val="00F63BB3"/>
    <w:rsid w:val="00F63CF1"/>
    <w:rsid w:val="00F640EC"/>
    <w:rsid w:val="00F6416A"/>
    <w:rsid w:val="00F64B5D"/>
    <w:rsid w:val="00F6505D"/>
    <w:rsid w:val="00F653DC"/>
    <w:rsid w:val="00F66411"/>
    <w:rsid w:val="00F66B08"/>
    <w:rsid w:val="00F66CE4"/>
    <w:rsid w:val="00F6738B"/>
    <w:rsid w:val="00F67482"/>
    <w:rsid w:val="00F6773D"/>
    <w:rsid w:val="00F6782E"/>
    <w:rsid w:val="00F67D00"/>
    <w:rsid w:val="00F67D2F"/>
    <w:rsid w:val="00F702ED"/>
    <w:rsid w:val="00F704E1"/>
    <w:rsid w:val="00F719AF"/>
    <w:rsid w:val="00F72027"/>
    <w:rsid w:val="00F72067"/>
    <w:rsid w:val="00F72483"/>
    <w:rsid w:val="00F72EC9"/>
    <w:rsid w:val="00F732E5"/>
    <w:rsid w:val="00F73608"/>
    <w:rsid w:val="00F7371E"/>
    <w:rsid w:val="00F73B2D"/>
    <w:rsid w:val="00F73C06"/>
    <w:rsid w:val="00F74154"/>
    <w:rsid w:val="00F74774"/>
    <w:rsid w:val="00F7562B"/>
    <w:rsid w:val="00F759BE"/>
    <w:rsid w:val="00F75BA0"/>
    <w:rsid w:val="00F772C8"/>
    <w:rsid w:val="00F7789B"/>
    <w:rsid w:val="00F80351"/>
    <w:rsid w:val="00F804C6"/>
    <w:rsid w:val="00F8134B"/>
    <w:rsid w:val="00F81929"/>
    <w:rsid w:val="00F81FD9"/>
    <w:rsid w:val="00F8244F"/>
    <w:rsid w:val="00F8278B"/>
    <w:rsid w:val="00F829BE"/>
    <w:rsid w:val="00F82BF7"/>
    <w:rsid w:val="00F82FD5"/>
    <w:rsid w:val="00F83189"/>
    <w:rsid w:val="00F833CE"/>
    <w:rsid w:val="00F8355A"/>
    <w:rsid w:val="00F836C2"/>
    <w:rsid w:val="00F8384B"/>
    <w:rsid w:val="00F83ADF"/>
    <w:rsid w:val="00F8441D"/>
    <w:rsid w:val="00F84DAD"/>
    <w:rsid w:val="00F863A1"/>
    <w:rsid w:val="00F865BD"/>
    <w:rsid w:val="00F87800"/>
    <w:rsid w:val="00F87A84"/>
    <w:rsid w:val="00F87B46"/>
    <w:rsid w:val="00F87CD4"/>
    <w:rsid w:val="00F907B8"/>
    <w:rsid w:val="00F91C63"/>
    <w:rsid w:val="00F92C4C"/>
    <w:rsid w:val="00F93084"/>
    <w:rsid w:val="00F93421"/>
    <w:rsid w:val="00F938CB"/>
    <w:rsid w:val="00F94F24"/>
    <w:rsid w:val="00F9571B"/>
    <w:rsid w:val="00F9584B"/>
    <w:rsid w:val="00F95E9A"/>
    <w:rsid w:val="00F95EE2"/>
    <w:rsid w:val="00F96DD4"/>
    <w:rsid w:val="00F9707A"/>
    <w:rsid w:val="00F9716C"/>
    <w:rsid w:val="00F97F84"/>
    <w:rsid w:val="00F97F85"/>
    <w:rsid w:val="00FA050E"/>
    <w:rsid w:val="00FA0889"/>
    <w:rsid w:val="00FA1508"/>
    <w:rsid w:val="00FA1BAE"/>
    <w:rsid w:val="00FA1C46"/>
    <w:rsid w:val="00FA1F4C"/>
    <w:rsid w:val="00FA1FF0"/>
    <w:rsid w:val="00FA216F"/>
    <w:rsid w:val="00FA2A3A"/>
    <w:rsid w:val="00FA2E62"/>
    <w:rsid w:val="00FA308D"/>
    <w:rsid w:val="00FA32C6"/>
    <w:rsid w:val="00FA3465"/>
    <w:rsid w:val="00FA3CBC"/>
    <w:rsid w:val="00FA4490"/>
    <w:rsid w:val="00FA4630"/>
    <w:rsid w:val="00FA49FF"/>
    <w:rsid w:val="00FA4BE9"/>
    <w:rsid w:val="00FA4EEF"/>
    <w:rsid w:val="00FA500E"/>
    <w:rsid w:val="00FA507B"/>
    <w:rsid w:val="00FA5092"/>
    <w:rsid w:val="00FA5FA3"/>
    <w:rsid w:val="00FA63AD"/>
    <w:rsid w:val="00FA658E"/>
    <w:rsid w:val="00FA77FC"/>
    <w:rsid w:val="00FA7DA9"/>
    <w:rsid w:val="00FB03F6"/>
    <w:rsid w:val="00FB0754"/>
    <w:rsid w:val="00FB0F0A"/>
    <w:rsid w:val="00FB1F7C"/>
    <w:rsid w:val="00FB22AA"/>
    <w:rsid w:val="00FB25E8"/>
    <w:rsid w:val="00FB2835"/>
    <w:rsid w:val="00FB2E33"/>
    <w:rsid w:val="00FB3013"/>
    <w:rsid w:val="00FB4249"/>
    <w:rsid w:val="00FB45F6"/>
    <w:rsid w:val="00FB46F0"/>
    <w:rsid w:val="00FB4B63"/>
    <w:rsid w:val="00FB5928"/>
    <w:rsid w:val="00FB6781"/>
    <w:rsid w:val="00FB68C8"/>
    <w:rsid w:val="00FB6AC1"/>
    <w:rsid w:val="00FB703C"/>
    <w:rsid w:val="00FB7246"/>
    <w:rsid w:val="00FC0A90"/>
    <w:rsid w:val="00FC0AAF"/>
    <w:rsid w:val="00FC211B"/>
    <w:rsid w:val="00FC2212"/>
    <w:rsid w:val="00FC2251"/>
    <w:rsid w:val="00FC26BC"/>
    <w:rsid w:val="00FC2F32"/>
    <w:rsid w:val="00FC330F"/>
    <w:rsid w:val="00FC3399"/>
    <w:rsid w:val="00FC3BAA"/>
    <w:rsid w:val="00FC3EB6"/>
    <w:rsid w:val="00FC4564"/>
    <w:rsid w:val="00FC477A"/>
    <w:rsid w:val="00FC512E"/>
    <w:rsid w:val="00FC53C7"/>
    <w:rsid w:val="00FC591B"/>
    <w:rsid w:val="00FC60B7"/>
    <w:rsid w:val="00FC626A"/>
    <w:rsid w:val="00FC73AA"/>
    <w:rsid w:val="00FC7649"/>
    <w:rsid w:val="00FC77DC"/>
    <w:rsid w:val="00FC7CA7"/>
    <w:rsid w:val="00FD013B"/>
    <w:rsid w:val="00FD0BF8"/>
    <w:rsid w:val="00FD0E60"/>
    <w:rsid w:val="00FD1097"/>
    <w:rsid w:val="00FD1BC3"/>
    <w:rsid w:val="00FD1E47"/>
    <w:rsid w:val="00FD21F5"/>
    <w:rsid w:val="00FD240C"/>
    <w:rsid w:val="00FD2514"/>
    <w:rsid w:val="00FD25CA"/>
    <w:rsid w:val="00FD26B5"/>
    <w:rsid w:val="00FD2F9A"/>
    <w:rsid w:val="00FD318B"/>
    <w:rsid w:val="00FD332D"/>
    <w:rsid w:val="00FD387B"/>
    <w:rsid w:val="00FD42CF"/>
    <w:rsid w:val="00FD45F2"/>
    <w:rsid w:val="00FD4729"/>
    <w:rsid w:val="00FD4A8D"/>
    <w:rsid w:val="00FD4F62"/>
    <w:rsid w:val="00FD57C9"/>
    <w:rsid w:val="00FD5B4E"/>
    <w:rsid w:val="00FD62E7"/>
    <w:rsid w:val="00FD664F"/>
    <w:rsid w:val="00FD6C00"/>
    <w:rsid w:val="00FD6CC1"/>
    <w:rsid w:val="00FD70FE"/>
    <w:rsid w:val="00FD758B"/>
    <w:rsid w:val="00FD78B1"/>
    <w:rsid w:val="00FD7CBE"/>
    <w:rsid w:val="00FE0785"/>
    <w:rsid w:val="00FE12E3"/>
    <w:rsid w:val="00FE1627"/>
    <w:rsid w:val="00FE1718"/>
    <w:rsid w:val="00FE18DE"/>
    <w:rsid w:val="00FE2528"/>
    <w:rsid w:val="00FE253A"/>
    <w:rsid w:val="00FE258B"/>
    <w:rsid w:val="00FE37CC"/>
    <w:rsid w:val="00FE3A67"/>
    <w:rsid w:val="00FE3DF2"/>
    <w:rsid w:val="00FE4232"/>
    <w:rsid w:val="00FE4757"/>
    <w:rsid w:val="00FE4990"/>
    <w:rsid w:val="00FE4D1A"/>
    <w:rsid w:val="00FE5270"/>
    <w:rsid w:val="00FE5FAF"/>
    <w:rsid w:val="00FE66F2"/>
    <w:rsid w:val="00FE698F"/>
    <w:rsid w:val="00FE6F84"/>
    <w:rsid w:val="00FE7000"/>
    <w:rsid w:val="00FE76FE"/>
    <w:rsid w:val="00FE7EFC"/>
    <w:rsid w:val="00FE7F5B"/>
    <w:rsid w:val="00FF05A8"/>
    <w:rsid w:val="00FF09B8"/>
    <w:rsid w:val="00FF1D25"/>
    <w:rsid w:val="00FF1E38"/>
    <w:rsid w:val="00FF233A"/>
    <w:rsid w:val="00FF2C26"/>
    <w:rsid w:val="00FF2F1D"/>
    <w:rsid w:val="00FF4621"/>
    <w:rsid w:val="00FF477C"/>
    <w:rsid w:val="00FF4F92"/>
    <w:rsid w:val="00FF5950"/>
    <w:rsid w:val="00FF5AB8"/>
    <w:rsid w:val="00FF673C"/>
    <w:rsid w:val="00FF67F5"/>
    <w:rsid w:val="00FF6B70"/>
    <w:rsid w:val="00FF6C20"/>
    <w:rsid w:val="00FF705A"/>
    <w:rsid w:val="00FF72D8"/>
    <w:rsid w:val="00FF793F"/>
    <w:rsid w:val="00FF7A8F"/>
    <w:rsid w:val="01153027"/>
    <w:rsid w:val="0123EAEF"/>
    <w:rsid w:val="012CCAC0"/>
    <w:rsid w:val="013B8DF7"/>
    <w:rsid w:val="014F9E2D"/>
    <w:rsid w:val="016C1BB7"/>
    <w:rsid w:val="01C723C6"/>
    <w:rsid w:val="02088EB3"/>
    <w:rsid w:val="0212A377"/>
    <w:rsid w:val="021E677F"/>
    <w:rsid w:val="02322790"/>
    <w:rsid w:val="026D4BF4"/>
    <w:rsid w:val="02EC7565"/>
    <w:rsid w:val="0307D094"/>
    <w:rsid w:val="031E59F4"/>
    <w:rsid w:val="03206CCA"/>
    <w:rsid w:val="033F0100"/>
    <w:rsid w:val="036198C7"/>
    <w:rsid w:val="0371D09C"/>
    <w:rsid w:val="03C8A807"/>
    <w:rsid w:val="03DE3634"/>
    <w:rsid w:val="03E137F0"/>
    <w:rsid w:val="03E26D80"/>
    <w:rsid w:val="040657C9"/>
    <w:rsid w:val="0423B6D4"/>
    <w:rsid w:val="042651E9"/>
    <w:rsid w:val="04311ABC"/>
    <w:rsid w:val="043B72E8"/>
    <w:rsid w:val="0443E87F"/>
    <w:rsid w:val="046934C1"/>
    <w:rsid w:val="04E24DF7"/>
    <w:rsid w:val="05055265"/>
    <w:rsid w:val="051C5655"/>
    <w:rsid w:val="05463EA2"/>
    <w:rsid w:val="0585B049"/>
    <w:rsid w:val="058E0F2E"/>
    <w:rsid w:val="05967B03"/>
    <w:rsid w:val="05CD5134"/>
    <w:rsid w:val="05D3C3A1"/>
    <w:rsid w:val="05E69EC7"/>
    <w:rsid w:val="05F0D12F"/>
    <w:rsid w:val="060526FA"/>
    <w:rsid w:val="06111EB3"/>
    <w:rsid w:val="061E899D"/>
    <w:rsid w:val="06234784"/>
    <w:rsid w:val="0635F892"/>
    <w:rsid w:val="066E3753"/>
    <w:rsid w:val="067638C1"/>
    <w:rsid w:val="068571E3"/>
    <w:rsid w:val="069851AA"/>
    <w:rsid w:val="06CC5DAB"/>
    <w:rsid w:val="06E90797"/>
    <w:rsid w:val="072760DF"/>
    <w:rsid w:val="0735FADA"/>
    <w:rsid w:val="074D8BC5"/>
    <w:rsid w:val="0753E4CE"/>
    <w:rsid w:val="075BBD22"/>
    <w:rsid w:val="07845CE5"/>
    <w:rsid w:val="07922467"/>
    <w:rsid w:val="07981A4C"/>
    <w:rsid w:val="079C3451"/>
    <w:rsid w:val="07A74905"/>
    <w:rsid w:val="07B9C343"/>
    <w:rsid w:val="07BE2BC5"/>
    <w:rsid w:val="07EAB70E"/>
    <w:rsid w:val="080F49F1"/>
    <w:rsid w:val="0820C55A"/>
    <w:rsid w:val="083A2C28"/>
    <w:rsid w:val="08897A06"/>
    <w:rsid w:val="08B168F0"/>
    <w:rsid w:val="08B90175"/>
    <w:rsid w:val="08EEBEB0"/>
    <w:rsid w:val="08FD400A"/>
    <w:rsid w:val="09899485"/>
    <w:rsid w:val="09A79062"/>
    <w:rsid w:val="09C435A9"/>
    <w:rsid w:val="09C9F160"/>
    <w:rsid w:val="09E8D3B8"/>
    <w:rsid w:val="09EF9B44"/>
    <w:rsid w:val="09F4306D"/>
    <w:rsid w:val="0A05A0C0"/>
    <w:rsid w:val="0A19733A"/>
    <w:rsid w:val="0A38744D"/>
    <w:rsid w:val="0A3E7106"/>
    <w:rsid w:val="0A4FBB9A"/>
    <w:rsid w:val="0A5ABFB7"/>
    <w:rsid w:val="0A830798"/>
    <w:rsid w:val="0AA3BC3D"/>
    <w:rsid w:val="0AE0DB5F"/>
    <w:rsid w:val="0AE45160"/>
    <w:rsid w:val="0AFDAF32"/>
    <w:rsid w:val="0AFE4C29"/>
    <w:rsid w:val="0B39D5B5"/>
    <w:rsid w:val="0B3F4883"/>
    <w:rsid w:val="0B77F0CF"/>
    <w:rsid w:val="0B9655FF"/>
    <w:rsid w:val="0B9D01C5"/>
    <w:rsid w:val="0BC896CB"/>
    <w:rsid w:val="0BCDF07D"/>
    <w:rsid w:val="0BE1BE3B"/>
    <w:rsid w:val="0C1D2AB6"/>
    <w:rsid w:val="0C2BEADB"/>
    <w:rsid w:val="0C3CF0A4"/>
    <w:rsid w:val="0C4DA931"/>
    <w:rsid w:val="0C7E8DE2"/>
    <w:rsid w:val="0C87D1B2"/>
    <w:rsid w:val="0C8CEC79"/>
    <w:rsid w:val="0CDD7013"/>
    <w:rsid w:val="0CF375D9"/>
    <w:rsid w:val="0D0A6332"/>
    <w:rsid w:val="0D1A1F90"/>
    <w:rsid w:val="0D58394A"/>
    <w:rsid w:val="0D63EA0B"/>
    <w:rsid w:val="0D770FEC"/>
    <w:rsid w:val="0D7CD50C"/>
    <w:rsid w:val="0D8142C8"/>
    <w:rsid w:val="0D95C7B7"/>
    <w:rsid w:val="0D9E5254"/>
    <w:rsid w:val="0DB01E45"/>
    <w:rsid w:val="0DB092D5"/>
    <w:rsid w:val="0DBDF906"/>
    <w:rsid w:val="0DC9BD23"/>
    <w:rsid w:val="0DD3DE9D"/>
    <w:rsid w:val="0DD7EBFB"/>
    <w:rsid w:val="0DEE0F15"/>
    <w:rsid w:val="0DEEF9F5"/>
    <w:rsid w:val="0E0C8A37"/>
    <w:rsid w:val="0E0EB762"/>
    <w:rsid w:val="0E1B5AAA"/>
    <w:rsid w:val="0E1BE193"/>
    <w:rsid w:val="0E239A20"/>
    <w:rsid w:val="0E416712"/>
    <w:rsid w:val="0E592398"/>
    <w:rsid w:val="0E802F3C"/>
    <w:rsid w:val="0EDD356C"/>
    <w:rsid w:val="0F188FB1"/>
    <w:rsid w:val="0F3A85FF"/>
    <w:rsid w:val="0F5ED8CE"/>
    <w:rsid w:val="0F6B21EF"/>
    <w:rsid w:val="0F8C8A65"/>
    <w:rsid w:val="0F9D9974"/>
    <w:rsid w:val="0FA2F46A"/>
    <w:rsid w:val="0FB269B8"/>
    <w:rsid w:val="0FB31256"/>
    <w:rsid w:val="0FCFC54E"/>
    <w:rsid w:val="100D641B"/>
    <w:rsid w:val="102FA626"/>
    <w:rsid w:val="103B2FCA"/>
    <w:rsid w:val="103DCA8B"/>
    <w:rsid w:val="10493171"/>
    <w:rsid w:val="10692247"/>
    <w:rsid w:val="1073F8D9"/>
    <w:rsid w:val="10C2BBEC"/>
    <w:rsid w:val="10CEA556"/>
    <w:rsid w:val="10F76CD1"/>
    <w:rsid w:val="111F7103"/>
    <w:rsid w:val="113249F2"/>
    <w:rsid w:val="116E6408"/>
    <w:rsid w:val="11ADDE15"/>
    <w:rsid w:val="120D232A"/>
    <w:rsid w:val="124AE8F6"/>
    <w:rsid w:val="12654296"/>
    <w:rsid w:val="12E0C546"/>
    <w:rsid w:val="12E75371"/>
    <w:rsid w:val="1342A99D"/>
    <w:rsid w:val="134938F7"/>
    <w:rsid w:val="134F68D0"/>
    <w:rsid w:val="13745F44"/>
    <w:rsid w:val="1383A115"/>
    <w:rsid w:val="13A07C56"/>
    <w:rsid w:val="13D33C7F"/>
    <w:rsid w:val="13E97F2C"/>
    <w:rsid w:val="14005282"/>
    <w:rsid w:val="14030198"/>
    <w:rsid w:val="1410FE06"/>
    <w:rsid w:val="141147E6"/>
    <w:rsid w:val="14157C2A"/>
    <w:rsid w:val="1444DF5C"/>
    <w:rsid w:val="145FC05E"/>
    <w:rsid w:val="147C679B"/>
    <w:rsid w:val="148FB386"/>
    <w:rsid w:val="14935302"/>
    <w:rsid w:val="14B628AD"/>
    <w:rsid w:val="14B64CFE"/>
    <w:rsid w:val="14D29707"/>
    <w:rsid w:val="150ACA0A"/>
    <w:rsid w:val="1529835D"/>
    <w:rsid w:val="152B03C8"/>
    <w:rsid w:val="159E7BD1"/>
    <w:rsid w:val="15B08776"/>
    <w:rsid w:val="15F8301B"/>
    <w:rsid w:val="16017890"/>
    <w:rsid w:val="16034D22"/>
    <w:rsid w:val="160F0A9A"/>
    <w:rsid w:val="160FC193"/>
    <w:rsid w:val="16344D67"/>
    <w:rsid w:val="165046C8"/>
    <w:rsid w:val="16983BAE"/>
    <w:rsid w:val="16A1A8B0"/>
    <w:rsid w:val="16A6AEAC"/>
    <w:rsid w:val="16BF3416"/>
    <w:rsid w:val="16DFD24D"/>
    <w:rsid w:val="16F151EC"/>
    <w:rsid w:val="1701CBB3"/>
    <w:rsid w:val="170D60B0"/>
    <w:rsid w:val="172AB0D2"/>
    <w:rsid w:val="1733A906"/>
    <w:rsid w:val="1736F083"/>
    <w:rsid w:val="17A334E9"/>
    <w:rsid w:val="17AB6D41"/>
    <w:rsid w:val="17B0C823"/>
    <w:rsid w:val="17CF5549"/>
    <w:rsid w:val="17D13E9D"/>
    <w:rsid w:val="17DCF101"/>
    <w:rsid w:val="17F663DE"/>
    <w:rsid w:val="1801679F"/>
    <w:rsid w:val="18124C9D"/>
    <w:rsid w:val="187CE74B"/>
    <w:rsid w:val="1889D2F9"/>
    <w:rsid w:val="189169D8"/>
    <w:rsid w:val="18A3DF89"/>
    <w:rsid w:val="18AC1D7C"/>
    <w:rsid w:val="18AF15C6"/>
    <w:rsid w:val="18AFD6E2"/>
    <w:rsid w:val="18B6E10E"/>
    <w:rsid w:val="18DC737C"/>
    <w:rsid w:val="18F33129"/>
    <w:rsid w:val="18F8848E"/>
    <w:rsid w:val="1922138C"/>
    <w:rsid w:val="1951CA7C"/>
    <w:rsid w:val="196B85BD"/>
    <w:rsid w:val="196E27EB"/>
    <w:rsid w:val="1977EAA5"/>
    <w:rsid w:val="1998054A"/>
    <w:rsid w:val="19A58170"/>
    <w:rsid w:val="19BF0525"/>
    <w:rsid w:val="19C88E83"/>
    <w:rsid w:val="19D4D2B2"/>
    <w:rsid w:val="19E0560F"/>
    <w:rsid w:val="1A129AD1"/>
    <w:rsid w:val="1A4C6D78"/>
    <w:rsid w:val="1A8E5D8A"/>
    <w:rsid w:val="1A98D4A1"/>
    <w:rsid w:val="1ABF6809"/>
    <w:rsid w:val="1AC167A4"/>
    <w:rsid w:val="1B1FEAC8"/>
    <w:rsid w:val="1B2F2D61"/>
    <w:rsid w:val="1B41D048"/>
    <w:rsid w:val="1B47B382"/>
    <w:rsid w:val="1B92391C"/>
    <w:rsid w:val="1BE12E12"/>
    <w:rsid w:val="1BEE09B2"/>
    <w:rsid w:val="1BFD683C"/>
    <w:rsid w:val="1BFE9BFE"/>
    <w:rsid w:val="1C0F520B"/>
    <w:rsid w:val="1C2C0194"/>
    <w:rsid w:val="1C3C4E91"/>
    <w:rsid w:val="1C3DCE56"/>
    <w:rsid w:val="1C65EE0A"/>
    <w:rsid w:val="1C9CC379"/>
    <w:rsid w:val="1CAC9C5D"/>
    <w:rsid w:val="1D0BBDEE"/>
    <w:rsid w:val="1D245A4E"/>
    <w:rsid w:val="1D3C5E09"/>
    <w:rsid w:val="1D54C8EF"/>
    <w:rsid w:val="1D65A42F"/>
    <w:rsid w:val="1D668767"/>
    <w:rsid w:val="1D6F57B8"/>
    <w:rsid w:val="1D73C152"/>
    <w:rsid w:val="1D75D215"/>
    <w:rsid w:val="1D763103"/>
    <w:rsid w:val="1D84160E"/>
    <w:rsid w:val="1DA07AD8"/>
    <w:rsid w:val="1DA5F23B"/>
    <w:rsid w:val="1DBF6989"/>
    <w:rsid w:val="1DE0DFA2"/>
    <w:rsid w:val="1DEDDEC4"/>
    <w:rsid w:val="1E1E692E"/>
    <w:rsid w:val="1E8446A7"/>
    <w:rsid w:val="1E8683D2"/>
    <w:rsid w:val="1EF12D02"/>
    <w:rsid w:val="1EF8F85A"/>
    <w:rsid w:val="1F00B76C"/>
    <w:rsid w:val="1F070933"/>
    <w:rsid w:val="1F10396B"/>
    <w:rsid w:val="1F1D7F72"/>
    <w:rsid w:val="1F2BC3E9"/>
    <w:rsid w:val="1F39B021"/>
    <w:rsid w:val="1F3C90E6"/>
    <w:rsid w:val="1F5A8652"/>
    <w:rsid w:val="1F653479"/>
    <w:rsid w:val="1F7FC91F"/>
    <w:rsid w:val="1F966D94"/>
    <w:rsid w:val="1FB8F768"/>
    <w:rsid w:val="1FC5D992"/>
    <w:rsid w:val="200FD4D6"/>
    <w:rsid w:val="20266B16"/>
    <w:rsid w:val="202CC7A0"/>
    <w:rsid w:val="207480DB"/>
    <w:rsid w:val="20A50098"/>
    <w:rsid w:val="20B71DA9"/>
    <w:rsid w:val="20B86ABB"/>
    <w:rsid w:val="20E0EE57"/>
    <w:rsid w:val="20EE0F4A"/>
    <w:rsid w:val="210344E0"/>
    <w:rsid w:val="210C3C59"/>
    <w:rsid w:val="21121B09"/>
    <w:rsid w:val="212BD838"/>
    <w:rsid w:val="218CCE6C"/>
    <w:rsid w:val="21B27D17"/>
    <w:rsid w:val="21B936FD"/>
    <w:rsid w:val="21ED1EFD"/>
    <w:rsid w:val="21FC4CFB"/>
    <w:rsid w:val="2204DA67"/>
    <w:rsid w:val="2293E743"/>
    <w:rsid w:val="22D8B2B1"/>
    <w:rsid w:val="22EDE2B5"/>
    <w:rsid w:val="22F4D9B0"/>
    <w:rsid w:val="231893B5"/>
    <w:rsid w:val="234ED3F0"/>
    <w:rsid w:val="236E2592"/>
    <w:rsid w:val="239C4566"/>
    <w:rsid w:val="23C69570"/>
    <w:rsid w:val="23CB2B0F"/>
    <w:rsid w:val="240EA7FA"/>
    <w:rsid w:val="2437E377"/>
    <w:rsid w:val="244419C9"/>
    <w:rsid w:val="2463BCDE"/>
    <w:rsid w:val="24A8B2B4"/>
    <w:rsid w:val="24A93467"/>
    <w:rsid w:val="24B14B59"/>
    <w:rsid w:val="24D6B690"/>
    <w:rsid w:val="25163600"/>
    <w:rsid w:val="251A0294"/>
    <w:rsid w:val="251C1F30"/>
    <w:rsid w:val="25511747"/>
    <w:rsid w:val="2557732D"/>
    <w:rsid w:val="258F76EC"/>
    <w:rsid w:val="259129BB"/>
    <w:rsid w:val="25B97BDD"/>
    <w:rsid w:val="25BCD040"/>
    <w:rsid w:val="25C9E651"/>
    <w:rsid w:val="25D620AA"/>
    <w:rsid w:val="25EFACDF"/>
    <w:rsid w:val="261A7F56"/>
    <w:rsid w:val="2659E69B"/>
    <w:rsid w:val="26691A93"/>
    <w:rsid w:val="2670EA38"/>
    <w:rsid w:val="2690A48F"/>
    <w:rsid w:val="26A6F222"/>
    <w:rsid w:val="26B3AECE"/>
    <w:rsid w:val="26CB1E42"/>
    <w:rsid w:val="26D697EC"/>
    <w:rsid w:val="26FECF44"/>
    <w:rsid w:val="272354CF"/>
    <w:rsid w:val="27289F96"/>
    <w:rsid w:val="2743EA58"/>
    <w:rsid w:val="27493FC2"/>
    <w:rsid w:val="274F8319"/>
    <w:rsid w:val="2767C71F"/>
    <w:rsid w:val="27692ED6"/>
    <w:rsid w:val="2772E27B"/>
    <w:rsid w:val="277821F2"/>
    <w:rsid w:val="27B25274"/>
    <w:rsid w:val="27F27B00"/>
    <w:rsid w:val="27FC37FD"/>
    <w:rsid w:val="2848919E"/>
    <w:rsid w:val="288DAA28"/>
    <w:rsid w:val="288FB80B"/>
    <w:rsid w:val="289D60B5"/>
    <w:rsid w:val="289E01C0"/>
    <w:rsid w:val="28B85C8B"/>
    <w:rsid w:val="28EB1C86"/>
    <w:rsid w:val="293AA63D"/>
    <w:rsid w:val="295ACE19"/>
    <w:rsid w:val="2967D916"/>
    <w:rsid w:val="29916F3F"/>
    <w:rsid w:val="29A8D8C3"/>
    <w:rsid w:val="29AFA84A"/>
    <w:rsid w:val="29C64695"/>
    <w:rsid w:val="29C6BB78"/>
    <w:rsid w:val="29EE6BD2"/>
    <w:rsid w:val="29FA292C"/>
    <w:rsid w:val="2A0F6537"/>
    <w:rsid w:val="2A46D6F3"/>
    <w:rsid w:val="2A51D33A"/>
    <w:rsid w:val="2A8D50FC"/>
    <w:rsid w:val="2A9877F9"/>
    <w:rsid w:val="2A999F20"/>
    <w:rsid w:val="2AA0A94F"/>
    <w:rsid w:val="2B04746A"/>
    <w:rsid w:val="2B09E527"/>
    <w:rsid w:val="2B0C25C3"/>
    <w:rsid w:val="2B1F481F"/>
    <w:rsid w:val="2B334147"/>
    <w:rsid w:val="2B377F4E"/>
    <w:rsid w:val="2B411D4F"/>
    <w:rsid w:val="2B49738E"/>
    <w:rsid w:val="2B49A152"/>
    <w:rsid w:val="2B72DB61"/>
    <w:rsid w:val="2B786F5E"/>
    <w:rsid w:val="2B7E74D7"/>
    <w:rsid w:val="2B81CA66"/>
    <w:rsid w:val="2BA26E0B"/>
    <w:rsid w:val="2BA2D298"/>
    <w:rsid w:val="2BAA76A0"/>
    <w:rsid w:val="2BAE8EC8"/>
    <w:rsid w:val="2BB7214E"/>
    <w:rsid w:val="2C68471B"/>
    <w:rsid w:val="2C7789B4"/>
    <w:rsid w:val="2C86C4FA"/>
    <w:rsid w:val="2C890220"/>
    <w:rsid w:val="2C9844B9"/>
    <w:rsid w:val="2CC7FB34"/>
    <w:rsid w:val="2CE81642"/>
    <w:rsid w:val="2CF3747F"/>
    <w:rsid w:val="2CF53BB6"/>
    <w:rsid w:val="2D150266"/>
    <w:rsid w:val="2D3AE9BF"/>
    <w:rsid w:val="2D595587"/>
    <w:rsid w:val="2D6E1ADB"/>
    <w:rsid w:val="2D7AF3E7"/>
    <w:rsid w:val="2DCFAB46"/>
    <w:rsid w:val="2DE34D28"/>
    <w:rsid w:val="2DE99C04"/>
    <w:rsid w:val="2DEA10A1"/>
    <w:rsid w:val="2E34EBB7"/>
    <w:rsid w:val="2E48BE89"/>
    <w:rsid w:val="2E4D4CE1"/>
    <w:rsid w:val="2E528F88"/>
    <w:rsid w:val="2E5CF5E1"/>
    <w:rsid w:val="2E67575C"/>
    <w:rsid w:val="2E7B5E56"/>
    <w:rsid w:val="2E9586DC"/>
    <w:rsid w:val="2E9E7ABD"/>
    <w:rsid w:val="2EEF4F0F"/>
    <w:rsid w:val="2EF23599"/>
    <w:rsid w:val="2F087C9A"/>
    <w:rsid w:val="2F0C910A"/>
    <w:rsid w:val="2F74CEC9"/>
    <w:rsid w:val="2F7AB69F"/>
    <w:rsid w:val="2F7B147B"/>
    <w:rsid w:val="2F9DFE6E"/>
    <w:rsid w:val="2FAD3450"/>
    <w:rsid w:val="2FBD14B9"/>
    <w:rsid w:val="2FC57A21"/>
    <w:rsid w:val="2FCAD397"/>
    <w:rsid w:val="2FDAAD6B"/>
    <w:rsid w:val="2FFF2A86"/>
    <w:rsid w:val="30019811"/>
    <w:rsid w:val="3011121E"/>
    <w:rsid w:val="301CD595"/>
    <w:rsid w:val="302A3439"/>
    <w:rsid w:val="305AFF97"/>
    <w:rsid w:val="306D587D"/>
    <w:rsid w:val="306E9358"/>
    <w:rsid w:val="3074D589"/>
    <w:rsid w:val="3077C678"/>
    <w:rsid w:val="308C9257"/>
    <w:rsid w:val="30BA6CF3"/>
    <w:rsid w:val="3118C509"/>
    <w:rsid w:val="31879937"/>
    <w:rsid w:val="319BBA94"/>
    <w:rsid w:val="31BA287F"/>
    <w:rsid w:val="31BF16F6"/>
    <w:rsid w:val="31C356EA"/>
    <w:rsid w:val="31DEC957"/>
    <w:rsid w:val="31F5993F"/>
    <w:rsid w:val="31FF0696"/>
    <w:rsid w:val="3201E707"/>
    <w:rsid w:val="320886EB"/>
    <w:rsid w:val="320A23E6"/>
    <w:rsid w:val="322804BC"/>
    <w:rsid w:val="323DFBED"/>
    <w:rsid w:val="32687DF3"/>
    <w:rsid w:val="32DEAFED"/>
    <w:rsid w:val="331E78C7"/>
    <w:rsid w:val="3339871E"/>
    <w:rsid w:val="3344C277"/>
    <w:rsid w:val="3371621F"/>
    <w:rsid w:val="338B2D9B"/>
    <w:rsid w:val="33A4574C"/>
    <w:rsid w:val="33A87A1B"/>
    <w:rsid w:val="33CDB782"/>
    <w:rsid w:val="3411FF57"/>
    <w:rsid w:val="34504073"/>
    <w:rsid w:val="347E0028"/>
    <w:rsid w:val="3498CF40"/>
    <w:rsid w:val="349E5765"/>
    <w:rsid w:val="34B7FEDA"/>
    <w:rsid w:val="34BAF494"/>
    <w:rsid w:val="34D47324"/>
    <w:rsid w:val="34EE2D53"/>
    <w:rsid w:val="34F1F1C9"/>
    <w:rsid w:val="34FB3E3D"/>
    <w:rsid w:val="350D84C7"/>
    <w:rsid w:val="3514AFD2"/>
    <w:rsid w:val="35171EEA"/>
    <w:rsid w:val="355BB29A"/>
    <w:rsid w:val="357A0281"/>
    <w:rsid w:val="359215D0"/>
    <w:rsid w:val="35A0A6EC"/>
    <w:rsid w:val="35AF6723"/>
    <w:rsid w:val="35B18DF8"/>
    <w:rsid w:val="35C91D0F"/>
    <w:rsid w:val="35DAB5D8"/>
    <w:rsid w:val="35DAC3D8"/>
    <w:rsid w:val="35EFAAB6"/>
    <w:rsid w:val="36108B22"/>
    <w:rsid w:val="3674D5AF"/>
    <w:rsid w:val="368EA0F5"/>
    <w:rsid w:val="36972233"/>
    <w:rsid w:val="36ACD734"/>
    <w:rsid w:val="36B3DFD0"/>
    <w:rsid w:val="36BDDC62"/>
    <w:rsid w:val="36DBF80E"/>
    <w:rsid w:val="36DC2513"/>
    <w:rsid w:val="36F04B9F"/>
    <w:rsid w:val="37070FCD"/>
    <w:rsid w:val="3711F5BA"/>
    <w:rsid w:val="371D1001"/>
    <w:rsid w:val="37385BCF"/>
    <w:rsid w:val="373C0E66"/>
    <w:rsid w:val="37730716"/>
    <w:rsid w:val="377E1C42"/>
    <w:rsid w:val="379C8C36"/>
    <w:rsid w:val="37C4BB78"/>
    <w:rsid w:val="37C86CAA"/>
    <w:rsid w:val="37E1038F"/>
    <w:rsid w:val="37E29827"/>
    <w:rsid w:val="37EA912C"/>
    <w:rsid w:val="380A47F5"/>
    <w:rsid w:val="380C13E6"/>
    <w:rsid w:val="380D6399"/>
    <w:rsid w:val="3860AC17"/>
    <w:rsid w:val="38B86EDE"/>
    <w:rsid w:val="38C2D3A5"/>
    <w:rsid w:val="38E41057"/>
    <w:rsid w:val="38E8A475"/>
    <w:rsid w:val="39029D7D"/>
    <w:rsid w:val="390F1972"/>
    <w:rsid w:val="390FC6BF"/>
    <w:rsid w:val="39209FE3"/>
    <w:rsid w:val="3936C1FA"/>
    <w:rsid w:val="39439ED8"/>
    <w:rsid w:val="395240AE"/>
    <w:rsid w:val="3959B9C2"/>
    <w:rsid w:val="396C5EE4"/>
    <w:rsid w:val="39D0FC1F"/>
    <w:rsid w:val="3A78FC0F"/>
    <w:rsid w:val="3A7ECDBD"/>
    <w:rsid w:val="3A96729E"/>
    <w:rsid w:val="3A97F8A3"/>
    <w:rsid w:val="3B01B28C"/>
    <w:rsid w:val="3B4868F2"/>
    <w:rsid w:val="3B721493"/>
    <w:rsid w:val="3B775FAD"/>
    <w:rsid w:val="3B787281"/>
    <w:rsid w:val="3B85D95A"/>
    <w:rsid w:val="3BF319A3"/>
    <w:rsid w:val="3C1E98C0"/>
    <w:rsid w:val="3C35B133"/>
    <w:rsid w:val="3C65CF36"/>
    <w:rsid w:val="3C9075F6"/>
    <w:rsid w:val="3C9AEEAF"/>
    <w:rsid w:val="3CDE38A7"/>
    <w:rsid w:val="3CDF1A66"/>
    <w:rsid w:val="3CEC862B"/>
    <w:rsid w:val="3D03BAA4"/>
    <w:rsid w:val="3D2D8660"/>
    <w:rsid w:val="3D8CD6AC"/>
    <w:rsid w:val="3DA91928"/>
    <w:rsid w:val="3DC5A7DB"/>
    <w:rsid w:val="3DE0600C"/>
    <w:rsid w:val="3E117E10"/>
    <w:rsid w:val="3E312831"/>
    <w:rsid w:val="3E431059"/>
    <w:rsid w:val="3E457CA7"/>
    <w:rsid w:val="3E8B23C0"/>
    <w:rsid w:val="3E97E893"/>
    <w:rsid w:val="3E9A5948"/>
    <w:rsid w:val="3EC77ED8"/>
    <w:rsid w:val="3ECDFB5B"/>
    <w:rsid w:val="3ED4D736"/>
    <w:rsid w:val="3F4F9417"/>
    <w:rsid w:val="3F5DCB78"/>
    <w:rsid w:val="3F71B021"/>
    <w:rsid w:val="3F793D29"/>
    <w:rsid w:val="3F8D7E36"/>
    <w:rsid w:val="3F92C144"/>
    <w:rsid w:val="3FDD46DE"/>
    <w:rsid w:val="4009B87B"/>
    <w:rsid w:val="400D9E5F"/>
    <w:rsid w:val="40320661"/>
    <w:rsid w:val="4034B8BA"/>
    <w:rsid w:val="40380030"/>
    <w:rsid w:val="40611457"/>
    <w:rsid w:val="406605CC"/>
    <w:rsid w:val="40AB5E5C"/>
    <w:rsid w:val="40E25227"/>
    <w:rsid w:val="40F2AEA9"/>
    <w:rsid w:val="40F959B1"/>
    <w:rsid w:val="41031CF6"/>
    <w:rsid w:val="410DA36D"/>
    <w:rsid w:val="4125F7D1"/>
    <w:rsid w:val="413EC2B5"/>
    <w:rsid w:val="4155115C"/>
    <w:rsid w:val="4185D9C1"/>
    <w:rsid w:val="4197DBD8"/>
    <w:rsid w:val="41C7DAF4"/>
    <w:rsid w:val="41E231F4"/>
    <w:rsid w:val="41E8EC34"/>
    <w:rsid w:val="420CB810"/>
    <w:rsid w:val="429AD3D3"/>
    <w:rsid w:val="42AC9C59"/>
    <w:rsid w:val="42C9B611"/>
    <w:rsid w:val="42E458E0"/>
    <w:rsid w:val="42F3DE27"/>
    <w:rsid w:val="42FF16AB"/>
    <w:rsid w:val="432097D6"/>
    <w:rsid w:val="4341DB53"/>
    <w:rsid w:val="43993049"/>
    <w:rsid w:val="43D97B30"/>
    <w:rsid w:val="44122513"/>
    <w:rsid w:val="441C3302"/>
    <w:rsid w:val="445F9B24"/>
    <w:rsid w:val="446E39BD"/>
    <w:rsid w:val="44943A6F"/>
    <w:rsid w:val="44AE07E4"/>
    <w:rsid w:val="44C88402"/>
    <w:rsid w:val="451A69B5"/>
    <w:rsid w:val="451A98A9"/>
    <w:rsid w:val="454ED1EF"/>
    <w:rsid w:val="4555BBB6"/>
    <w:rsid w:val="455965DC"/>
    <w:rsid w:val="4576E5FA"/>
    <w:rsid w:val="457C1DCE"/>
    <w:rsid w:val="45A35797"/>
    <w:rsid w:val="45A613EA"/>
    <w:rsid w:val="45C0C390"/>
    <w:rsid w:val="45C35FDA"/>
    <w:rsid w:val="45FFD370"/>
    <w:rsid w:val="4617BE9F"/>
    <w:rsid w:val="46486834"/>
    <w:rsid w:val="468605DB"/>
    <w:rsid w:val="469839CB"/>
    <w:rsid w:val="46BA4201"/>
    <w:rsid w:val="46C85675"/>
    <w:rsid w:val="46D0EDE4"/>
    <w:rsid w:val="46D2E3DD"/>
    <w:rsid w:val="46E741AC"/>
    <w:rsid w:val="46EE6FAD"/>
    <w:rsid w:val="470CA330"/>
    <w:rsid w:val="470CF4DF"/>
    <w:rsid w:val="473DAD90"/>
    <w:rsid w:val="475C474A"/>
    <w:rsid w:val="4760BE01"/>
    <w:rsid w:val="477474CD"/>
    <w:rsid w:val="47C96F20"/>
    <w:rsid w:val="47D8259E"/>
    <w:rsid w:val="48153F2C"/>
    <w:rsid w:val="48492B04"/>
    <w:rsid w:val="488564F3"/>
    <w:rsid w:val="489591FF"/>
    <w:rsid w:val="48BB5BE1"/>
    <w:rsid w:val="48F19D90"/>
    <w:rsid w:val="490EE647"/>
    <w:rsid w:val="4915FAA3"/>
    <w:rsid w:val="495F670A"/>
    <w:rsid w:val="498CCE51"/>
    <w:rsid w:val="49A1B306"/>
    <w:rsid w:val="49AF6E00"/>
    <w:rsid w:val="49CA81D4"/>
    <w:rsid w:val="49DEC3FC"/>
    <w:rsid w:val="49E57B05"/>
    <w:rsid w:val="4A01D010"/>
    <w:rsid w:val="4A084AC2"/>
    <w:rsid w:val="4A3C7C94"/>
    <w:rsid w:val="4A680742"/>
    <w:rsid w:val="4A97C1E2"/>
    <w:rsid w:val="4AABC5F4"/>
    <w:rsid w:val="4AB64C7D"/>
    <w:rsid w:val="4AB760DF"/>
    <w:rsid w:val="4AD97A92"/>
    <w:rsid w:val="4ADDC23C"/>
    <w:rsid w:val="4AE0422D"/>
    <w:rsid w:val="4AE8148D"/>
    <w:rsid w:val="4AFA5CC1"/>
    <w:rsid w:val="4B147BD2"/>
    <w:rsid w:val="4B26854A"/>
    <w:rsid w:val="4B27772B"/>
    <w:rsid w:val="4B5A433D"/>
    <w:rsid w:val="4B6C33DD"/>
    <w:rsid w:val="4B975381"/>
    <w:rsid w:val="4B987AA3"/>
    <w:rsid w:val="4B993A94"/>
    <w:rsid w:val="4BD46D41"/>
    <w:rsid w:val="4BD83BE2"/>
    <w:rsid w:val="4BDA223B"/>
    <w:rsid w:val="4C4D9B65"/>
    <w:rsid w:val="4C4F319D"/>
    <w:rsid w:val="4C5A7586"/>
    <w:rsid w:val="4C5B4A67"/>
    <w:rsid w:val="4C5F990F"/>
    <w:rsid w:val="4C6BB6BE"/>
    <w:rsid w:val="4C700ECE"/>
    <w:rsid w:val="4C719E2F"/>
    <w:rsid w:val="4C977E98"/>
    <w:rsid w:val="4C9B3A2F"/>
    <w:rsid w:val="4CBC942F"/>
    <w:rsid w:val="4CC7B390"/>
    <w:rsid w:val="4CF2D180"/>
    <w:rsid w:val="4D085638"/>
    <w:rsid w:val="4D1B84D1"/>
    <w:rsid w:val="4D331EA0"/>
    <w:rsid w:val="4D576D6D"/>
    <w:rsid w:val="4D645CA9"/>
    <w:rsid w:val="4D6B2C1B"/>
    <w:rsid w:val="4D75AA9E"/>
    <w:rsid w:val="4D78E70E"/>
    <w:rsid w:val="4D9001F6"/>
    <w:rsid w:val="4D950FCB"/>
    <w:rsid w:val="4D970787"/>
    <w:rsid w:val="4D999C17"/>
    <w:rsid w:val="4D9A22D7"/>
    <w:rsid w:val="4DB9E4C3"/>
    <w:rsid w:val="4DC4E955"/>
    <w:rsid w:val="4DE81135"/>
    <w:rsid w:val="4DFDCA85"/>
    <w:rsid w:val="4E1CE587"/>
    <w:rsid w:val="4E5017DE"/>
    <w:rsid w:val="4E5F61E9"/>
    <w:rsid w:val="4E8A4BD4"/>
    <w:rsid w:val="4E8A596B"/>
    <w:rsid w:val="4E96AECF"/>
    <w:rsid w:val="4E9AAB31"/>
    <w:rsid w:val="4EAB3470"/>
    <w:rsid w:val="4ED4A36C"/>
    <w:rsid w:val="4EE0C1DB"/>
    <w:rsid w:val="4EFAFDD3"/>
    <w:rsid w:val="4F352EF8"/>
    <w:rsid w:val="4F403CFB"/>
    <w:rsid w:val="4F853C27"/>
    <w:rsid w:val="4F8E8EA9"/>
    <w:rsid w:val="4F902158"/>
    <w:rsid w:val="4FD6E286"/>
    <w:rsid w:val="4FEC6F78"/>
    <w:rsid w:val="4FEF0A5A"/>
    <w:rsid w:val="4FF6EEB8"/>
    <w:rsid w:val="500BEDD3"/>
    <w:rsid w:val="5012895B"/>
    <w:rsid w:val="50144234"/>
    <w:rsid w:val="50295145"/>
    <w:rsid w:val="502EB73B"/>
    <w:rsid w:val="50451248"/>
    <w:rsid w:val="505F2E32"/>
    <w:rsid w:val="5064C31F"/>
    <w:rsid w:val="5082ECFB"/>
    <w:rsid w:val="508919E2"/>
    <w:rsid w:val="508D6B41"/>
    <w:rsid w:val="50BA2729"/>
    <w:rsid w:val="510D2FED"/>
    <w:rsid w:val="5129CF83"/>
    <w:rsid w:val="5155E24D"/>
    <w:rsid w:val="516E208E"/>
    <w:rsid w:val="516F9115"/>
    <w:rsid w:val="5171E179"/>
    <w:rsid w:val="517CB15F"/>
    <w:rsid w:val="518E180A"/>
    <w:rsid w:val="51A4A58F"/>
    <w:rsid w:val="51AF96B2"/>
    <w:rsid w:val="51D92AF5"/>
    <w:rsid w:val="51F2F01E"/>
    <w:rsid w:val="522E8EFB"/>
    <w:rsid w:val="52416516"/>
    <w:rsid w:val="52444BA0"/>
    <w:rsid w:val="528C35BA"/>
    <w:rsid w:val="5290AA03"/>
    <w:rsid w:val="52CD2A82"/>
    <w:rsid w:val="52F15D88"/>
    <w:rsid w:val="52F74842"/>
    <w:rsid w:val="531A813D"/>
    <w:rsid w:val="53305CBF"/>
    <w:rsid w:val="5330A6A3"/>
    <w:rsid w:val="53333052"/>
    <w:rsid w:val="533F9370"/>
    <w:rsid w:val="5359EF4A"/>
    <w:rsid w:val="5385E23B"/>
    <w:rsid w:val="5396583F"/>
    <w:rsid w:val="539E6002"/>
    <w:rsid w:val="53A86D19"/>
    <w:rsid w:val="53B3CD6C"/>
    <w:rsid w:val="53BEAB66"/>
    <w:rsid w:val="5415C972"/>
    <w:rsid w:val="541D3B95"/>
    <w:rsid w:val="5451C0FB"/>
    <w:rsid w:val="545D4706"/>
    <w:rsid w:val="549EBE81"/>
    <w:rsid w:val="549F7DD4"/>
    <w:rsid w:val="54AAE0DB"/>
    <w:rsid w:val="54FCFC12"/>
    <w:rsid w:val="551479FA"/>
    <w:rsid w:val="5523D9FF"/>
    <w:rsid w:val="5545C088"/>
    <w:rsid w:val="554F0341"/>
    <w:rsid w:val="555841A8"/>
    <w:rsid w:val="555BEA17"/>
    <w:rsid w:val="555E45DA"/>
    <w:rsid w:val="55A20DD9"/>
    <w:rsid w:val="55CF29E9"/>
    <w:rsid w:val="560FAA42"/>
    <w:rsid w:val="5622B8FE"/>
    <w:rsid w:val="562A3942"/>
    <w:rsid w:val="5646AAF1"/>
    <w:rsid w:val="565D7DBE"/>
    <w:rsid w:val="5663DC74"/>
    <w:rsid w:val="566CD31C"/>
    <w:rsid w:val="56865229"/>
    <w:rsid w:val="56AD3B9A"/>
    <w:rsid w:val="56B19029"/>
    <w:rsid w:val="56B61ABE"/>
    <w:rsid w:val="56BCB837"/>
    <w:rsid w:val="56FA4D01"/>
    <w:rsid w:val="570CDAE0"/>
    <w:rsid w:val="5743AF31"/>
    <w:rsid w:val="574FEBFE"/>
    <w:rsid w:val="57560BB6"/>
    <w:rsid w:val="575DC993"/>
    <w:rsid w:val="5791F7A9"/>
    <w:rsid w:val="57CE981A"/>
    <w:rsid w:val="57D4AC3D"/>
    <w:rsid w:val="57D5EA44"/>
    <w:rsid w:val="57F0F1C2"/>
    <w:rsid w:val="581A925F"/>
    <w:rsid w:val="5837C320"/>
    <w:rsid w:val="586D2D35"/>
    <w:rsid w:val="586EF1A8"/>
    <w:rsid w:val="58760C37"/>
    <w:rsid w:val="58875425"/>
    <w:rsid w:val="58A6DADC"/>
    <w:rsid w:val="58B3272A"/>
    <w:rsid w:val="592C36F8"/>
    <w:rsid w:val="5962A129"/>
    <w:rsid w:val="59725D78"/>
    <w:rsid w:val="59744C1E"/>
    <w:rsid w:val="59A3A284"/>
    <w:rsid w:val="59AAF637"/>
    <w:rsid w:val="59DB3F87"/>
    <w:rsid w:val="5A1628CE"/>
    <w:rsid w:val="5A4261A6"/>
    <w:rsid w:val="5A5C3B5F"/>
    <w:rsid w:val="5A6F2608"/>
    <w:rsid w:val="5AC4E0CD"/>
    <w:rsid w:val="5B039B8E"/>
    <w:rsid w:val="5B46388A"/>
    <w:rsid w:val="5B468A4D"/>
    <w:rsid w:val="5B850A6D"/>
    <w:rsid w:val="5B9FCA2B"/>
    <w:rsid w:val="5BC97723"/>
    <w:rsid w:val="5BF279EC"/>
    <w:rsid w:val="5BF2DF48"/>
    <w:rsid w:val="5BFF9C43"/>
    <w:rsid w:val="5C0BC453"/>
    <w:rsid w:val="5C58B1AB"/>
    <w:rsid w:val="5C612F79"/>
    <w:rsid w:val="5C616040"/>
    <w:rsid w:val="5C8DF3DB"/>
    <w:rsid w:val="5C923625"/>
    <w:rsid w:val="5CC37769"/>
    <w:rsid w:val="5CC92752"/>
    <w:rsid w:val="5CDCAB3C"/>
    <w:rsid w:val="5CE9C699"/>
    <w:rsid w:val="5D0F3134"/>
    <w:rsid w:val="5D1326C8"/>
    <w:rsid w:val="5D28477E"/>
    <w:rsid w:val="5D395084"/>
    <w:rsid w:val="5D3BF596"/>
    <w:rsid w:val="5D561E1C"/>
    <w:rsid w:val="5D7D3877"/>
    <w:rsid w:val="5D9A7ADC"/>
    <w:rsid w:val="5D9AF300"/>
    <w:rsid w:val="5DA20EE3"/>
    <w:rsid w:val="5DB0C6A5"/>
    <w:rsid w:val="5DB15821"/>
    <w:rsid w:val="5DF59D78"/>
    <w:rsid w:val="5E400398"/>
    <w:rsid w:val="5E434C19"/>
    <w:rsid w:val="5EB678AB"/>
    <w:rsid w:val="5EC2EBBD"/>
    <w:rsid w:val="5EEE16FE"/>
    <w:rsid w:val="5F03CC25"/>
    <w:rsid w:val="5F1EF574"/>
    <w:rsid w:val="5F35BFF1"/>
    <w:rsid w:val="5F6EAD7B"/>
    <w:rsid w:val="5F8A38C7"/>
    <w:rsid w:val="5F8BBCCE"/>
    <w:rsid w:val="5FB19354"/>
    <w:rsid w:val="5FBAB389"/>
    <w:rsid w:val="5FF51CD9"/>
    <w:rsid w:val="60057B12"/>
    <w:rsid w:val="60147BBC"/>
    <w:rsid w:val="603655D5"/>
    <w:rsid w:val="60646DF2"/>
    <w:rsid w:val="6069BC27"/>
    <w:rsid w:val="607E3484"/>
    <w:rsid w:val="60ACA35F"/>
    <w:rsid w:val="60EE8965"/>
    <w:rsid w:val="60F27B15"/>
    <w:rsid w:val="612E2456"/>
    <w:rsid w:val="61414D8A"/>
    <w:rsid w:val="6152F2FD"/>
    <w:rsid w:val="61580BEE"/>
    <w:rsid w:val="615C6DB5"/>
    <w:rsid w:val="61789D26"/>
    <w:rsid w:val="61ACD21D"/>
    <w:rsid w:val="61C2D731"/>
    <w:rsid w:val="61CD8C34"/>
    <w:rsid w:val="61D3596F"/>
    <w:rsid w:val="61FF5C0B"/>
    <w:rsid w:val="6206F055"/>
    <w:rsid w:val="62098962"/>
    <w:rsid w:val="621DDF09"/>
    <w:rsid w:val="62588C5C"/>
    <w:rsid w:val="62829970"/>
    <w:rsid w:val="629C302B"/>
    <w:rsid w:val="62A88F6D"/>
    <w:rsid w:val="62BAA8D4"/>
    <w:rsid w:val="62CC7EAA"/>
    <w:rsid w:val="62DED83A"/>
    <w:rsid w:val="62E4D74B"/>
    <w:rsid w:val="62ED0765"/>
    <w:rsid w:val="63185D4E"/>
    <w:rsid w:val="6333F4C4"/>
    <w:rsid w:val="63715223"/>
    <w:rsid w:val="63A33475"/>
    <w:rsid w:val="63A4AB55"/>
    <w:rsid w:val="63E05F14"/>
    <w:rsid w:val="64A55BD7"/>
    <w:rsid w:val="64D26F93"/>
    <w:rsid w:val="651223BD"/>
    <w:rsid w:val="6549202E"/>
    <w:rsid w:val="654FCBCE"/>
    <w:rsid w:val="656980A9"/>
    <w:rsid w:val="657706C8"/>
    <w:rsid w:val="65AE7151"/>
    <w:rsid w:val="65C7A70D"/>
    <w:rsid w:val="65D33855"/>
    <w:rsid w:val="65D6E9A6"/>
    <w:rsid w:val="65E0D100"/>
    <w:rsid w:val="661BF4A4"/>
    <w:rsid w:val="662B7F07"/>
    <w:rsid w:val="663DBF4E"/>
    <w:rsid w:val="6690137D"/>
    <w:rsid w:val="6696BDB0"/>
    <w:rsid w:val="66C82B0D"/>
    <w:rsid w:val="66DE29E4"/>
    <w:rsid w:val="66E53C0B"/>
    <w:rsid w:val="66F3D40A"/>
    <w:rsid w:val="673AE441"/>
    <w:rsid w:val="674E7359"/>
    <w:rsid w:val="67A2EF9C"/>
    <w:rsid w:val="67AC9F98"/>
    <w:rsid w:val="67AF3260"/>
    <w:rsid w:val="67DF00FC"/>
    <w:rsid w:val="67F15ACD"/>
    <w:rsid w:val="67FC7514"/>
    <w:rsid w:val="681662F1"/>
    <w:rsid w:val="683CE837"/>
    <w:rsid w:val="684CFCA4"/>
    <w:rsid w:val="684E5DEB"/>
    <w:rsid w:val="684EE051"/>
    <w:rsid w:val="688442C8"/>
    <w:rsid w:val="68AA76CF"/>
    <w:rsid w:val="68D2C3BF"/>
    <w:rsid w:val="68DCC969"/>
    <w:rsid w:val="695F0736"/>
    <w:rsid w:val="6984A07B"/>
    <w:rsid w:val="6992D622"/>
    <w:rsid w:val="69C80988"/>
    <w:rsid w:val="6A3DBEAD"/>
    <w:rsid w:val="6A4C3C4C"/>
    <w:rsid w:val="6A8F81C2"/>
    <w:rsid w:val="6AB2D408"/>
    <w:rsid w:val="6AFE66DE"/>
    <w:rsid w:val="6B3EE816"/>
    <w:rsid w:val="6B71896D"/>
    <w:rsid w:val="6B7B6A16"/>
    <w:rsid w:val="6BBB0E5C"/>
    <w:rsid w:val="6C01C810"/>
    <w:rsid w:val="6C2FE546"/>
    <w:rsid w:val="6C329277"/>
    <w:rsid w:val="6C55EA36"/>
    <w:rsid w:val="6C60FC4E"/>
    <w:rsid w:val="6C849654"/>
    <w:rsid w:val="6C8F091C"/>
    <w:rsid w:val="6C9393A5"/>
    <w:rsid w:val="6CA09668"/>
    <w:rsid w:val="6CA3846B"/>
    <w:rsid w:val="6CB71C66"/>
    <w:rsid w:val="6CCC8F9F"/>
    <w:rsid w:val="6CD0CC0F"/>
    <w:rsid w:val="6CE92DEF"/>
    <w:rsid w:val="6CFE12A9"/>
    <w:rsid w:val="6D51BEA6"/>
    <w:rsid w:val="6D8AF2CF"/>
    <w:rsid w:val="6D8E929B"/>
    <w:rsid w:val="6DAF8B33"/>
    <w:rsid w:val="6DCEBD7D"/>
    <w:rsid w:val="6E477A7E"/>
    <w:rsid w:val="6E5400C6"/>
    <w:rsid w:val="6E5704AF"/>
    <w:rsid w:val="6E701383"/>
    <w:rsid w:val="6E7FCA21"/>
    <w:rsid w:val="6E92D8AE"/>
    <w:rsid w:val="6ECA4FBB"/>
    <w:rsid w:val="6ED98DDE"/>
    <w:rsid w:val="6F07A8E0"/>
    <w:rsid w:val="6F2D9BCF"/>
    <w:rsid w:val="6F6B9F8D"/>
    <w:rsid w:val="6F6D5C02"/>
    <w:rsid w:val="6F90A120"/>
    <w:rsid w:val="6F9F8D1C"/>
    <w:rsid w:val="6FCB545D"/>
    <w:rsid w:val="6FE5DB68"/>
    <w:rsid w:val="7064E6BC"/>
    <w:rsid w:val="706FA139"/>
    <w:rsid w:val="70AD6958"/>
    <w:rsid w:val="70AF3D3F"/>
    <w:rsid w:val="70BF5277"/>
    <w:rsid w:val="70E91D8E"/>
    <w:rsid w:val="711CD04E"/>
    <w:rsid w:val="71413CFA"/>
    <w:rsid w:val="71456ADF"/>
    <w:rsid w:val="71868EA0"/>
    <w:rsid w:val="71C9F514"/>
    <w:rsid w:val="71E639F3"/>
    <w:rsid w:val="71F38188"/>
    <w:rsid w:val="72018689"/>
    <w:rsid w:val="72310F87"/>
    <w:rsid w:val="72337CD0"/>
    <w:rsid w:val="7237E186"/>
    <w:rsid w:val="72685FAF"/>
    <w:rsid w:val="726BB6B1"/>
    <w:rsid w:val="72A965B2"/>
    <w:rsid w:val="72D37E12"/>
    <w:rsid w:val="72D877A2"/>
    <w:rsid w:val="72E2375F"/>
    <w:rsid w:val="72F0FC8D"/>
    <w:rsid w:val="7303CB30"/>
    <w:rsid w:val="734A0C98"/>
    <w:rsid w:val="736F31FF"/>
    <w:rsid w:val="737D183E"/>
    <w:rsid w:val="738013F7"/>
    <w:rsid w:val="7387F208"/>
    <w:rsid w:val="738D74ED"/>
    <w:rsid w:val="739FA638"/>
    <w:rsid w:val="73B14439"/>
    <w:rsid w:val="73DB2FE9"/>
    <w:rsid w:val="73F434AB"/>
    <w:rsid w:val="74377D3A"/>
    <w:rsid w:val="746F6BF0"/>
    <w:rsid w:val="74722672"/>
    <w:rsid w:val="7499565F"/>
    <w:rsid w:val="74DD38E8"/>
    <w:rsid w:val="74F6BB96"/>
    <w:rsid w:val="74F80EDA"/>
    <w:rsid w:val="753527F6"/>
    <w:rsid w:val="7539B2EA"/>
    <w:rsid w:val="755083C9"/>
    <w:rsid w:val="757E3E5A"/>
    <w:rsid w:val="758CBB43"/>
    <w:rsid w:val="7596498A"/>
    <w:rsid w:val="75A5D233"/>
    <w:rsid w:val="75A8A616"/>
    <w:rsid w:val="75AF06ED"/>
    <w:rsid w:val="75BEBDCF"/>
    <w:rsid w:val="75CF6DBF"/>
    <w:rsid w:val="75D47BDE"/>
    <w:rsid w:val="75EB5E66"/>
    <w:rsid w:val="761ADE8D"/>
    <w:rsid w:val="762E8322"/>
    <w:rsid w:val="763809A0"/>
    <w:rsid w:val="76564B0D"/>
    <w:rsid w:val="765F3AD7"/>
    <w:rsid w:val="766E347B"/>
    <w:rsid w:val="7679253B"/>
    <w:rsid w:val="768F9840"/>
    <w:rsid w:val="76A534C6"/>
    <w:rsid w:val="76C71004"/>
    <w:rsid w:val="76DCEDD8"/>
    <w:rsid w:val="76DEC07C"/>
    <w:rsid w:val="7702D6A6"/>
    <w:rsid w:val="77129E00"/>
    <w:rsid w:val="77217BCC"/>
    <w:rsid w:val="7730BE65"/>
    <w:rsid w:val="773741A4"/>
    <w:rsid w:val="77607EC5"/>
    <w:rsid w:val="776F519C"/>
    <w:rsid w:val="7783CD91"/>
    <w:rsid w:val="77B052F7"/>
    <w:rsid w:val="77DD1759"/>
    <w:rsid w:val="77F3178D"/>
    <w:rsid w:val="784F65AD"/>
    <w:rsid w:val="78624A46"/>
    <w:rsid w:val="787D862F"/>
    <w:rsid w:val="78A11948"/>
    <w:rsid w:val="78A61245"/>
    <w:rsid w:val="792481B0"/>
    <w:rsid w:val="792DCFD7"/>
    <w:rsid w:val="794541B7"/>
    <w:rsid w:val="796432F6"/>
    <w:rsid w:val="7974CF05"/>
    <w:rsid w:val="798BC94D"/>
    <w:rsid w:val="79950581"/>
    <w:rsid w:val="79A6BE29"/>
    <w:rsid w:val="79A8ABCD"/>
    <w:rsid w:val="79E0AB94"/>
    <w:rsid w:val="7A1088FC"/>
    <w:rsid w:val="7A138E27"/>
    <w:rsid w:val="7A1E6341"/>
    <w:rsid w:val="7A5F645C"/>
    <w:rsid w:val="7A7527CE"/>
    <w:rsid w:val="7A7530B5"/>
    <w:rsid w:val="7A7A117B"/>
    <w:rsid w:val="7A811819"/>
    <w:rsid w:val="7AACA2E3"/>
    <w:rsid w:val="7AB116A8"/>
    <w:rsid w:val="7AB33456"/>
    <w:rsid w:val="7AEB2407"/>
    <w:rsid w:val="7AEC3012"/>
    <w:rsid w:val="7AFECCF6"/>
    <w:rsid w:val="7B0A764F"/>
    <w:rsid w:val="7B3020B7"/>
    <w:rsid w:val="7B546426"/>
    <w:rsid w:val="7B7D5881"/>
    <w:rsid w:val="7B7DAA7A"/>
    <w:rsid w:val="7BA99D0C"/>
    <w:rsid w:val="7BE65EFC"/>
    <w:rsid w:val="7C145F5F"/>
    <w:rsid w:val="7C37D093"/>
    <w:rsid w:val="7C818E93"/>
    <w:rsid w:val="7C9B70BE"/>
    <w:rsid w:val="7CADF3F2"/>
    <w:rsid w:val="7CC13325"/>
    <w:rsid w:val="7CDC2965"/>
    <w:rsid w:val="7CE05DB5"/>
    <w:rsid w:val="7CE7F58A"/>
    <w:rsid w:val="7D3AAF7A"/>
    <w:rsid w:val="7D401284"/>
    <w:rsid w:val="7D57490F"/>
    <w:rsid w:val="7D7DADFE"/>
    <w:rsid w:val="7D92EAD7"/>
    <w:rsid w:val="7D995430"/>
    <w:rsid w:val="7DC21C9D"/>
    <w:rsid w:val="7DC71733"/>
    <w:rsid w:val="7E5A0238"/>
    <w:rsid w:val="7E9AA884"/>
    <w:rsid w:val="7EB05189"/>
    <w:rsid w:val="7EC77648"/>
    <w:rsid w:val="7EC9B880"/>
    <w:rsid w:val="7EDBE05E"/>
    <w:rsid w:val="7F34B084"/>
    <w:rsid w:val="7F7879F2"/>
    <w:rsid w:val="7F96B333"/>
    <w:rsid w:val="7FD27010"/>
    <w:rsid w:val="7FDB52FA"/>
    <w:rsid w:val="7FF525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8BE74"/>
  <w15:chartTrackingRefBased/>
  <w15:docId w15:val="{C2F514DF-26B3-4F3A-9864-2E908E99B1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cs="Times New Roman (Body CS)" w:asciiTheme="minorHAnsi" w:hAnsiTheme="minorHAnsi" w:eastAsiaTheme="minorEastAsia"/>
        <w:color w:val="545454" w:themeColor="text1"/>
        <w:sz w:val="19"/>
        <w:szCs w:val="19"/>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body UPP"/>
    <w:qFormat/>
    <w:rsid w:val="00D50569"/>
    <w:pPr>
      <w:spacing w:before="120" w:after="120" w:line="240" w:lineRule="auto"/>
    </w:pPr>
  </w:style>
  <w:style w:type="paragraph" w:styleId="Heading1">
    <w:name w:val="heading 1"/>
    <w:basedOn w:val="Normal"/>
    <w:next w:val="Normal"/>
    <w:link w:val="Heading1Char"/>
    <w:uiPriority w:val="9"/>
    <w:qFormat/>
    <w:rsid w:val="00C90C59"/>
    <w:pPr>
      <w:keepNext/>
      <w:keepLines/>
      <w:spacing w:before="480"/>
      <w:outlineLvl w:val="0"/>
    </w:pPr>
    <w:rPr>
      <w:rFonts w:ascii="Univers" w:hAnsi="Univers" w:eastAsiaTheme="majorEastAsia" w:cstheme="majorBidi"/>
      <w:b/>
      <w:bCs/>
      <w:color w:val="2D709A" w:themeColor="accent1" w:themeShade="BF"/>
      <w:sz w:val="28"/>
      <w:szCs w:val="28"/>
    </w:rPr>
  </w:style>
  <w:style w:type="paragraph" w:styleId="Heading2">
    <w:name w:val="heading 2"/>
    <w:basedOn w:val="Normal"/>
    <w:next w:val="Normal"/>
    <w:link w:val="Heading2Char"/>
    <w:uiPriority w:val="9"/>
    <w:unhideWhenUsed/>
    <w:qFormat/>
    <w:rsid w:val="00D03180"/>
    <w:pPr>
      <w:keepNext/>
      <w:keepLines/>
      <w:spacing w:before="200"/>
      <w:outlineLvl w:val="1"/>
    </w:pPr>
    <w:rPr>
      <w:rFonts w:eastAsiaTheme="majorEastAsia" w:cstheme="majorBidi"/>
      <w:bCs/>
      <w:color w:val="4395C8" w:themeColor="accent1"/>
      <w:sz w:val="26"/>
      <w:szCs w:val="26"/>
    </w:rPr>
  </w:style>
  <w:style w:type="paragraph" w:styleId="Heading3">
    <w:name w:val="heading 3"/>
    <w:basedOn w:val="Normal"/>
    <w:next w:val="Normal"/>
    <w:link w:val="Heading3Char"/>
    <w:uiPriority w:val="9"/>
    <w:unhideWhenUsed/>
    <w:qFormat/>
    <w:rsid w:val="008E0A50"/>
    <w:pPr>
      <w:keepNext/>
      <w:keepLines/>
      <w:spacing w:before="480" w:after="480"/>
      <w:outlineLvl w:val="2"/>
    </w:pPr>
    <w:rPr>
      <w:rFonts w:eastAsiaTheme="majorEastAsia" w:cstheme="majorBidi"/>
      <w:bCs/>
      <w:color w:val="2D709A" w:themeColor="accent1" w:themeShade="BF"/>
      <w:sz w:val="44"/>
    </w:rPr>
  </w:style>
  <w:style w:type="paragraph" w:styleId="Heading4">
    <w:name w:val="heading 4"/>
    <w:basedOn w:val="Normal"/>
    <w:next w:val="Normal"/>
    <w:link w:val="Heading4Char"/>
    <w:uiPriority w:val="9"/>
    <w:unhideWhenUsed/>
    <w:qFormat/>
    <w:rsid w:val="0088006F"/>
    <w:pPr>
      <w:keepNext/>
      <w:keepLines/>
      <w:spacing w:before="360" w:after="360"/>
      <w:outlineLvl w:val="3"/>
    </w:pPr>
    <w:rPr>
      <w:rFonts w:ascii="Univers" w:hAnsi="Univers" w:eastAsiaTheme="majorEastAsia" w:cstheme="majorBidi"/>
      <w:b/>
      <w:bCs/>
      <w:i/>
      <w:iCs/>
      <w:color w:val="4395C8" w:themeColor="accent1"/>
    </w:rPr>
  </w:style>
  <w:style w:type="paragraph" w:styleId="Heading5">
    <w:name w:val="heading 5"/>
    <w:basedOn w:val="Normal"/>
    <w:next w:val="Normal"/>
    <w:link w:val="Heading5Char"/>
    <w:uiPriority w:val="9"/>
    <w:semiHidden/>
    <w:unhideWhenUsed/>
    <w:qFormat/>
    <w:rsid w:val="008E0A50"/>
    <w:pPr>
      <w:keepNext/>
      <w:keepLines/>
      <w:spacing w:before="200"/>
      <w:outlineLvl w:val="4"/>
    </w:pPr>
    <w:rPr>
      <w:rFonts w:eastAsiaTheme="majorEastAsia" w:cstheme="majorBidi"/>
      <w:color w:val="2D709A" w:themeColor="accent1" w:themeShade="BF"/>
    </w:rPr>
  </w:style>
  <w:style w:type="paragraph" w:styleId="Heading6">
    <w:name w:val="heading 6"/>
    <w:basedOn w:val="Normal"/>
    <w:next w:val="Normal"/>
    <w:link w:val="Heading6Char"/>
    <w:uiPriority w:val="9"/>
    <w:semiHidden/>
    <w:unhideWhenUsed/>
    <w:qFormat/>
    <w:rsid w:val="00F31926"/>
    <w:pPr>
      <w:keepNext/>
      <w:keepLines/>
      <w:spacing w:before="200"/>
      <w:outlineLvl w:val="5"/>
    </w:pPr>
    <w:rPr>
      <w:rFonts w:asciiTheme="majorHAnsi" w:hAnsiTheme="majorHAnsi" w:eastAsiaTheme="majorEastAsia" w:cstheme="majorBidi"/>
      <w:i/>
      <w:iCs/>
      <w:color w:val="1E4A66" w:themeColor="accent1" w:themeShade="7F"/>
    </w:rPr>
  </w:style>
  <w:style w:type="paragraph" w:styleId="Heading7">
    <w:name w:val="heading 7"/>
    <w:basedOn w:val="Normal"/>
    <w:next w:val="Normal"/>
    <w:link w:val="Heading7Char"/>
    <w:uiPriority w:val="9"/>
    <w:semiHidden/>
    <w:unhideWhenUsed/>
    <w:qFormat/>
    <w:rsid w:val="00F31926"/>
    <w:pPr>
      <w:keepNext/>
      <w:keepLines/>
      <w:spacing w:before="200"/>
      <w:outlineLvl w:val="6"/>
    </w:pPr>
    <w:rPr>
      <w:rFonts w:asciiTheme="majorHAnsi" w:hAnsiTheme="majorHAnsi" w:eastAsiaTheme="majorEastAsia" w:cstheme="majorBidi"/>
      <w:i/>
      <w:iCs/>
      <w:color w:val="7E7E7E" w:themeColor="text1" w:themeTint="BF"/>
    </w:rPr>
  </w:style>
  <w:style w:type="paragraph" w:styleId="Heading8">
    <w:name w:val="heading 8"/>
    <w:basedOn w:val="Normal"/>
    <w:next w:val="Normal"/>
    <w:link w:val="Heading8Char"/>
    <w:uiPriority w:val="9"/>
    <w:semiHidden/>
    <w:unhideWhenUsed/>
    <w:qFormat/>
    <w:rsid w:val="00F31926"/>
    <w:pPr>
      <w:keepNext/>
      <w:keepLines/>
      <w:spacing w:before="200"/>
      <w:outlineLvl w:val="7"/>
    </w:pPr>
    <w:rPr>
      <w:rFonts w:asciiTheme="majorHAnsi" w:hAnsiTheme="majorHAnsi" w:eastAsiaTheme="majorEastAsia" w:cstheme="majorBidi"/>
      <w:color w:val="4395C8" w:themeColor="accent1"/>
      <w:sz w:val="20"/>
      <w:szCs w:val="20"/>
    </w:rPr>
  </w:style>
  <w:style w:type="paragraph" w:styleId="Heading9">
    <w:name w:val="heading 9"/>
    <w:basedOn w:val="Normal"/>
    <w:next w:val="Normal"/>
    <w:link w:val="Heading9Char"/>
    <w:uiPriority w:val="9"/>
    <w:semiHidden/>
    <w:unhideWhenUsed/>
    <w:qFormat/>
    <w:rsid w:val="00F31926"/>
    <w:pPr>
      <w:keepNext/>
      <w:keepLines/>
      <w:spacing w:before="200"/>
      <w:outlineLvl w:val="8"/>
    </w:pPr>
    <w:rPr>
      <w:rFonts w:asciiTheme="majorHAnsi" w:hAnsiTheme="majorHAnsi" w:eastAsiaTheme="majorEastAsia" w:cstheme="majorBidi"/>
      <w:i/>
      <w:iCs/>
      <w:color w:val="7E7E7E"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0C59"/>
    <w:rPr>
      <w:rFonts w:ascii="Univers" w:hAnsi="Univers" w:eastAsiaTheme="majorEastAsia" w:cstheme="majorBidi"/>
      <w:b/>
      <w:bCs/>
      <w:color w:val="2D709A" w:themeColor="accent1" w:themeShade="BF"/>
      <w:sz w:val="28"/>
      <w:szCs w:val="28"/>
    </w:rPr>
  </w:style>
  <w:style w:type="character" w:styleId="Heading2Char" w:customStyle="1">
    <w:name w:val="Heading 2 Char"/>
    <w:basedOn w:val="DefaultParagraphFont"/>
    <w:link w:val="Heading2"/>
    <w:uiPriority w:val="9"/>
    <w:rsid w:val="00D03180"/>
    <w:rPr>
      <w:rFonts w:ascii="Univers Light" w:hAnsi="Univers Light" w:eastAsiaTheme="majorEastAsia" w:cstheme="majorBidi"/>
      <w:bCs/>
      <w:color w:val="4395C8" w:themeColor="accent1"/>
      <w:sz w:val="26"/>
      <w:szCs w:val="26"/>
    </w:rPr>
  </w:style>
  <w:style w:type="character" w:styleId="Heading3Char" w:customStyle="1">
    <w:name w:val="Heading 3 Char"/>
    <w:basedOn w:val="DefaultParagraphFont"/>
    <w:link w:val="Heading3"/>
    <w:uiPriority w:val="9"/>
    <w:rsid w:val="008E0A50"/>
    <w:rPr>
      <w:rFonts w:ascii="Univers Light" w:hAnsi="Univers Light" w:eastAsiaTheme="majorEastAsia" w:cstheme="majorBidi"/>
      <w:bCs/>
      <w:color w:val="2D709A" w:themeColor="accent1" w:themeShade="BF"/>
      <w:sz w:val="44"/>
    </w:rPr>
  </w:style>
  <w:style w:type="character" w:styleId="Heading4Char" w:customStyle="1">
    <w:name w:val="Heading 4 Char"/>
    <w:basedOn w:val="DefaultParagraphFont"/>
    <w:link w:val="Heading4"/>
    <w:uiPriority w:val="9"/>
    <w:rsid w:val="0088006F"/>
    <w:rPr>
      <w:rFonts w:ascii="Univers" w:hAnsi="Univers" w:eastAsiaTheme="majorEastAsia" w:cstheme="majorBidi"/>
      <w:b/>
      <w:bCs/>
      <w:i/>
      <w:iCs/>
      <w:color w:val="4395C8" w:themeColor="accent1"/>
    </w:rPr>
  </w:style>
  <w:style w:type="character" w:styleId="Heading5Char" w:customStyle="1">
    <w:name w:val="Heading 5 Char"/>
    <w:basedOn w:val="DefaultParagraphFont"/>
    <w:link w:val="Heading5"/>
    <w:uiPriority w:val="9"/>
    <w:semiHidden/>
    <w:rsid w:val="008E0A50"/>
    <w:rPr>
      <w:rFonts w:ascii="Univers Light" w:hAnsi="Univers Light" w:eastAsiaTheme="majorEastAsia" w:cstheme="majorBidi"/>
      <w:color w:val="2D709A" w:themeColor="accent1" w:themeShade="BF"/>
    </w:rPr>
  </w:style>
  <w:style w:type="character" w:styleId="Heading6Char" w:customStyle="1">
    <w:name w:val="Heading 6 Char"/>
    <w:basedOn w:val="DefaultParagraphFont"/>
    <w:link w:val="Heading6"/>
    <w:uiPriority w:val="9"/>
    <w:semiHidden/>
    <w:rsid w:val="00F31926"/>
    <w:rPr>
      <w:rFonts w:asciiTheme="majorHAnsi" w:hAnsiTheme="majorHAnsi" w:eastAsiaTheme="majorEastAsia" w:cstheme="majorBidi"/>
      <w:i/>
      <w:iCs/>
      <w:color w:val="1E4A66" w:themeColor="accent1" w:themeShade="7F"/>
    </w:rPr>
  </w:style>
  <w:style w:type="character" w:styleId="Heading7Char" w:customStyle="1">
    <w:name w:val="Heading 7 Char"/>
    <w:basedOn w:val="DefaultParagraphFont"/>
    <w:link w:val="Heading7"/>
    <w:uiPriority w:val="9"/>
    <w:semiHidden/>
    <w:rsid w:val="00F31926"/>
    <w:rPr>
      <w:rFonts w:asciiTheme="majorHAnsi" w:hAnsiTheme="majorHAnsi" w:eastAsiaTheme="majorEastAsia" w:cstheme="majorBidi"/>
      <w:i/>
      <w:iCs/>
      <w:color w:val="7E7E7E" w:themeColor="text1" w:themeTint="BF"/>
    </w:rPr>
  </w:style>
  <w:style w:type="character" w:styleId="Heading8Char" w:customStyle="1">
    <w:name w:val="Heading 8 Char"/>
    <w:basedOn w:val="DefaultParagraphFont"/>
    <w:link w:val="Heading8"/>
    <w:uiPriority w:val="9"/>
    <w:semiHidden/>
    <w:rsid w:val="00F31926"/>
    <w:rPr>
      <w:rFonts w:asciiTheme="majorHAnsi" w:hAnsiTheme="majorHAnsi" w:eastAsiaTheme="majorEastAsia" w:cstheme="majorBidi"/>
      <w:color w:val="4395C8" w:themeColor="accent1"/>
      <w:sz w:val="20"/>
      <w:szCs w:val="20"/>
    </w:rPr>
  </w:style>
  <w:style w:type="character" w:styleId="Heading9Char" w:customStyle="1">
    <w:name w:val="Heading 9 Char"/>
    <w:basedOn w:val="DefaultParagraphFont"/>
    <w:link w:val="Heading9"/>
    <w:uiPriority w:val="9"/>
    <w:semiHidden/>
    <w:rsid w:val="00F31926"/>
    <w:rPr>
      <w:rFonts w:asciiTheme="majorHAnsi" w:hAnsiTheme="majorHAnsi" w:eastAsiaTheme="majorEastAsia" w:cstheme="majorBidi"/>
      <w:i/>
      <w:iCs/>
      <w:color w:val="7E7E7E" w:themeColor="text1" w:themeTint="BF"/>
      <w:sz w:val="20"/>
      <w:szCs w:val="20"/>
    </w:rPr>
  </w:style>
  <w:style w:type="paragraph" w:styleId="Title">
    <w:name w:val="Title"/>
    <w:basedOn w:val="Normal"/>
    <w:next w:val="Normal"/>
    <w:link w:val="TitleChar"/>
    <w:uiPriority w:val="10"/>
    <w:qFormat/>
    <w:rsid w:val="00C90C59"/>
    <w:pPr>
      <w:pBdr>
        <w:bottom w:val="single" w:color="4395C8" w:themeColor="accent1" w:sz="8" w:space="4"/>
      </w:pBdr>
      <w:spacing w:after="300"/>
      <w:contextualSpacing/>
    </w:pPr>
    <w:rPr>
      <w:rFonts w:eastAsiaTheme="majorEastAsia" w:cstheme="majorBidi"/>
      <w:color w:val="083655" w:themeColor="text2" w:themeShade="BF"/>
      <w:spacing w:val="5"/>
      <w:kern w:val="28"/>
      <w:sz w:val="52"/>
      <w:szCs w:val="52"/>
    </w:rPr>
  </w:style>
  <w:style w:type="character" w:styleId="TitleChar" w:customStyle="1">
    <w:name w:val="Title Char"/>
    <w:basedOn w:val="DefaultParagraphFont"/>
    <w:link w:val="Title"/>
    <w:uiPriority w:val="10"/>
    <w:rsid w:val="00C90C59"/>
    <w:rPr>
      <w:rFonts w:ascii="Univers Light" w:hAnsi="Univers Light" w:eastAsiaTheme="majorEastAsia" w:cstheme="majorBidi"/>
      <w:color w:val="083655" w:themeColor="text2" w:themeShade="BF"/>
      <w:spacing w:val="5"/>
      <w:kern w:val="28"/>
      <w:sz w:val="52"/>
      <w:szCs w:val="52"/>
    </w:rPr>
  </w:style>
  <w:style w:type="paragraph" w:styleId="Subtitle">
    <w:name w:val="Subtitle"/>
    <w:basedOn w:val="Normal"/>
    <w:next w:val="Normal"/>
    <w:link w:val="SubtitleChar"/>
    <w:uiPriority w:val="11"/>
    <w:qFormat/>
    <w:rsid w:val="00C90C59"/>
    <w:pPr>
      <w:numPr>
        <w:ilvl w:val="1"/>
      </w:numPr>
    </w:pPr>
    <w:rPr>
      <w:rFonts w:eastAsiaTheme="majorEastAsia" w:cstheme="majorBidi"/>
      <w:i/>
      <w:iCs/>
      <w:color w:val="4395C8" w:themeColor="accent1"/>
      <w:spacing w:val="15"/>
      <w:sz w:val="24"/>
      <w:szCs w:val="24"/>
    </w:rPr>
  </w:style>
  <w:style w:type="character" w:styleId="SubtitleChar" w:customStyle="1">
    <w:name w:val="Subtitle Char"/>
    <w:basedOn w:val="DefaultParagraphFont"/>
    <w:link w:val="Subtitle"/>
    <w:uiPriority w:val="11"/>
    <w:rsid w:val="00C90C59"/>
    <w:rPr>
      <w:rFonts w:ascii="Univers Light" w:hAnsi="Univers Light" w:eastAsiaTheme="majorEastAsia" w:cstheme="majorBidi"/>
      <w:i/>
      <w:iCs/>
      <w:color w:val="4395C8" w:themeColor="accent1"/>
      <w:spacing w:val="15"/>
      <w:sz w:val="24"/>
      <w:szCs w:val="24"/>
    </w:rPr>
  </w:style>
  <w:style w:type="paragraph" w:styleId="NoSpacing">
    <w:name w:val="No Spacing"/>
    <w:link w:val="NoSpacingChar"/>
    <w:uiPriority w:val="1"/>
    <w:qFormat/>
    <w:rsid w:val="00D466CC"/>
    <w:pPr>
      <w:spacing w:after="0" w:line="240" w:lineRule="auto"/>
    </w:pPr>
    <w:rPr>
      <w:rFonts w:ascii="Univers Light" w:hAnsi="Univers Light"/>
    </w:rPr>
  </w:style>
  <w:style w:type="character" w:styleId="NoSpacingChar" w:customStyle="1">
    <w:name w:val="No Spacing Char"/>
    <w:basedOn w:val="DefaultParagraphFont"/>
    <w:link w:val="NoSpacing"/>
    <w:uiPriority w:val="1"/>
    <w:rsid w:val="0094550A"/>
    <w:rPr>
      <w:rFonts w:ascii="Univers Light" w:hAnsi="Univers Light"/>
    </w:rPr>
  </w:style>
  <w:style w:type="paragraph" w:styleId="Chapter" w:customStyle="1">
    <w:name w:val="Chapter"/>
    <w:basedOn w:val="Normal"/>
    <w:uiPriority w:val="5"/>
    <w:unhideWhenUsed/>
    <w:rsid w:val="00E76CAD"/>
    <w:pPr>
      <w:spacing w:before="20"/>
    </w:pPr>
    <w:rPr>
      <w:rFonts w:eastAsia="Times New Roman" w:cs="Times New Roman" w:asciiTheme="majorHAnsi" w:hAnsiTheme="majorHAnsi"/>
      <w:caps/>
      <w:color w:val="8F8F8F" w:themeColor="text1" w:themeTint="A6"/>
      <w:szCs w:val="17"/>
    </w:rPr>
  </w:style>
  <w:style w:type="paragraph" w:styleId="Header">
    <w:name w:val="header"/>
    <w:basedOn w:val="Normal"/>
    <w:link w:val="HeaderChar"/>
    <w:uiPriority w:val="99"/>
    <w:unhideWhenUsed/>
    <w:rsid w:val="005A718F"/>
  </w:style>
  <w:style w:type="character" w:styleId="HeaderChar" w:customStyle="1">
    <w:name w:val="Header Char"/>
    <w:basedOn w:val="DefaultParagraphFont"/>
    <w:link w:val="Header"/>
    <w:uiPriority w:val="99"/>
    <w:rsid w:val="005A718F"/>
  </w:style>
  <w:style w:type="paragraph" w:styleId="Footer">
    <w:name w:val="footer"/>
    <w:basedOn w:val="Normal"/>
    <w:link w:val="FooterChar"/>
    <w:uiPriority w:val="99"/>
    <w:unhideWhenUsed/>
    <w:rsid w:val="005A718F"/>
    <w:pPr>
      <w:jc w:val="center"/>
    </w:pPr>
  </w:style>
  <w:style w:type="character" w:styleId="FooterChar" w:customStyle="1">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paragraph" w:styleId="BalloonText">
    <w:name w:val="Balloon Text"/>
    <w:basedOn w:val="Normal"/>
    <w:link w:val="BalloonTextChar"/>
    <w:uiPriority w:val="99"/>
    <w:semiHidden/>
    <w:unhideWhenUsed/>
    <w:rsid w:val="00F31926"/>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31926"/>
    <w:rPr>
      <w:rFonts w:ascii="Times New Roman" w:hAnsi="Times New Roman" w:cs="Times New Roman" w:eastAsiaTheme="minorEastAsia"/>
      <w:color w:val="FFFFFF" w:themeColor="background1"/>
    </w:rPr>
  </w:style>
  <w:style w:type="paragraph" w:styleId="Caption">
    <w:name w:val="caption"/>
    <w:basedOn w:val="Normal"/>
    <w:next w:val="Normal"/>
    <w:uiPriority w:val="35"/>
    <w:semiHidden/>
    <w:unhideWhenUsed/>
    <w:qFormat/>
    <w:rsid w:val="00F31926"/>
    <w:rPr>
      <w:b/>
      <w:bCs/>
      <w:color w:val="4395C8" w:themeColor="accent1"/>
      <w:sz w:val="18"/>
      <w:szCs w:val="18"/>
    </w:rPr>
  </w:style>
  <w:style w:type="character" w:styleId="Strong">
    <w:name w:val="Strong"/>
    <w:basedOn w:val="DefaultParagraphFont"/>
    <w:uiPriority w:val="22"/>
    <w:qFormat/>
    <w:rsid w:val="00F31926"/>
    <w:rPr>
      <w:b/>
      <w:bCs/>
    </w:rPr>
  </w:style>
  <w:style w:type="character" w:styleId="Emphasis">
    <w:name w:val="Emphasis"/>
    <w:basedOn w:val="DefaultParagraphFont"/>
    <w:uiPriority w:val="20"/>
    <w:qFormat/>
    <w:rsid w:val="00F31926"/>
    <w:rPr>
      <w:i/>
      <w:iCs/>
    </w:rPr>
  </w:style>
  <w:style w:type="paragraph" w:styleId="ListParagraph">
    <w:name w:val="List Paragraph"/>
    <w:basedOn w:val="Normal"/>
    <w:uiPriority w:val="34"/>
    <w:qFormat/>
    <w:rsid w:val="00F31926"/>
    <w:pPr>
      <w:ind w:left="720"/>
      <w:contextualSpacing/>
    </w:pPr>
  </w:style>
  <w:style w:type="paragraph" w:styleId="Quote">
    <w:name w:val="Quote"/>
    <w:basedOn w:val="Normal"/>
    <w:next w:val="Normal"/>
    <w:link w:val="QuoteChar"/>
    <w:uiPriority w:val="29"/>
    <w:qFormat/>
    <w:rsid w:val="00F31926"/>
    <w:rPr>
      <w:i/>
      <w:iCs/>
    </w:rPr>
  </w:style>
  <w:style w:type="character" w:styleId="QuoteChar" w:customStyle="1">
    <w:name w:val="Quote Char"/>
    <w:basedOn w:val="DefaultParagraphFont"/>
    <w:link w:val="Quote"/>
    <w:uiPriority w:val="29"/>
    <w:rsid w:val="00F31926"/>
    <w:rPr>
      <w:i/>
      <w:iCs/>
      <w:color w:val="545454" w:themeColor="text1"/>
    </w:rPr>
  </w:style>
  <w:style w:type="paragraph" w:styleId="IntenseQuote">
    <w:name w:val="Intense Quote"/>
    <w:basedOn w:val="Normal"/>
    <w:next w:val="Normal"/>
    <w:link w:val="IntenseQuoteChar"/>
    <w:uiPriority w:val="30"/>
    <w:qFormat/>
    <w:rsid w:val="0088006F"/>
    <w:pPr>
      <w:pBdr>
        <w:bottom w:val="single" w:color="4395C8" w:themeColor="accent1" w:sz="4" w:space="4"/>
      </w:pBdr>
      <w:spacing w:before="200" w:after="280"/>
      <w:ind w:left="936" w:right="936"/>
    </w:pPr>
    <w:rPr>
      <w:b/>
      <w:bCs/>
      <w:i/>
      <w:iCs/>
      <w:color w:val="8DCCDB" w:themeColor="accent3"/>
    </w:rPr>
  </w:style>
  <w:style w:type="character" w:styleId="IntenseQuoteChar" w:customStyle="1">
    <w:name w:val="Intense Quote Char"/>
    <w:basedOn w:val="DefaultParagraphFont"/>
    <w:link w:val="IntenseQuote"/>
    <w:uiPriority w:val="30"/>
    <w:rsid w:val="0088006F"/>
    <w:rPr>
      <w:rFonts w:ascii="Univers Light" w:hAnsi="Univers Light" w:cs="Times New Roman (Body CS)"/>
      <w:b/>
      <w:bCs/>
      <w:i/>
      <w:iCs/>
      <w:color w:val="8DCCDB" w:themeColor="accent3"/>
    </w:rPr>
  </w:style>
  <w:style w:type="character" w:styleId="SubtleEmphasis">
    <w:name w:val="Subtle Emphasis"/>
    <w:basedOn w:val="DefaultParagraphFont"/>
    <w:uiPriority w:val="19"/>
    <w:qFormat/>
    <w:rsid w:val="00F31926"/>
    <w:rPr>
      <w:i/>
      <w:iCs/>
      <w:color w:val="A9A9A9" w:themeColor="text1" w:themeTint="7F"/>
    </w:rPr>
  </w:style>
  <w:style w:type="character" w:styleId="IntenseEmphasis">
    <w:name w:val="Intense Emphasis"/>
    <w:basedOn w:val="DefaultParagraphFont"/>
    <w:uiPriority w:val="21"/>
    <w:qFormat/>
    <w:rsid w:val="00F31926"/>
    <w:rPr>
      <w:b/>
      <w:bCs/>
      <w:i/>
      <w:iCs/>
      <w:color w:val="4395C8" w:themeColor="accent1"/>
    </w:rPr>
  </w:style>
  <w:style w:type="character" w:styleId="SubtleReference">
    <w:name w:val="Subtle Reference"/>
    <w:basedOn w:val="DefaultParagraphFont"/>
    <w:uiPriority w:val="31"/>
    <w:qFormat/>
    <w:rsid w:val="0088006F"/>
    <w:rPr>
      <w:smallCaps/>
      <w:color w:val="8DCCDB" w:themeColor="accent3"/>
      <w:u w:val="single"/>
    </w:rPr>
  </w:style>
  <w:style w:type="character" w:styleId="IntenseReference">
    <w:name w:val="Intense Reference"/>
    <w:basedOn w:val="DefaultParagraphFont"/>
    <w:uiPriority w:val="32"/>
    <w:qFormat/>
    <w:rsid w:val="0088006F"/>
    <w:rPr>
      <w:b/>
      <w:bCs/>
      <w:smallCaps/>
      <w:color w:val="8DCCDB" w:themeColor="accent3"/>
      <w:spacing w:val="5"/>
      <w:u w:val="single"/>
    </w:rPr>
  </w:style>
  <w:style w:type="character" w:styleId="BookTitle">
    <w:name w:val="Book Title"/>
    <w:basedOn w:val="DefaultParagraphFont"/>
    <w:uiPriority w:val="33"/>
    <w:qFormat/>
    <w:rsid w:val="00F31926"/>
    <w:rPr>
      <w:b/>
      <w:bCs/>
      <w:smallCaps/>
      <w:spacing w:val="5"/>
    </w:rPr>
  </w:style>
  <w:style w:type="paragraph" w:styleId="TOCHeading">
    <w:name w:val="TOC Heading"/>
    <w:basedOn w:val="Heading1"/>
    <w:next w:val="Normal"/>
    <w:uiPriority w:val="39"/>
    <w:semiHidden/>
    <w:unhideWhenUsed/>
    <w:qFormat/>
    <w:rsid w:val="00F31926"/>
    <w:pPr>
      <w:outlineLvl w:val="9"/>
    </w:pPr>
  </w:style>
  <w:style w:type="table" w:styleId="GridTable1Light-Accent1">
    <w:name w:val="Grid Table 1 Light Accent 1"/>
    <w:basedOn w:val="TableNormal"/>
    <w:uiPriority w:val="46"/>
    <w:rsid w:val="007856BE"/>
    <w:pPr>
      <w:spacing w:after="0" w:line="240" w:lineRule="auto"/>
    </w:pPr>
    <w:tblPr>
      <w:tblStyleRowBandSize w:val="1"/>
      <w:tblStyleColBandSize w:val="1"/>
      <w:tblBorders>
        <w:top w:val="single" w:color="B3D4E9" w:themeColor="accent1" w:themeTint="66" w:sz="4" w:space="0"/>
        <w:left w:val="single" w:color="B3D4E9" w:themeColor="accent1" w:themeTint="66" w:sz="4" w:space="0"/>
        <w:bottom w:val="single" w:color="B3D4E9" w:themeColor="accent1" w:themeTint="66" w:sz="4" w:space="0"/>
        <w:right w:val="single" w:color="B3D4E9" w:themeColor="accent1" w:themeTint="66" w:sz="4" w:space="0"/>
        <w:insideH w:val="single" w:color="B3D4E9" w:themeColor="accent1" w:themeTint="66" w:sz="4" w:space="0"/>
        <w:insideV w:val="single" w:color="B3D4E9" w:themeColor="accent1" w:themeTint="66" w:sz="4" w:space="0"/>
      </w:tblBorders>
    </w:tblPr>
    <w:tblStylePr w:type="firstRow">
      <w:rPr>
        <w:b/>
        <w:bCs/>
      </w:rPr>
      <w:tblPr/>
      <w:tcPr>
        <w:tcBorders>
          <w:bottom w:val="single" w:color="8EBFDE" w:themeColor="accent1" w:themeTint="99" w:sz="12" w:space="0"/>
        </w:tcBorders>
      </w:tcPr>
    </w:tblStylePr>
    <w:tblStylePr w:type="lastRow">
      <w:rPr>
        <w:b/>
        <w:bCs/>
      </w:rPr>
      <w:tblPr/>
      <w:tcPr>
        <w:tcBorders>
          <w:top w:val="double" w:color="8EBFDE" w:themeColor="accent1" w:themeTint="99" w:sz="2" w:space="0"/>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7856BE"/>
    <w:rPr>
      <w:color w:val="61B1C1" w:themeColor="hyperlink"/>
      <w:u w:val="single"/>
    </w:rPr>
  </w:style>
  <w:style w:type="paragraph" w:styleId="Default" w:customStyle="1">
    <w:name w:val="Default"/>
    <w:rsid w:val="00BC2281"/>
    <w:pPr>
      <w:autoSpaceDE w:val="0"/>
      <w:autoSpaceDN w:val="0"/>
      <w:adjustRightInd w:val="0"/>
      <w:spacing w:after="0" w:line="240" w:lineRule="auto"/>
    </w:pPr>
    <w:rPr>
      <w:rFonts w:ascii="Arial" w:hAnsi="Arial" w:cs="Arial" w:eastAsiaTheme="minorHAnsi"/>
      <w:color w:val="000000"/>
      <w:sz w:val="24"/>
      <w:szCs w:val="24"/>
      <w:lang w:val="en-CA"/>
    </w:rPr>
  </w:style>
  <w:style w:type="character" w:styleId="FollowedHyperlink">
    <w:name w:val="FollowedHyperlink"/>
    <w:basedOn w:val="DefaultParagraphFont"/>
    <w:uiPriority w:val="99"/>
    <w:semiHidden/>
    <w:unhideWhenUsed/>
    <w:rsid w:val="005B2DB6"/>
    <w:rPr>
      <w:color w:val="B4A5C6" w:themeColor="followedHyperlink"/>
      <w:u w:val="single"/>
    </w:rPr>
  </w:style>
  <w:style w:type="character" w:styleId="CommentReference">
    <w:name w:val="annotation reference"/>
    <w:basedOn w:val="DefaultParagraphFont"/>
    <w:uiPriority w:val="99"/>
    <w:unhideWhenUsed/>
    <w:rsid w:val="00717F94"/>
    <w:rPr>
      <w:sz w:val="16"/>
      <w:szCs w:val="16"/>
    </w:rPr>
  </w:style>
  <w:style w:type="paragraph" w:styleId="CommentText">
    <w:name w:val="annotation text"/>
    <w:basedOn w:val="Normal"/>
    <w:link w:val="CommentTextChar"/>
    <w:uiPriority w:val="99"/>
    <w:unhideWhenUsed/>
    <w:rsid w:val="00717F94"/>
    <w:rPr>
      <w:sz w:val="20"/>
      <w:szCs w:val="20"/>
    </w:rPr>
  </w:style>
  <w:style w:type="character" w:styleId="CommentTextChar" w:customStyle="1">
    <w:name w:val="Comment Text Char"/>
    <w:basedOn w:val="DefaultParagraphFont"/>
    <w:link w:val="CommentText"/>
    <w:uiPriority w:val="99"/>
    <w:rsid w:val="00717F94"/>
    <w:rPr>
      <w:rFonts w:ascii="Helvetica Neue Light" w:hAnsi="Helvetica Neue Light" w:cs="Times New Roman (Body CS)"/>
      <w:color w:val="6D6D6D" w:themeColor="text1" w:themeTint="D9"/>
      <w:sz w:val="20"/>
      <w:szCs w:val="20"/>
    </w:rPr>
  </w:style>
  <w:style w:type="paragraph" w:styleId="CommentSubject">
    <w:name w:val="annotation subject"/>
    <w:basedOn w:val="CommentText"/>
    <w:next w:val="CommentText"/>
    <w:link w:val="CommentSubjectChar"/>
    <w:uiPriority w:val="99"/>
    <w:semiHidden/>
    <w:unhideWhenUsed/>
    <w:rsid w:val="00717F94"/>
    <w:rPr>
      <w:b/>
      <w:bCs/>
    </w:rPr>
  </w:style>
  <w:style w:type="character" w:styleId="CommentSubjectChar" w:customStyle="1">
    <w:name w:val="Comment Subject Char"/>
    <w:basedOn w:val="CommentTextChar"/>
    <w:link w:val="CommentSubject"/>
    <w:uiPriority w:val="99"/>
    <w:semiHidden/>
    <w:rsid w:val="00717F94"/>
    <w:rPr>
      <w:rFonts w:ascii="Helvetica Neue Light" w:hAnsi="Helvetica Neue Light" w:cs="Times New Roman (Body CS)"/>
      <w:b/>
      <w:bCs/>
      <w:color w:val="6D6D6D" w:themeColor="text1" w:themeTint="D9"/>
      <w:sz w:val="20"/>
      <w:szCs w:val="20"/>
    </w:rPr>
  </w:style>
  <w:style w:type="character" w:styleId="OHHparaChar" w:customStyle="1">
    <w:name w:val="OHHpara Char"/>
    <w:aliases w:val="P Char"/>
    <w:basedOn w:val="DefaultParagraphFont"/>
    <w:link w:val="OHHpara"/>
    <w:locked/>
    <w:rsid w:val="00445A47"/>
    <w:rPr>
      <w:sz w:val="24"/>
    </w:rPr>
  </w:style>
  <w:style w:type="paragraph" w:styleId="OHHpara" w:customStyle="1">
    <w:name w:val="OHHpara"/>
    <w:aliases w:val="P"/>
    <w:basedOn w:val="Normal"/>
    <w:link w:val="OHHparaChar"/>
    <w:rsid w:val="00445A47"/>
    <w:pPr>
      <w:spacing w:after="240"/>
      <w:jc w:val="both"/>
    </w:pPr>
    <w:rPr>
      <w:rFonts w:cstheme="minorBidi"/>
      <w:color w:val="auto"/>
      <w:sz w:val="24"/>
    </w:rPr>
  </w:style>
  <w:style w:type="paragraph" w:styleId="LegalL2" w:customStyle="1">
    <w:name w:val="Legal_L2"/>
    <w:basedOn w:val="LegalL1"/>
    <w:next w:val="Normal"/>
    <w:rsid w:val="00445A47"/>
    <w:pPr>
      <w:numPr>
        <w:ilvl w:val="1"/>
      </w:numPr>
      <w:outlineLvl w:val="1"/>
    </w:pPr>
    <w:rPr>
      <w:caps w:val="0"/>
    </w:rPr>
  </w:style>
  <w:style w:type="paragraph" w:styleId="LegalL1" w:customStyle="1">
    <w:name w:val="Legal_L1"/>
    <w:basedOn w:val="Normal"/>
    <w:next w:val="LegalL2"/>
    <w:rsid w:val="00445A47"/>
    <w:pPr>
      <w:numPr>
        <w:numId w:val="1"/>
      </w:numPr>
      <w:spacing w:after="240"/>
      <w:jc w:val="both"/>
      <w:outlineLvl w:val="0"/>
    </w:pPr>
    <w:rPr>
      <w:rFonts w:ascii="Times New Roman" w:hAnsi="Times New Roman" w:eastAsia="Times New Roman" w:cs="Times New Roman"/>
      <w:b/>
      <w:caps/>
      <w:color w:val="auto"/>
      <w:sz w:val="24"/>
      <w:szCs w:val="20"/>
      <w:lang w:val="en-CA"/>
    </w:rPr>
  </w:style>
  <w:style w:type="paragraph" w:styleId="LegalL3" w:customStyle="1">
    <w:name w:val="Legal_L3"/>
    <w:basedOn w:val="LegalL2"/>
    <w:rsid w:val="00445A47"/>
    <w:pPr>
      <w:numPr>
        <w:ilvl w:val="2"/>
      </w:numPr>
      <w:outlineLvl w:val="2"/>
    </w:pPr>
    <w:rPr>
      <w:b w:val="0"/>
    </w:rPr>
  </w:style>
  <w:style w:type="paragraph" w:styleId="LegalL4" w:customStyle="1">
    <w:name w:val="Legal_L4"/>
    <w:basedOn w:val="LegalL3"/>
    <w:rsid w:val="00445A47"/>
    <w:pPr>
      <w:numPr>
        <w:ilvl w:val="3"/>
      </w:numPr>
      <w:outlineLvl w:val="3"/>
    </w:pPr>
  </w:style>
  <w:style w:type="paragraph" w:styleId="LegalL5" w:customStyle="1">
    <w:name w:val="Legal_L5"/>
    <w:basedOn w:val="LegalL4"/>
    <w:rsid w:val="00445A47"/>
    <w:pPr>
      <w:numPr>
        <w:ilvl w:val="4"/>
      </w:numPr>
      <w:spacing w:after="0"/>
      <w:outlineLvl w:val="4"/>
    </w:pPr>
  </w:style>
  <w:style w:type="paragraph" w:styleId="OHHCentre" w:customStyle="1">
    <w:name w:val="OHHCentre"/>
    <w:aliases w:val="C"/>
    <w:basedOn w:val="OHHpara"/>
    <w:rsid w:val="00445A47"/>
    <w:pPr>
      <w:jc w:val="center"/>
    </w:pPr>
  </w:style>
  <w:style w:type="character" w:styleId="UnresolvedMention">
    <w:name w:val="Unresolved Mention"/>
    <w:basedOn w:val="DefaultParagraphFont"/>
    <w:uiPriority w:val="99"/>
    <w:semiHidden/>
    <w:unhideWhenUsed/>
    <w:rsid w:val="00690AF7"/>
    <w:rPr>
      <w:color w:val="605E5C"/>
      <w:shd w:val="clear" w:color="auto" w:fill="E1DFDD"/>
    </w:rPr>
  </w:style>
  <w:style w:type="paragraph" w:styleId="BodyText">
    <w:name w:val="Body Text"/>
    <w:basedOn w:val="Normal"/>
    <w:link w:val="BodyTextChar"/>
    <w:uiPriority w:val="1"/>
    <w:rsid w:val="00D466CC"/>
    <w:pPr>
      <w:widowControl w:val="0"/>
      <w:autoSpaceDE w:val="0"/>
      <w:autoSpaceDN w:val="0"/>
    </w:pPr>
    <w:rPr>
      <w:rFonts w:eastAsia="Arial" w:cs="Arial"/>
      <w:color w:val="auto"/>
      <w:sz w:val="18"/>
      <w:szCs w:val="18"/>
    </w:rPr>
  </w:style>
  <w:style w:type="character" w:styleId="BodyTextChar" w:customStyle="1">
    <w:name w:val="Body Text Char"/>
    <w:basedOn w:val="DefaultParagraphFont"/>
    <w:link w:val="BodyText"/>
    <w:uiPriority w:val="1"/>
    <w:rsid w:val="00D466CC"/>
    <w:rPr>
      <w:rFonts w:ascii="Univers Light" w:hAnsi="Univers Light" w:eastAsia="Arial" w:cs="Arial"/>
      <w:sz w:val="18"/>
      <w:szCs w:val="18"/>
    </w:rPr>
  </w:style>
  <w:style w:type="table" w:styleId="TableGridLight">
    <w:name w:val="Grid Table Light"/>
    <w:basedOn w:val="TableNormal"/>
    <w:uiPriority w:val="40"/>
    <w:rsid w:val="00DC52DA"/>
    <w:pPr>
      <w:widowControl w:val="0"/>
      <w:autoSpaceDE w:val="0"/>
      <w:autoSpaceDN w:val="0"/>
      <w:spacing w:after="0" w:line="240" w:lineRule="auto"/>
    </w:pPr>
    <w:rPr>
      <w:rFonts w:eastAsiaTheme="minorHAnsi"/>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asicParagraph" w:customStyle="1">
    <w:name w:val="[Basic Paragraph]"/>
    <w:basedOn w:val="Normal"/>
    <w:uiPriority w:val="99"/>
    <w:rsid w:val="001A3C2E"/>
    <w:pPr>
      <w:autoSpaceDE w:val="0"/>
      <w:autoSpaceDN w:val="0"/>
      <w:adjustRightInd w:val="0"/>
      <w:spacing w:line="288" w:lineRule="auto"/>
      <w:textAlignment w:val="center"/>
    </w:pPr>
    <w:rPr>
      <w:rFonts w:ascii="Minion Pro" w:hAnsi="Minion Pro" w:cs="Minion Pro"/>
      <w:color w:val="000000"/>
      <w:sz w:val="24"/>
      <w:szCs w:val="24"/>
    </w:rPr>
  </w:style>
  <w:style w:type="paragraph" w:styleId="Bullets" w:customStyle="1">
    <w:name w:val="Bullets"/>
    <w:basedOn w:val="Normal"/>
    <w:qFormat/>
    <w:rsid w:val="00F21F52"/>
    <w:pPr>
      <w:keepNext/>
      <w:keepLines/>
      <w:numPr>
        <w:numId w:val="2"/>
      </w:numPr>
      <w:outlineLvl w:val="3"/>
    </w:pPr>
    <w:rPr>
      <w:rFonts w:eastAsia="Times New Roman"/>
      <w:lang w:val="fr-CA" w:eastAsia="en-CA"/>
    </w:rPr>
  </w:style>
  <w:style w:type="paragraph" w:styleId="universbold" w:customStyle="1">
    <w:name w:val="univers bold"/>
    <w:basedOn w:val="Normal"/>
    <w:qFormat/>
    <w:rsid w:val="005D3D8E"/>
    <w:rPr>
      <w:rFonts w:ascii="Univers 55" w:hAnsi="Univers 55" w:cstheme="minorHAnsi"/>
      <w:b/>
      <w:bCs/>
      <w:color w:val="000000"/>
      <w:sz w:val="20"/>
      <w:szCs w:val="20"/>
      <w:lang w:eastAsia="en-CA"/>
    </w:rPr>
  </w:style>
  <w:style w:type="paragraph" w:styleId="Universlight" w:customStyle="1">
    <w:name w:val="Univers light"/>
    <w:basedOn w:val="Normal"/>
    <w:qFormat/>
    <w:rsid w:val="005D3D8E"/>
    <w:rPr>
      <w:rFonts w:ascii="Univers 45 Light" w:hAnsi="Univers 45 Light" w:cstheme="minorHAnsi"/>
      <w:color w:val="000000"/>
      <w:sz w:val="20"/>
      <w:szCs w:val="20"/>
      <w:lang w:eastAsia="en-CA"/>
    </w:rPr>
  </w:style>
  <w:style w:type="table" w:styleId="TableGrid">
    <w:name w:val="Table Grid"/>
    <w:basedOn w:val="TableNormal"/>
    <w:uiPriority w:val="39"/>
    <w:rsid w:val="005D3D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E91154"/>
  </w:style>
  <w:style w:type="paragraph" w:styleId="Tableheading" w:customStyle="1">
    <w:name w:val="Table heading"/>
    <w:basedOn w:val="Normal"/>
    <w:rsid w:val="00AA65B2"/>
    <w:pPr>
      <w:spacing w:line="288" w:lineRule="auto"/>
    </w:pPr>
    <w:rPr>
      <w:rFonts w:cs="Microsoft Sans Serif (Body)"/>
      <w:b/>
      <w:bCs/>
      <w:color w:val="193C51"/>
      <w:sz w:val="18"/>
      <w:szCs w:val="44"/>
      <w:lang w:val="en-CA"/>
    </w:rPr>
  </w:style>
  <w:style w:type="paragraph" w:styleId="Revision">
    <w:name w:val="Revision"/>
    <w:hidden/>
    <w:uiPriority w:val="99"/>
    <w:semiHidden/>
    <w:rsid w:val="00315214"/>
    <w:pPr>
      <w:spacing w:after="0" w:line="240" w:lineRule="auto"/>
    </w:pPr>
  </w:style>
  <w:style w:type="character" w:styleId="Mention">
    <w:name w:val="Mention"/>
    <w:basedOn w:val="DefaultParagraphFont"/>
    <w:uiPriority w:val="99"/>
    <w:unhideWhenUsed/>
    <w:rsid w:val="00F246FB"/>
    <w:rPr>
      <w:color w:val="2B579A"/>
      <w:shd w:val="clear" w:color="auto" w:fill="E1DFDD"/>
    </w:rPr>
  </w:style>
  <w:style w:type="character" w:styleId="normaltextrun" w:customStyle="1">
    <w:name w:val="normaltextrun"/>
    <w:basedOn w:val="DefaultParagraphFont"/>
    <w:rsid w:val="00CF7C9E"/>
  </w:style>
  <w:style w:type="character" w:styleId="eop" w:customStyle="1">
    <w:name w:val="eop"/>
    <w:basedOn w:val="DefaultParagraphFont"/>
    <w:rsid w:val="00CF7C9E"/>
  </w:style>
  <w:style w:type="paragraph" w:styleId="BodyText0" w:customStyle="1">
    <w:name w:val="Body_Text"/>
    <w:basedOn w:val="Normal"/>
    <w:link w:val="BodyTextCar"/>
    <w:qFormat/>
    <w:rsid w:val="0094550A"/>
    <w:pPr>
      <w:suppressAutoHyphens/>
    </w:pPr>
    <w:rPr>
      <w:rFonts w:ascii="Calibri" w:hAnsi="Calibri" w:eastAsia="MS PMincho" w:cs="Times New Roman"/>
      <w:color w:val="auto"/>
      <w:sz w:val="22"/>
      <w:szCs w:val="22"/>
      <w:lang w:val="en-CA"/>
    </w:rPr>
  </w:style>
  <w:style w:type="character" w:styleId="BodyTextCar" w:customStyle="1">
    <w:name w:val="Body_Text Car"/>
    <w:basedOn w:val="DefaultParagraphFont"/>
    <w:link w:val="BodyText0"/>
    <w:locked/>
    <w:rsid w:val="0094550A"/>
    <w:rPr>
      <w:rFonts w:ascii="Calibri" w:hAnsi="Calibri" w:eastAsia="MS PMincho" w:cs="Times New Roman"/>
      <w:color w:val="auto"/>
      <w:sz w:val="22"/>
      <w:szCs w:val="22"/>
      <w:lang w:val="en-CA"/>
    </w:rPr>
  </w:style>
  <w:style w:type="paragraph" w:styleId="paragraph" w:customStyle="1">
    <w:name w:val="paragraph"/>
    <w:basedOn w:val="Normal"/>
    <w:rsid w:val="00486FCB"/>
    <w:pPr>
      <w:spacing w:before="100" w:beforeAutospacing="1" w:after="100" w:afterAutospacing="1"/>
    </w:pPr>
    <w:rPr>
      <w:rFonts w:ascii="Times New Roman" w:hAnsi="Times New Roman" w:eastAsia="Times New Roman" w:cs="Times New Roman"/>
      <w:color w:val="auto"/>
      <w:sz w:val="24"/>
      <w:szCs w:val="24"/>
      <w:lang w:val="en-CA" w:eastAsia="en-CA"/>
    </w:rPr>
  </w:style>
  <w:style w:type="table" w:styleId="GridTable6Colorful-Accent54" w:customStyle="1">
    <w:name w:val="Grid Table 6 Colorful - Accent 54"/>
    <w:basedOn w:val="TableNormal"/>
    <w:next w:val="GridTable6Colorful-Accent5"/>
    <w:uiPriority w:val="51"/>
    <w:rsid w:val="00FA2E62"/>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
    <w:name w:val="Grid Table 6 Colorful Accent 5"/>
    <w:basedOn w:val="TableNormal"/>
    <w:uiPriority w:val="51"/>
    <w:rsid w:val="00FA2E62"/>
    <w:pPr>
      <w:spacing w:after="0" w:line="240" w:lineRule="auto"/>
    </w:pPr>
    <w:rPr>
      <w:color w:val="856DA2" w:themeColor="accent5" w:themeShade="BF"/>
    </w:rPr>
    <w:tblPr>
      <w:tblStyleRowBandSize w:val="1"/>
      <w:tblStyleColBandSize w:val="1"/>
      <w:tblBorders>
        <w:top w:val="single" w:color="D1C8DC" w:themeColor="accent5" w:themeTint="99" w:sz="4" w:space="0"/>
        <w:left w:val="single" w:color="D1C8DC" w:themeColor="accent5" w:themeTint="99" w:sz="4" w:space="0"/>
        <w:bottom w:val="single" w:color="D1C8DC" w:themeColor="accent5" w:themeTint="99" w:sz="4" w:space="0"/>
        <w:right w:val="single" w:color="D1C8DC" w:themeColor="accent5" w:themeTint="99" w:sz="4" w:space="0"/>
        <w:insideH w:val="single" w:color="D1C8DC" w:themeColor="accent5" w:themeTint="99" w:sz="4" w:space="0"/>
        <w:insideV w:val="single" w:color="D1C8DC" w:themeColor="accent5" w:themeTint="99" w:sz="4" w:space="0"/>
      </w:tblBorders>
    </w:tblPr>
    <w:tblStylePr w:type="firstRow">
      <w:rPr>
        <w:b/>
        <w:bCs/>
      </w:rPr>
      <w:tblPr/>
      <w:tcPr>
        <w:tcBorders>
          <w:bottom w:val="single" w:color="D1C8DC" w:themeColor="accent5" w:themeTint="99" w:sz="12" w:space="0"/>
        </w:tcBorders>
      </w:tcPr>
    </w:tblStylePr>
    <w:tblStylePr w:type="lastRow">
      <w:rPr>
        <w:b/>
        <w:bCs/>
      </w:rPr>
      <w:tblPr/>
      <w:tcPr>
        <w:tcBorders>
          <w:top w:val="double" w:color="D1C8DC" w:themeColor="accent5" w:themeTint="99" w:sz="4" w:space="0"/>
        </w:tcBorders>
      </w:tcPr>
    </w:tblStylePr>
    <w:tblStylePr w:type="firstCol">
      <w:rPr>
        <w:b/>
        <w:bCs/>
      </w:rPr>
    </w:tblStylePr>
    <w:tblStylePr w:type="lastCol">
      <w:rPr>
        <w:b/>
        <w:bCs/>
      </w:rPr>
    </w:tblStylePr>
    <w:tblStylePr w:type="band1Vert">
      <w:tblPr/>
      <w:tcPr>
        <w:shd w:val="clear" w:color="auto" w:fill="EFECF3" w:themeFill="accent5" w:themeFillTint="33"/>
      </w:tcPr>
    </w:tblStylePr>
    <w:tblStylePr w:type="band1Horz">
      <w:tblPr/>
      <w:tcPr>
        <w:shd w:val="clear" w:color="auto" w:fill="EFECF3" w:themeFill="accent5" w:themeFillTint="33"/>
      </w:tcPr>
    </w:tblStylePr>
  </w:style>
  <w:style w:type="table" w:styleId="GridTable6Colorful-Accent53" w:customStyle="1">
    <w:name w:val="Grid Table 6 Colorful - Accent 53"/>
    <w:basedOn w:val="TableNormal"/>
    <w:next w:val="GridTable6Colorful-Accent5"/>
    <w:uiPriority w:val="51"/>
    <w:rsid w:val="00E17EA8"/>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5" w:customStyle="1">
    <w:name w:val="Grid Table 6 Colorful - Accent 55"/>
    <w:basedOn w:val="TableNormal"/>
    <w:next w:val="GridTable6Colorful-Accent5"/>
    <w:uiPriority w:val="51"/>
    <w:rsid w:val="00DF37C3"/>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7" w:customStyle="1">
    <w:name w:val="Grid Table 6 Colorful - Accent 57"/>
    <w:basedOn w:val="TableNormal"/>
    <w:next w:val="GridTable6Colorful-Accent5"/>
    <w:uiPriority w:val="51"/>
    <w:rsid w:val="00693286"/>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8" w:customStyle="1">
    <w:name w:val="Grid Table 6 Colorful - Accent 58"/>
    <w:basedOn w:val="TableNormal"/>
    <w:next w:val="GridTable6Colorful-Accent5"/>
    <w:uiPriority w:val="51"/>
    <w:rsid w:val="003904A4"/>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0" w:customStyle="1">
    <w:name w:val="Grid Table 6 Colorful - Accent 510"/>
    <w:basedOn w:val="TableNormal"/>
    <w:next w:val="GridTable6Colorful-Accent5"/>
    <w:uiPriority w:val="51"/>
    <w:rsid w:val="006E2A27"/>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9" w:customStyle="1">
    <w:name w:val="Grid Table 6 Colorful - Accent 59"/>
    <w:basedOn w:val="TableNormal"/>
    <w:next w:val="GridTable6Colorful-Accent5"/>
    <w:uiPriority w:val="51"/>
    <w:rsid w:val="009457C8"/>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2" w:customStyle="1">
    <w:name w:val="Grid Table 6 Colorful - Accent 512"/>
    <w:basedOn w:val="TableNormal"/>
    <w:next w:val="GridTable6Colorful-Accent5"/>
    <w:uiPriority w:val="51"/>
    <w:rsid w:val="00FE3A67"/>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6" w:customStyle="1">
    <w:name w:val="Grid Table 6 Colorful - Accent 516"/>
    <w:basedOn w:val="TableNormal"/>
    <w:next w:val="GridTable6Colorful-Accent5"/>
    <w:uiPriority w:val="51"/>
    <w:rsid w:val="00CA45B1"/>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8" w:customStyle="1">
    <w:name w:val="Grid Table 6 Colorful - Accent 518"/>
    <w:basedOn w:val="TableNormal"/>
    <w:next w:val="GridTable6Colorful-Accent5"/>
    <w:uiPriority w:val="51"/>
    <w:rsid w:val="006B4D77"/>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4" w:customStyle="1">
    <w:name w:val="Grid Table 6 Colorful - Accent 514"/>
    <w:basedOn w:val="TableNormal"/>
    <w:next w:val="GridTable6Colorful-Accent5"/>
    <w:uiPriority w:val="51"/>
    <w:rsid w:val="00737137"/>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7" w:customStyle="1">
    <w:name w:val="Grid Table 6 Colorful - Accent 517"/>
    <w:basedOn w:val="TableNormal"/>
    <w:next w:val="GridTable6Colorful-Accent5"/>
    <w:uiPriority w:val="51"/>
    <w:rsid w:val="00B45095"/>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3" w:customStyle="1">
    <w:name w:val="Grid Table 6 Colorful - Accent 513"/>
    <w:basedOn w:val="TableNormal"/>
    <w:next w:val="GridTable6Colorful-Accent5"/>
    <w:uiPriority w:val="51"/>
    <w:rsid w:val="00772D83"/>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9" w:customStyle="1">
    <w:name w:val="Grid Table 6 Colorful - Accent 519"/>
    <w:basedOn w:val="TableNormal"/>
    <w:next w:val="GridTable6Colorful-Accent5"/>
    <w:uiPriority w:val="51"/>
    <w:rsid w:val="0009158B"/>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15" w:customStyle="1">
    <w:name w:val="Grid Table 6 Colorful - Accent 515"/>
    <w:basedOn w:val="TableNormal"/>
    <w:next w:val="GridTable6Colorful-Accent5"/>
    <w:uiPriority w:val="51"/>
    <w:rsid w:val="004E590C"/>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semiHidden/>
    <w:unhideWhenUsed/>
    <w:rsid w:val="0031579C"/>
    <w:pPr>
      <w:spacing w:before="100" w:beforeAutospacing="1" w:after="100" w:afterAutospacing="1"/>
    </w:pPr>
    <w:rPr>
      <w:rFonts w:ascii="Times New Roman" w:hAnsi="Times New Roman" w:eastAsia="Times New Roman" w:cs="Times New Roman"/>
      <w:color w:val="auto"/>
      <w:sz w:val="24"/>
      <w:szCs w:val="24"/>
    </w:rPr>
  </w:style>
  <w:style w:type="character" w:styleId="ui-provider" w:customStyle="1">
    <w:name w:val="ui-provider"/>
    <w:basedOn w:val="DefaultParagraphFont"/>
    <w:rsid w:val="00905143"/>
  </w:style>
  <w:style w:type="table" w:styleId="GridTable6Colorful-Accent511" w:customStyle="1">
    <w:name w:val="Grid Table 6 Colorful - Accent 511"/>
    <w:basedOn w:val="TableNormal"/>
    <w:next w:val="GridTable6Colorful-Accent5"/>
    <w:uiPriority w:val="51"/>
    <w:rsid w:val="00AB66A2"/>
    <w:pPr>
      <w:spacing w:after="0" w:line="240" w:lineRule="auto"/>
    </w:pPr>
    <w:rPr>
      <w:rFonts w:eastAsia="Calibri" w:cs="Times New Roman"/>
      <w:color w:val="2E74B5"/>
      <w:kern w:val="2"/>
      <w:sz w:val="22"/>
      <w:szCs w:val="22"/>
      <w14:ligatures w14:val="standardContextual"/>
    </w:r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bottom w:val="single" w:color="9CC2E5" w:sz="12" w:space="0"/>
        </w:tcBorders>
      </w:tcPr>
    </w:tblStylePr>
    <w:tblStylePr w:type="lastRow">
      <w:rPr>
        <w:b/>
        <w:bCs/>
      </w:rPr>
      <w:tblPr/>
      <w:tcPr>
        <w:tcBorders>
          <w:top w:val="double" w:color="9CC2E5" w:sz="4" w:space="0"/>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cf01" w:customStyle="1">
    <w:name w:val="cf01"/>
    <w:basedOn w:val="DefaultParagraphFont"/>
    <w:rsid w:val="006D35BE"/>
    <w:rPr>
      <w:rFonts w:hint="default" w:ascii="Segoe UI" w:hAnsi="Segoe UI" w:cs="Segoe UI"/>
      <w:color w:val="54545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48531">
      <w:bodyDiv w:val="1"/>
      <w:marLeft w:val="0"/>
      <w:marRight w:val="0"/>
      <w:marTop w:val="0"/>
      <w:marBottom w:val="0"/>
      <w:divBdr>
        <w:top w:val="none" w:sz="0" w:space="0" w:color="auto"/>
        <w:left w:val="none" w:sz="0" w:space="0" w:color="auto"/>
        <w:bottom w:val="none" w:sz="0" w:space="0" w:color="auto"/>
        <w:right w:val="none" w:sz="0" w:space="0" w:color="auto"/>
      </w:divBdr>
      <w:divsChild>
        <w:div w:id="72162693">
          <w:marLeft w:val="0"/>
          <w:marRight w:val="0"/>
          <w:marTop w:val="0"/>
          <w:marBottom w:val="0"/>
          <w:divBdr>
            <w:top w:val="none" w:sz="0" w:space="0" w:color="auto"/>
            <w:left w:val="none" w:sz="0" w:space="0" w:color="auto"/>
            <w:bottom w:val="none" w:sz="0" w:space="0" w:color="auto"/>
            <w:right w:val="none" w:sz="0" w:space="0" w:color="auto"/>
          </w:divBdr>
          <w:divsChild>
            <w:div w:id="344946296">
              <w:marLeft w:val="0"/>
              <w:marRight w:val="0"/>
              <w:marTop w:val="0"/>
              <w:marBottom w:val="0"/>
              <w:divBdr>
                <w:top w:val="none" w:sz="0" w:space="0" w:color="auto"/>
                <w:left w:val="none" w:sz="0" w:space="0" w:color="auto"/>
                <w:bottom w:val="none" w:sz="0" w:space="0" w:color="auto"/>
                <w:right w:val="none" w:sz="0" w:space="0" w:color="auto"/>
              </w:divBdr>
            </w:div>
          </w:divsChild>
        </w:div>
        <w:div w:id="75633673">
          <w:marLeft w:val="0"/>
          <w:marRight w:val="0"/>
          <w:marTop w:val="0"/>
          <w:marBottom w:val="0"/>
          <w:divBdr>
            <w:top w:val="none" w:sz="0" w:space="0" w:color="auto"/>
            <w:left w:val="none" w:sz="0" w:space="0" w:color="auto"/>
            <w:bottom w:val="none" w:sz="0" w:space="0" w:color="auto"/>
            <w:right w:val="none" w:sz="0" w:space="0" w:color="auto"/>
          </w:divBdr>
          <w:divsChild>
            <w:div w:id="1620797270">
              <w:marLeft w:val="0"/>
              <w:marRight w:val="0"/>
              <w:marTop w:val="0"/>
              <w:marBottom w:val="0"/>
              <w:divBdr>
                <w:top w:val="none" w:sz="0" w:space="0" w:color="auto"/>
                <w:left w:val="none" w:sz="0" w:space="0" w:color="auto"/>
                <w:bottom w:val="none" w:sz="0" w:space="0" w:color="auto"/>
                <w:right w:val="none" w:sz="0" w:space="0" w:color="auto"/>
              </w:divBdr>
            </w:div>
          </w:divsChild>
        </w:div>
        <w:div w:id="96488794">
          <w:marLeft w:val="0"/>
          <w:marRight w:val="0"/>
          <w:marTop w:val="0"/>
          <w:marBottom w:val="0"/>
          <w:divBdr>
            <w:top w:val="none" w:sz="0" w:space="0" w:color="auto"/>
            <w:left w:val="none" w:sz="0" w:space="0" w:color="auto"/>
            <w:bottom w:val="none" w:sz="0" w:space="0" w:color="auto"/>
            <w:right w:val="none" w:sz="0" w:space="0" w:color="auto"/>
          </w:divBdr>
          <w:divsChild>
            <w:div w:id="495153790">
              <w:marLeft w:val="0"/>
              <w:marRight w:val="0"/>
              <w:marTop w:val="0"/>
              <w:marBottom w:val="0"/>
              <w:divBdr>
                <w:top w:val="none" w:sz="0" w:space="0" w:color="auto"/>
                <w:left w:val="none" w:sz="0" w:space="0" w:color="auto"/>
                <w:bottom w:val="none" w:sz="0" w:space="0" w:color="auto"/>
                <w:right w:val="none" w:sz="0" w:space="0" w:color="auto"/>
              </w:divBdr>
            </w:div>
          </w:divsChild>
        </w:div>
        <w:div w:id="343169529">
          <w:marLeft w:val="0"/>
          <w:marRight w:val="0"/>
          <w:marTop w:val="0"/>
          <w:marBottom w:val="0"/>
          <w:divBdr>
            <w:top w:val="none" w:sz="0" w:space="0" w:color="auto"/>
            <w:left w:val="none" w:sz="0" w:space="0" w:color="auto"/>
            <w:bottom w:val="none" w:sz="0" w:space="0" w:color="auto"/>
            <w:right w:val="none" w:sz="0" w:space="0" w:color="auto"/>
          </w:divBdr>
          <w:divsChild>
            <w:div w:id="225069242">
              <w:marLeft w:val="0"/>
              <w:marRight w:val="0"/>
              <w:marTop w:val="0"/>
              <w:marBottom w:val="0"/>
              <w:divBdr>
                <w:top w:val="none" w:sz="0" w:space="0" w:color="auto"/>
                <w:left w:val="none" w:sz="0" w:space="0" w:color="auto"/>
                <w:bottom w:val="none" w:sz="0" w:space="0" w:color="auto"/>
                <w:right w:val="none" w:sz="0" w:space="0" w:color="auto"/>
              </w:divBdr>
            </w:div>
          </w:divsChild>
        </w:div>
        <w:div w:id="423452355">
          <w:marLeft w:val="0"/>
          <w:marRight w:val="0"/>
          <w:marTop w:val="0"/>
          <w:marBottom w:val="0"/>
          <w:divBdr>
            <w:top w:val="none" w:sz="0" w:space="0" w:color="auto"/>
            <w:left w:val="none" w:sz="0" w:space="0" w:color="auto"/>
            <w:bottom w:val="none" w:sz="0" w:space="0" w:color="auto"/>
            <w:right w:val="none" w:sz="0" w:space="0" w:color="auto"/>
          </w:divBdr>
          <w:divsChild>
            <w:div w:id="269555461">
              <w:marLeft w:val="0"/>
              <w:marRight w:val="0"/>
              <w:marTop w:val="0"/>
              <w:marBottom w:val="0"/>
              <w:divBdr>
                <w:top w:val="none" w:sz="0" w:space="0" w:color="auto"/>
                <w:left w:val="none" w:sz="0" w:space="0" w:color="auto"/>
                <w:bottom w:val="none" w:sz="0" w:space="0" w:color="auto"/>
                <w:right w:val="none" w:sz="0" w:space="0" w:color="auto"/>
              </w:divBdr>
            </w:div>
          </w:divsChild>
        </w:div>
        <w:div w:id="432286838">
          <w:marLeft w:val="0"/>
          <w:marRight w:val="0"/>
          <w:marTop w:val="0"/>
          <w:marBottom w:val="0"/>
          <w:divBdr>
            <w:top w:val="none" w:sz="0" w:space="0" w:color="auto"/>
            <w:left w:val="none" w:sz="0" w:space="0" w:color="auto"/>
            <w:bottom w:val="none" w:sz="0" w:space="0" w:color="auto"/>
            <w:right w:val="none" w:sz="0" w:space="0" w:color="auto"/>
          </w:divBdr>
          <w:divsChild>
            <w:div w:id="1360621266">
              <w:marLeft w:val="0"/>
              <w:marRight w:val="0"/>
              <w:marTop w:val="0"/>
              <w:marBottom w:val="0"/>
              <w:divBdr>
                <w:top w:val="none" w:sz="0" w:space="0" w:color="auto"/>
                <w:left w:val="none" w:sz="0" w:space="0" w:color="auto"/>
                <w:bottom w:val="none" w:sz="0" w:space="0" w:color="auto"/>
                <w:right w:val="none" w:sz="0" w:space="0" w:color="auto"/>
              </w:divBdr>
            </w:div>
          </w:divsChild>
        </w:div>
        <w:div w:id="432630171">
          <w:marLeft w:val="0"/>
          <w:marRight w:val="0"/>
          <w:marTop w:val="0"/>
          <w:marBottom w:val="0"/>
          <w:divBdr>
            <w:top w:val="none" w:sz="0" w:space="0" w:color="auto"/>
            <w:left w:val="none" w:sz="0" w:space="0" w:color="auto"/>
            <w:bottom w:val="none" w:sz="0" w:space="0" w:color="auto"/>
            <w:right w:val="none" w:sz="0" w:space="0" w:color="auto"/>
          </w:divBdr>
          <w:divsChild>
            <w:div w:id="1937395781">
              <w:marLeft w:val="0"/>
              <w:marRight w:val="0"/>
              <w:marTop w:val="0"/>
              <w:marBottom w:val="0"/>
              <w:divBdr>
                <w:top w:val="none" w:sz="0" w:space="0" w:color="auto"/>
                <w:left w:val="none" w:sz="0" w:space="0" w:color="auto"/>
                <w:bottom w:val="none" w:sz="0" w:space="0" w:color="auto"/>
                <w:right w:val="none" w:sz="0" w:space="0" w:color="auto"/>
              </w:divBdr>
            </w:div>
          </w:divsChild>
        </w:div>
        <w:div w:id="521627616">
          <w:marLeft w:val="0"/>
          <w:marRight w:val="0"/>
          <w:marTop w:val="0"/>
          <w:marBottom w:val="0"/>
          <w:divBdr>
            <w:top w:val="none" w:sz="0" w:space="0" w:color="auto"/>
            <w:left w:val="none" w:sz="0" w:space="0" w:color="auto"/>
            <w:bottom w:val="none" w:sz="0" w:space="0" w:color="auto"/>
            <w:right w:val="none" w:sz="0" w:space="0" w:color="auto"/>
          </w:divBdr>
          <w:divsChild>
            <w:div w:id="91903689">
              <w:marLeft w:val="0"/>
              <w:marRight w:val="0"/>
              <w:marTop w:val="0"/>
              <w:marBottom w:val="0"/>
              <w:divBdr>
                <w:top w:val="none" w:sz="0" w:space="0" w:color="auto"/>
                <w:left w:val="none" w:sz="0" w:space="0" w:color="auto"/>
                <w:bottom w:val="none" w:sz="0" w:space="0" w:color="auto"/>
                <w:right w:val="none" w:sz="0" w:space="0" w:color="auto"/>
              </w:divBdr>
            </w:div>
            <w:div w:id="1963069041">
              <w:marLeft w:val="0"/>
              <w:marRight w:val="0"/>
              <w:marTop w:val="0"/>
              <w:marBottom w:val="0"/>
              <w:divBdr>
                <w:top w:val="none" w:sz="0" w:space="0" w:color="auto"/>
                <w:left w:val="none" w:sz="0" w:space="0" w:color="auto"/>
                <w:bottom w:val="none" w:sz="0" w:space="0" w:color="auto"/>
                <w:right w:val="none" w:sz="0" w:space="0" w:color="auto"/>
              </w:divBdr>
            </w:div>
          </w:divsChild>
        </w:div>
        <w:div w:id="573665160">
          <w:marLeft w:val="0"/>
          <w:marRight w:val="0"/>
          <w:marTop w:val="0"/>
          <w:marBottom w:val="0"/>
          <w:divBdr>
            <w:top w:val="none" w:sz="0" w:space="0" w:color="auto"/>
            <w:left w:val="none" w:sz="0" w:space="0" w:color="auto"/>
            <w:bottom w:val="none" w:sz="0" w:space="0" w:color="auto"/>
            <w:right w:val="none" w:sz="0" w:space="0" w:color="auto"/>
          </w:divBdr>
          <w:divsChild>
            <w:div w:id="970285597">
              <w:marLeft w:val="0"/>
              <w:marRight w:val="0"/>
              <w:marTop w:val="0"/>
              <w:marBottom w:val="0"/>
              <w:divBdr>
                <w:top w:val="none" w:sz="0" w:space="0" w:color="auto"/>
                <w:left w:val="none" w:sz="0" w:space="0" w:color="auto"/>
                <w:bottom w:val="none" w:sz="0" w:space="0" w:color="auto"/>
                <w:right w:val="none" w:sz="0" w:space="0" w:color="auto"/>
              </w:divBdr>
            </w:div>
          </w:divsChild>
        </w:div>
        <w:div w:id="607003977">
          <w:marLeft w:val="0"/>
          <w:marRight w:val="0"/>
          <w:marTop w:val="0"/>
          <w:marBottom w:val="0"/>
          <w:divBdr>
            <w:top w:val="none" w:sz="0" w:space="0" w:color="auto"/>
            <w:left w:val="none" w:sz="0" w:space="0" w:color="auto"/>
            <w:bottom w:val="none" w:sz="0" w:space="0" w:color="auto"/>
            <w:right w:val="none" w:sz="0" w:space="0" w:color="auto"/>
          </w:divBdr>
          <w:divsChild>
            <w:div w:id="1038041827">
              <w:marLeft w:val="0"/>
              <w:marRight w:val="0"/>
              <w:marTop w:val="0"/>
              <w:marBottom w:val="0"/>
              <w:divBdr>
                <w:top w:val="none" w:sz="0" w:space="0" w:color="auto"/>
                <w:left w:val="none" w:sz="0" w:space="0" w:color="auto"/>
                <w:bottom w:val="none" w:sz="0" w:space="0" w:color="auto"/>
                <w:right w:val="none" w:sz="0" w:space="0" w:color="auto"/>
              </w:divBdr>
            </w:div>
          </w:divsChild>
        </w:div>
        <w:div w:id="648947710">
          <w:marLeft w:val="0"/>
          <w:marRight w:val="0"/>
          <w:marTop w:val="0"/>
          <w:marBottom w:val="0"/>
          <w:divBdr>
            <w:top w:val="none" w:sz="0" w:space="0" w:color="auto"/>
            <w:left w:val="none" w:sz="0" w:space="0" w:color="auto"/>
            <w:bottom w:val="none" w:sz="0" w:space="0" w:color="auto"/>
            <w:right w:val="none" w:sz="0" w:space="0" w:color="auto"/>
          </w:divBdr>
          <w:divsChild>
            <w:div w:id="1849324953">
              <w:marLeft w:val="0"/>
              <w:marRight w:val="0"/>
              <w:marTop w:val="0"/>
              <w:marBottom w:val="0"/>
              <w:divBdr>
                <w:top w:val="none" w:sz="0" w:space="0" w:color="auto"/>
                <w:left w:val="none" w:sz="0" w:space="0" w:color="auto"/>
                <w:bottom w:val="none" w:sz="0" w:space="0" w:color="auto"/>
                <w:right w:val="none" w:sz="0" w:space="0" w:color="auto"/>
              </w:divBdr>
            </w:div>
          </w:divsChild>
        </w:div>
        <w:div w:id="707219637">
          <w:marLeft w:val="0"/>
          <w:marRight w:val="0"/>
          <w:marTop w:val="0"/>
          <w:marBottom w:val="0"/>
          <w:divBdr>
            <w:top w:val="none" w:sz="0" w:space="0" w:color="auto"/>
            <w:left w:val="none" w:sz="0" w:space="0" w:color="auto"/>
            <w:bottom w:val="none" w:sz="0" w:space="0" w:color="auto"/>
            <w:right w:val="none" w:sz="0" w:space="0" w:color="auto"/>
          </w:divBdr>
          <w:divsChild>
            <w:div w:id="124591861">
              <w:marLeft w:val="0"/>
              <w:marRight w:val="0"/>
              <w:marTop w:val="0"/>
              <w:marBottom w:val="0"/>
              <w:divBdr>
                <w:top w:val="none" w:sz="0" w:space="0" w:color="auto"/>
                <w:left w:val="none" w:sz="0" w:space="0" w:color="auto"/>
                <w:bottom w:val="none" w:sz="0" w:space="0" w:color="auto"/>
                <w:right w:val="none" w:sz="0" w:space="0" w:color="auto"/>
              </w:divBdr>
            </w:div>
          </w:divsChild>
        </w:div>
        <w:div w:id="757411468">
          <w:marLeft w:val="0"/>
          <w:marRight w:val="0"/>
          <w:marTop w:val="0"/>
          <w:marBottom w:val="0"/>
          <w:divBdr>
            <w:top w:val="none" w:sz="0" w:space="0" w:color="auto"/>
            <w:left w:val="none" w:sz="0" w:space="0" w:color="auto"/>
            <w:bottom w:val="none" w:sz="0" w:space="0" w:color="auto"/>
            <w:right w:val="none" w:sz="0" w:space="0" w:color="auto"/>
          </w:divBdr>
          <w:divsChild>
            <w:div w:id="1246450481">
              <w:marLeft w:val="0"/>
              <w:marRight w:val="0"/>
              <w:marTop w:val="0"/>
              <w:marBottom w:val="0"/>
              <w:divBdr>
                <w:top w:val="none" w:sz="0" w:space="0" w:color="auto"/>
                <w:left w:val="none" w:sz="0" w:space="0" w:color="auto"/>
                <w:bottom w:val="none" w:sz="0" w:space="0" w:color="auto"/>
                <w:right w:val="none" w:sz="0" w:space="0" w:color="auto"/>
              </w:divBdr>
            </w:div>
          </w:divsChild>
        </w:div>
        <w:div w:id="847866932">
          <w:marLeft w:val="0"/>
          <w:marRight w:val="0"/>
          <w:marTop w:val="0"/>
          <w:marBottom w:val="0"/>
          <w:divBdr>
            <w:top w:val="none" w:sz="0" w:space="0" w:color="auto"/>
            <w:left w:val="none" w:sz="0" w:space="0" w:color="auto"/>
            <w:bottom w:val="none" w:sz="0" w:space="0" w:color="auto"/>
            <w:right w:val="none" w:sz="0" w:space="0" w:color="auto"/>
          </w:divBdr>
          <w:divsChild>
            <w:div w:id="2079402255">
              <w:marLeft w:val="0"/>
              <w:marRight w:val="0"/>
              <w:marTop w:val="0"/>
              <w:marBottom w:val="0"/>
              <w:divBdr>
                <w:top w:val="none" w:sz="0" w:space="0" w:color="auto"/>
                <w:left w:val="none" w:sz="0" w:space="0" w:color="auto"/>
                <w:bottom w:val="none" w:sz="0" w:space="0" w:color="auto"/>
                <w:right w:val="none" w:sz="0" w:space="0" w:color="auto"/>
              </w:divBdr>
            </w:div>
          </w:divsChild>
        </w:div>
        <w:div w:id="928580156">
          <w:marLeft w:val="0"/>
          <w:marRight w:val="0"/>
          <w:marTop w:val="0"/>
          <w:marBottom w:val="0"/>
          <w:divBdr>
            <w:top w:val="none" w:sz="0" w:space="0" w:color="auto"/>
            <w:left w:val="none" w:sz="0" w:space="0" w:color="auto"/>
            <w:bottom w:val="none" w:sz="0" w:space="0" w:color="auto"/>
            <w:right w:val="none" w:sz="0" w:space="0" w:color="auto"/>
          </w:divBdr>
          <w:divsChild>
            <w:div w:id="1280378198">
              <w:marLeft w:val="0"/>
              <w:marRight w:val="0"/>
              <w:marTop w:val="0"/>
              <w:marBottom w:val="0"/>
              <w:divBdr>
                <w:top w:val="none" w:sz="0" w:space="0" w:color="auto"/>
                <w:left w:val="none" w:sz="0" w:space="0" w:color="auto"/>
                <w:bottom w:val="none" w:sz="0" w:space="0" w:color="auto"/>
                <w:right w:val="none" w:sz="0" w:space="0" w:color="auto"/>
              </w:divBdr>
            </w:div>
          </w:divsChild>
        </w:div>
        <w:div w:id="949313189">
          <w:marLeft w:val="0"/>
          <w:marRight w:val="0"/>
          <w:marTop w:val="0"/>
          <w:marBottom w:val="0"/>
          <w:divBdr>
            <w:top w:val="none" w:sz="0" w:space="0" w:color="auto"/>
            <w:left w:val="none" w:sz="0" w:space="0" w:color="auto"/>
            <w:bottom w:val="none" w:sz="0" w:space="0" w:color="auto"/>
            <w:right w:val="none" w:sz="0" w:space="0" w:color="auto"/>
          </w:divBdr>
          <w:divsChild>
            <w:div w:id="1964917439">
              <w:marLeft w:val="0"/>
              <w:marRight w:val="0"/>
              <w:marTop w:val="0"/>
              <w:marBottom w:val="0"/>
              <w:divBdr>
                <w:top w:val="none" w:sz="0" w:space="0" w:color="auto"/>
                <w:left w:val="none" w:sz="0" w:space="0" w:color="auto"/>
                <w:bottom w:val="none" w:sz="0" w:space="0" w:color="auto"/>
                <w:right w:val="none" w:sz="0" w:space="0" w:color="auto"/>
              </w:divBdr>
            </w:div>
          </w:divsChild>
        </w:div>
        <w:div w:id="1128939256">
          <w:marLeft w:val="0"/>
          <w:marRight w:val="0"/>
          <w:marTop w:val="0"/>
          <w:marBottom w:val="0"/>
          <w:divBdr>
            <w:top w:val="none" w:sz="0" w:space="0" w:color="auto"/>
            <w:left w:val="none" w:sz="0" w:space="0" w:color="auto"/>
            <w:bottom w:val="none" w:sz="0" w:space="0" w:color="auto"/>
            <w:right w:val="none" w:sz="0" w:space="0" w:color="auto"/>
          </w:divBdr>
          <w:divsChild>
            <w:div w:id="1070930240">
              <w:marLeft w:val="0"/>
              <w:marRight w:val="0"/>
              <w:marTop w:val="0"/>
              <w:marBottom w:val="0"/>
              <w:divBdr>
                <w:top w:val="none" w:sz="0" w:space="0" w:color="auto"/>
                <w:left w:val="none" w:sz="0" w:space="0" w:color="auto"/>
                <w:bottom w:val="none" w:sz="0" w:space="0" w:color="auto"/>
                <w:right w:val="none" w:sz="0" w:space="0" w:color="auto"/>
              </w:divBdr>
            </w:div>
          </w:divsChild>
        </w:div>
        <w:div w:id="1189640449">
          <w:marLeft w:val="0"/>
          <w:marRight w:val="0"/>
          <w:marTop w:val="0"/>
          <w:marBottom w:val="0"/>
          <w:divBdr>
            <w:top w:val="none" w:sz="0" w:space="0" w:color="auto"/>
            <w:left w:val="none" w:sz="0" w:space="0" w:color="auto"/>
            <w:bottom w:val="none" w:sz="0" w:space="0" w:color="auto"/>
            <w:right w:val="none" w:sz="0" w:space="0" w:color="auto"/>
          </w:divBdr>
          <w:divsChild>
            <w:div w:id="135611479">
              <w:marLeft w:val="0"/>
              <w:marRight w:val="0"/>
              <w:marTop w:val="0"/>
              <w:marBottom w:val="0"/>
              <w:divBdr>
                <w:top w:val="none" w:sz="0" w:space="0" w:color="auto"/>
                <w:left w:val="none" w:sz="0" w:space="0" w:color="auto"/>
                <w:bottom w:val="none" w:sz="0" w:space="0" w:color="auto"/>
                <w:right w:val="none" w:sz="0" w:space="0" w:color="auto"/>
              </w:divBdr>
            </w:div>
            <w:div w:id="389502378">
              <w:marLeft w:val="0"/>
              <w:marRight w:val="0"/>
              <w:marTop w:val="0"/>
              <w:marBottom w:val="0"/>
              <w:divBdr>
                <w:top w:val="none" w:sz="0" w:space="0" w:color="auto"/>
                <w:left w:val="none" w:sz="0" w:space="0" w:color="auto"/>
                <w:bottom w:val="none" w:sz="0" w:space="0" w:color="auto"/>
                <w:right w:val="none" w:sz="0" w:space="0" w:color="auto"/>
              </w:divBdr>
            </w:div>
          </w:divsChild>
        </w:div>
        <w:div w:id="1700886390">
          <w:marLeft w:val="0"/>
          <w:marRight w:val="0"/>
          <w:marTop w:val="0"/>
          <w:marBottom w:val="0"/>
          <w:divBdr>
            <w:top w:val="none" w:sz="0" w:space="0" w:color="auto"/>
            <w:left w:val="none" w:sz="0" w:space="0" w:color="auto"/>
            <w:bottom w:val="none" w:sz="0" w:space="0" w:color="auto"/>
            <w:right w:val="none" w:sz="0" w:space="0" w:color="auto"/>
          </w:divBdr>
          <w:divsChild>
            <w:div w:id="386418424">
              <w:marLeft w:val="0"/>
              <w:marRight w:val="0"/>
              <w:marTop w:val="0"/>
              <w:marBottom w:val="0"/>
              <w:divBdr>
                <w:top w:val="none" w:sz="0" w:space="0" w:color="auto"/>
                <w:left w:val="none" w:sz="0" w:space="0" w:color="auto"/>
                <w:bottom w:val="none" w:sz="0" w:space="0" w:color="auto"/>
                <w:right w:val="none" w:sz="0" w:space="0" w:color="auto"/>
              </w:divBdr>
            </w:div>
            <w:div w:id="889725043">
              <w:marLeft w:val="0"/>
              <w:marRight w:val="0"/>
              <w:marTop w:val="0"/>
              <w:marBottom w:val="0"/>
              <w:divBdr>
                <w:top w:val="none" w:sz="0" w:space="0" w:color="auto"/>
                <w:left w:val="none" w:sz="0" w:space="0" w:color="auto"/>
                <w:bottom w:val="none" w:sz="0" w:space="0" w:color="auto"/>
                <w:right w:val="none" w:sz="0" w:space="0" w:color="auto"/>
              </w:divBdr>
            </w:div>
          </w:divsChild>
        </w:div>
        <w:div w:id="1740252446">
          <w:marLeft w:val="0"/>
          <w:marRight w:val="0"/>
          <w:marTop w:val="0"/>
          <w:marBottom w:val="0"/>
          <w:divBdr>
            <w:top w:val="none" w:sz="0" w:space="0" w:color="auto"/>
            <w:left w:val="none" w:sz="0" w:space="0" w:color="auto"/>
            <w:bottom w:val="none" w:sz="0" w:space="0" w:color="auto"/>
            <w:right w:val="none" w:sz="0" w:space="0" w:color="auto"/>
          </w:divBdr>
          <w:divsChild>
            <w:div w:id="1067607186">
              <w:marLeft w:val="0"/>
              <w:marRight w:val="0"/>
              <w:marTop w:val="0"/>
              <w:marBottom w:val="0"/>
              <w:divBdr>
                <w:top w:val="none" w:sz="0" w:space="0" w:color="auto"/>
                <w:left w:val="none" w:sz="0" w:space="0" w:color="auto"/>
                <w:bottom w:val="none" w:sz="0" w:space="0" w:color="auto"/>
                <w:right w:val="none" w:sz="0" w:space="0" w:color="auto"/>
              </w:divBdr>
            </w:div>
          </w:divsChild>
        </w:div>
        <w:div w:id="1903758373">
          <w:marLeft w:val="0"/>
          <w:marRight w:val="0"/>
          <w:marTop w:val="0"/>
          <w:marBottom w:val="0"/>
          <w:divBdr>
            <w:top w:val="none" w:sz="0" w:space="0" w:color="auto"/>
            <w:left w:val="none" w:sz="0" w:space="0" w:color="auto"/>
            <w:bottom w:val="none" w:sz="0" w:space="0" w:color="auto"/>
            <w:right w:val="none" w:sz="0" w:space="0" w:color="auto"/>
          </w:divBdr>
          <w:divsChild>
            <w:div w:id="19193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8340">
      <w:bodyDiv w:val="1"/>
      <w:marLeft w:val="0"/>
      <w:marRight w:val="0"/>
      <w:marTop w:val="0"/>
      <w:marBottom w:val="0"/>
      <w:divBdr>
        <w:top w:val="none" w:sz="0" w:space="0" w:color="auto"/>
        <w:left w:val="none" w:sz="0" w:space="0" w:color="auto"/>
        <w:bottom w:val="none" w:sz="0" w:space="0" w:color="auto"/>
        <w:right w:val="none" w:sz="0" w:space="0" w:color="auto"/>
      </w:divBdr>
    </w:div>
    <w:div w:id="211230292">
      <w:bodyDiv w:val="1"/>
      <w:marLeft w:val="0"/>
      <w:marRight w:val="0"/>
      <w:marTop w:val="0"/>
      <w:marBottom w:val="0"/>
      <w:divBdr>
        <w:top w:val="none" w:sz="0" w:space="0" w:color="auto"/>
        <w:left w:val="none" w:sz="0" w:space="0" w:color="auto"/>
        <w:bottom w:val="none" w:sz="0" w:space="0" w:color="auto"/>
        <w:right w:val="none" w:sz="0" w:space="0" w:color="auto"/>
      </w:divBdr>
    </w:div>
    <w:div w:id="232545092">
      <w:bodyDiv w:val="1"/>
      <w:marLeft w:val="0"/>
      <w:marRight w:val="0"/>
      <w:marTop w:val="0"/>
      <w:marBottom w:val="0"/>
      <w:divBdr>
        <w:top w:val="none" w:sz="0" w:space="0" w:color="auto"/>
        <w:left w:val="none" w:sz="0" w:space="0" w:color="auto"/>
        <w:bottom w:val="none" w:sz="0" w:space="0" w:color="auto"/>
        <w:right w:val="none" w:sz="0" w:space="0" w:color="auto"/>
      </w:divBdr>
    </w:div>
    <w:div w:id="272903854">
      <w:bodyDiv w:val="1"/>
      <w:marLeft w:val="0"/>
      <w:marRight w:val="0"/>
      <w:marTop w:val="0"/>
      <w:marBottom w:val="0"/>
      <w:divBdr>
        <w:top w:val="none" w:sz="0" w:space="0" w:color="auto"/>
        <w:left w:val="none" w:sz="0" w:space="0" w:color="auto"/>
        <w:bottom w:val="none" w:sz="0" w:space="0" w:color="auto"/>
        <w:right w:val="none" w:sz="0" w:space="0" w:color="auto"/>
      </w:divBdr>
    </w:div>
    <w:div w:id="422730336">
      <w:bodyDiv w:val="1"/>
      <w:marLeft w:val="0"/>
      <w:marRight w:val="0"/>
      <w:marTop w:val="0"/>
      <w:marBottom w:val="0"/>
      <w:divBdr>
        <w:top w:val="none" w:sz="0" w:space="0" w:color="auto"/>
        <w:left w:val="none" w:sz="0" w:space="0" w:color="auto"/>
        <w:bottom w:val="none" w:sz="0" w:space="0" w:color="auto"/>
        <w:right w:val="none" w:sz="0" w:space="0" w:color="auto"/>
      </w:divBdr>
    </w:div>
    <w:div w:id="439646016">
      <w:bodyDiv w:val="1"/>
      <w:marLeft w:val="0"/>
      <w:marRight w:val="0"/>
      <w:marTop w:val="0"/>
      <w:marBottom w:val="0"/>
      <w:divBdr>
        <w:top w:val="none" w:sz="0" w:space="0" w:color="auto"/>
        <w:left w:val="none" w:sz="0" w:space="0" w:color="auto"/>
        <w:bottom w:val="none" w:sz="0" w:space="0" w:color="auto"/>
        <w:right w:val="none" w:sz="0" w:space="0" w:color="auto"/>
      </w:divBdr>
    </w:div>
    <w:div w:id="480386133">
      <w:bodyDiv w:val="1"/>
      <w:marLeft w:val="0"/>
      <w:marRight w:val="0"/>
      <w:marTop w:val="0"/>
      <w:marBottom w:val="0"/>
      <w:divBdr>
        <w:top w:val="none" w:sz="0" w:space="0" w:color="auto"/>
        <w:left w:val="none" w:sz="0" w:space="0" w:color="auto"/>
        <w:bottom w:val="none" w:sz="0" w:space="0" w:color="auto"/>
        <w:right w:val="none" w:sz="0" w:space="0" w:color="auto"/>
      </w:divBdr>
    </w:div>
    <w:div w:id="497814433">
      <w:bodyDiv w:val="1"/>
      <w:marLeft w:val="0"/>
      <w:marRight w:val="0"/>
      <w:marTop w:val="0"/>
      <w:marBottom w:val="0"/>
      <w:divBdr>
        <w:top w:val="none" w:sz="0" w:space="0" w:color="auto"/>
        <w:left w:val="none" w:sz="0" w:space="0" w:color="auto"/>
        <w:bottom w:val="none" w:sz="0" w:space="0" w:color="auto"/>
        <w:right w:val="none" w:sz="0" w:space="0" w:color="auto"/>
      </w:divBdr>
    </w:div>
    <w:div w:id="675809193">
      <w:bodyDiv w:val="1"/>
      <w:marLeft w:val="0"/>
      <w:marRight w:val="0"/>
      <w:marTop w:val="0"/>
      <w:marBottom w:val="0"/>
      <w:divBdr>
        <w:top w:val="none" w:sz="0" w:space="0" w:color="auto"/>
        <w:left w:val="none" w:sz="0" w:space="0" w:color="auto"/>
        <w:bottom w:val="none" w:sz="0" w:space="0" w:color="auto"/>
        <w:right w:val="none" w:sz="0" w:space="0" w:color="auto"/>
      </w:divBdr>
    </w:div>
    <w:div w:id="706490435">
      <w:bodyDiv w:val="1"/>
      <w:marLeft w:val="0"/>
      <w:marRight w:val="0"/>
      <w:marTop w:val="0"/>
      <w:marBottom w:val="0"/>
      <w:divBdr>
        <w:top w:val="none" w:sz="0" w:space="0" w:color="auto"/>
        <w:left w:val="none" w:sz="0" w:space="0" w:color="auto"/>
        <w:bottom w:val="none" w:sz="0" w:space="0" w:color="auto"/>
        <w:right w:val="none" w:sz="0" w:space="0" w:color="auto"/>
      </w:divBdr>
    </w:div>
    <w:div w:id="766197971">
      <w:bodyDiv w:val="1"/>
      <w:marLeft w:val="0"/>
      <w:marRight w:val="0"/>
      <w:marTop w:val="0"/>
      <w:marBottom w:val="0"/>
      <w:divBdr>
        <w:top w:val="none" w:sz="0" w:space="0" w:color="auto"/>
        <w:left w:val="none" w:sz="0" w:space="0" w:color="auto"/>
        <w:bottom w:val="none" w:sz="0" w:space="0" w:color="auto"/>
        <w:right w:val="none" w:sz="0" w:space="0" w:color="auto"/>
      </w:divBdr>
    </w:div>
    <w:div w:id="847524975">
      <w:bodyDiv w:val="1"/>
      <w:marLeft w:val="0"/>
      <w:marRight w:val="0"/>
      <w:marTop w:val="0"/>
      <w:marBottom w:val="0"/>
      <w:divBdr>
        <w:top w:val="none" w:sz="0" w:space="0" w:color="auto"/>
        <w:left w:val="none" w:sz="0" w:space="0" w:color="auto"/>
        <w:bottom w:val="none" w:sz="0" w:space="0" w:color="auto"/>
        <w:right w:val="none" w:sz="0" w:space="0" w:color="auto"/>
      </w:divBdr>
    </w:div>
    <w:div w:id="982925808">
      <w:bodyDiv w:val="1"/>
      <w:marLeft w:val="0"/>
      <w:marRight w:val="0"/>
      <w:marTop w:val="0"/>
      <w:marBottom w:val="0"/>
      <w:divBdr>
        <w:top w:val="none" w:sz="0" w:space="0" w:color="auto"/>
        <w:left w:val="none" w:sz="0" w:space="0" w:color="auto"/>
        <w:bottom w:val="none" w:sz="0" w:space="0" w:color="auto"/>
        <w:right w:val="none" w:sz="0" w:space="0" w:color="auto"/>
      </w:divBdr>
      <w:divsChild>
        <w:div w:id="169491188">
          <w:marLeft w:val="0"/>
          <w:marRight w:val="0"/>
          <w:marTop w:val="0"/>
          <w:marBottom w:val="0"/>
          <w:divBdr>
            <w:top w:val="none" w:sz="0" w:space="0" w:color="auto"/>
            <w:left w:val="none" w:sz="0" w:space="0" w:color="auto"/>
            <w:bottom w:val="none" w:sz="0" w:space="0" w:color="auto"/>
            <w:right w:val="none" w:sz="0" w:space="0" w:color="auto"/>
          </w:divBdr>
        </w:div>
        <w:div w:id="291905277">
          <w:marLeft w:val="0"/>
          <w:marRight w:val="0"/>
          <w:marTop w:val="0"/>
          <w:marBottom w:val="0"/>
          <w:divBdr>
            <w:top w:val="none" w:sz="0" w:space="0" w:color="auto"/>
            <w:left w:val="none" w:sz="0" w:space="0" w:color="auto"/>
            <w:bottom w:val="none" w:sz="0" w:space="0" w:color="auto"/>
            <w:right w:val="none" w:sz="0" w:space="0" w:color="auto"/>
          </w:divBdr>
        </w:div>
        <w:div w:id="1002507252">
          <w:marLeft w:val="0"/>
          <w:marRight w:val="0"/>
          <w:marTop w:val="0"/>
          <w:marBottom w:val="0"/>
          <w:divBdr>
            <w:top w:val="none" w:sz="0" w:space="0" w:color="auto"/>
            <w:left w:val="none" w:sz="0" w:space="0" w:color="auto"/>
            <w:bottom w:val="none" w:sz="0" w:space="0" w:color="auto"/>
            <w:right w:val="none" w:sz="0" w:space="0" w:color="auto"/>
          </w:divBdr>
        </w:div>
        <w:div w:id="1222130339">
          <w:marLeft w:val="0"/>
          <w:marRight w:val="0"/>
          <w:marTop w:val="0"/>
          <w:marBottom w:val="0"/>
          <w:divBdr>
            <w:top w:val="none" w:sz="0" w:space="0" w:color="auto"/>
            <w:left w:val="none" w:sz="0" w:space="0" w:color="auto"/>
            <w:bottom w:val="none" w:sz="0" w:space="0" w:color="auto"/>
            <w:right w:val="none" w:sz="0" w:space="0" w:color="auto"/>
          </w:divBdr>
        </w:div>
        <w:div w:id="1873377690">
          <w:marLeft w:val="0"/>
          <w:marRight w:val="0"/>
          <w:marTop w:val="0"/>
          <w:marBottom w:val="0"/>
          <w:divBdr>
            <w:top w:val="none" w:sz="0" w:space="0" w:color="auto"/>
            <w:left w:val="none" w:sz="0" w:space="0" w:color="auto"/>
            <w:bottom w:val="none" w:sz="0" w:space="0" w:color="auto"/>
            <w:right w:val="none" w:sz="0" w:space="0" w:color="auto"/>
          </w:divBdr>
        </w:div>
      </w:divsChild>
    </w:div>
    <w:div w:id="1198466808">
      <w:bodyDiv w:val="1"/>
      <w:marLeft w:val="0"/>
      <w:marRight w:val="0"/>
      <w:marTop w:val="0"/>
      <w:marBottom w:val="0"/>
      <w:divBdr>
        <w:top w:val="none" w:sz="0" w:space="0" w:color="auto"/>
        <w:left w:val="none" w:sz="0" w:space="0" w:color="auto"/>
        <w:bottom w:val="none" w:sz="0" w:space="0" w:color="auto"/>
        <w:right w:val="none" w:sz="0" w:space="0" w:color="auto"/>
      </w:divBdr>
    </w:div>
    <w:div w:id="1247113556">
      <w:bodyDiv w:val="1"/>
      <w:marLeft w:val="0"/>
      <w:marRight w:val="0"/>
      <w:marTop w:val="0"/>
      <w:marBottom w:val="0"/>
      <w:divBdr>
        <w:top w:val="none" w:sz="0" w:space="0" w:color="auto"/>
        <w:left w:val="none" w:sz="0" w:space="0" w:color="auto"/>
        <w:bottom w:val="none" w:sz="0" w:space="0" w:color="auto"/>
        <w:right w:val="none" w:sz="0" w:space="0" w:color="auto"/>
      </w:divBdr>
    </w:div>
    <w:div w:id="1271083856">
      <w:bodyDiv w:val="1"/>
      <w:marLeft w:val="0"/>
      <w:marRight w:val="0"/>
      <w:marTop w:val="0"/>
      <w:marBottom w:val="0"/>
      <w:divBdr>
        <w:top w:val="none" w:sz="0" w:space="0" w:color="auto"/>
        <w:left w:val="none" w:sz="0" w:space="0" w:color="auto"/>
        <w:bottom w:val="none" w:sz="0" w:space="0" w:color="auto"/>
        <w:right w:val="none" w:sz="0" w:space="0" w:color="auto"/>
      </w:divBdr>
    </w:div>
    <w:div w:id="1305232279">
      <w:bodyDiv w:val="1"/>
      <w:marLeft w:val="0"/>
      <w:marRight w:val="0"/>
      <w:marTop w:val="0"/>
      <w:marBottom w:val="0"/>
      <w:divBdr>
        <w:top w:val="none" w:sz="0" w:space="0" w:color="auto"/>
        <w:left w:val="none" w:sz="0" w:space="0" w:color="auto"/>
        <w:bottom w:val="none" w:sz="0" w:space="0" w:color="auto"/>
        <w:right w:val="none" w:sz="0" w:space="0" w:color="auto"/>
      </w:divBdr>
    </w:div>
    <w:div w:id="1396246626">
      <w:bodyDiv w:val="1"/>
      <w:marLeft w:val="0"/>
      <w:marRight w:val="0"/>
      <w:marTop w:val="0"/>
      <w:marBottom w:val="0"/>
      <w:divBdr>
        <w:top w:val="none" w:sz="0" w:space="0" w:color="auto"/>
        <w:left w:val="none" w:sz="0" w:space="0" w:color="auto"/>
        <w:bottom w:val="none" w:sz="0" w:space="0" w:color="auto"/>
        <w:right w:val="none" w:sz="0" w:space="0" w:color="auto"/>
      </w:divBdr>
    </w:div>
    <w:div w:id="1435445084">
      <w:bodyDiv w:val="1"/>
      <w:marLeft w:val="0"/>
      <w:marRight w:val="0"/>
      <w:marTop w:val="0"/>
      <w:marBottom w:val="0"/>
      <w:divBdr>
        <w:top w:val="none" w:sz="0" w:space="0" w:color="auto"/>
        <w:left w:val="none" w:sz="0" w:space="0" w:color="auto"/>
        <w:bottom w:val="none" w:sz="0" w:space="0" w:color="auto"/>
        <w:right w:val="none" w:sz="0" w:space="0" w:color="auto"/>
      </w:divBdr>
    </w:div>
    <w:div w:id="1443261493">
      <w:bodyDiv w:val="1"/>
      <w:marLeft w:val="0"/>
      <w:marRight w:val="0"/>
      <w:marTop w:val="0"/>
      <w:marBottom w:val="0"/>
      <w:divBdr>
        <w:top w:val="none" w:sz="0" w:space="0" w:color="auto"/>
        <w:left w:val="none" w:sz="0" w:space="0" w:color="auto"/>
        <w:bottom w:val="none" w:sz="0" w:space="0" w:color="auto"/>
        <w:right w:val="none" w:sz="0" w:space="0" w:color="auto"/>
      </w:divBdr>
    </w:div>
    <w:div w:id="1498954813">
      <w:bodyDiv w:val="1"/>
      <w:marLeft w:val="0"/>
      <w:marRight w:val="0"/>
      <w:marTop w:val="0"/>
      <w:marBottom w:val="0"/>
      <w:divBdr>
        <w:top w:val="none" w:sz="0" w:space="0" w:color="auto"/>
        <w:left w:val="none" w:sz="0" w:space="0" w:color="auto"/>
        <w:bottom w:val="none" w:sz="0" w:space="0" w:color="auto"/>
        <w:right w:val="none" w:sz="0" w:space="0" w:color="auto"/>
      </w:divBdr>
    </w:div>
    <w:div w:id="1623683689">
      <w:bodyDiv w:val="1"/>
      <w:marLeft w:val="0"/>
      <w:marRight w:val="0"/>
      <w:marTop w:val="0"/>
      <w:marBottom w:val="0"/>
      <w:divBdr>
        <w:top w:val="none" w:sz="0" w:space="0" w:color="auto"/>
        <w:left w:val="none" w:sz="0" w:space="0" w:color="auto"/>
        <w:bottom w:val="none" w:sz="0" w:space="0" w:color="auto"/>
        <w:right w:val="none" w:sz="0" w:space="0" w:color="auto"/>
      </w:divBdr>
    </w:div>
    <w:div w:id="1880900669">
      <w:bodyDiv w:val="1"/>
      <w:marLeft w:val="0"/>
      <w:marRight w:val="0"/>
      <w:marTop w:val="0"/>
      <w:marBottom w:val="0"/>
      <w:divBdr>
        <w:top w:val="none" w:sz="0" w:space="0" w:color="auto"/>
        <w:left w:val="none" w:sz="0" w:space="0" w:color="auto"/>
        <w:bottom w:val="none" w:sz="0" w:space="0" w:color="auto"/>
        <w:right w:val="none" w:sz="0" w:space="0" w:color="auto"/>
      </w:divBdr>
    </w:div>
    <w:div w:id="1989940850">
      <w:bodyDiv w:val="1"/>
      <w:marLeft w:val="0"/>
      <w:marRight w:val="0"/>
      <w:marTop w:val="0"/>
      <w:marBottom w:val="0"/>
      <w:divBdr>
        <w:top w:val="none" w:sz="0" w:space="0" w:color="auto"/>
        <w:left w:val="none" w:sz="0" w:space="0" w:color="auto"/>
        <w:bottom w:val="none" w:sz="0" w:space="0" w:color="auto"/>
        <w:right w:val="none" w:sz="0" w:space="0" w:color="auto"/>
      </w:divBdr>
    </w:div>
    <w:div w:id="208675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myupp.ca/members/commuted-value/"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yperlink" Target="https://myupp.ca/members/commuted-value/"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myupp.ca/members/commuted-value/" TargetMode="External" Id="rId11" /><Relationship Type="http://schemas.openxmlformats.org/officeDocument/2006/relationships/numbering" Target="numbering.xml" Id="rId5" /><Relationship Type="http://schemas.openxmlformats.org/officeDocument/2006/relationships/hyperlink" Target="http://www.myupp.ca"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canada.ca" TargetMode="External" Id="rId14" /></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Theme2">
  <a:themeElements>
    <a:clrScheme name="UPP Colours">
      <a:dk1>
        <a:srgbClr val="545454"/>
      </a:dk1>
      <a:lt1>
        <a:srgbClr val="FFFFFF"/>
      </a:lt1>
      <a:dk2>
        <a:srgbClr val="0B4A72"/>
      </a:dk2>
      <a:lt2>
        <a:srgbClr val="EFE8DE"/>
      </a:lt2>
      <a:accent1>
        <a:srgbClr val="4395C8"/>
      </a:accent1>
      <a:accent2>
        <a:srgbClr val="EFC241"/>
      </a:accent2>
      <a:accent3>
        <a:srgbClr val="8DCCDB"/>
      </a:accent3>
      <a:accent4>
        <a:srgbClr val="E98286"/>
      </a:accent4>
      <a:accent5>
        <a:srgbClr val="B4A5C6"/>
      </a:accent5>
      <a:accent6>
        <a:srgbClr val="123049"/>
      </a:accent6>
      <a:hlink>
        <a:srgbClr val="61B1C1"/>
      </a:hlink>
      <a:folHlink>
        <a:srgbClr val="B4A5C6"/>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204df8cb-b924-495c-850b-e7aae4597945">
      <UserInfo>
        <DisplayName>Anne Slivinskas</DisplayName>
        <AccountId>20</AccountId>
        <AccountType/>
      </UserInfo>
      <UserInfo>
        <DisplayName>Olivia Suppa</DisplayName>
        <AccountId>36</AccountId>
        <AccountType/>
      </UserInfo>
      <UserInfo>
        <DisplayName>Rafeena Rahman</DisplayName>
        <AccountId>14</AccountId>
        <AccountType/>
      </UserInfo>
      <UserInfo>
        <DisplayName>Krys Gray</DisplayName>
        <AccountId>21</AccountId>
        <AccountType/>
      </UserInfo>
      <UserInfo>
        <DisplayName>Thomas Stachowicz</DisplayName>
        <AccountId>15</AccountId>
        <AccountType/>
      </UserInfo>
      <UserInfo>
        <DisplayName>Jennifer Kassner (she, her)</DisplayName>
        <AccountId>12</AccountId>
        <AccountType/>
      </UserInfo>
      <UserInfo>
        <DisplayName>Owen Zhu</DisplayName>
        <AccountId>30</AccountId>
        <AccountType/>
      </UserInfo>
      <UserInfo>
        <DisplayName>Andrea Greening</DisplayName>
        <AccountId>16</AccountId>
        <AccountType/>
      </UserInfo>
    </SharedWithUsers>
    <lcf76f155ced4ddcb4097134ff3c332f xmlns="2fa00e15-3549-44b0-942c-e5fa7c859553">
      <Terms xmlns="http://schemas.microsoft.com/office/infopath/2007/PartnerControls"/>
    </lcf76f155ced4ddcb4097134ff3c332f>
    <TaxCatchAll xmlns="204df8cb-b924-495c-850b-e7aae4597945" xsi:nil="true"/>
    <Expirationdate xmlns="2fa00e15-3549-44b0-942c-e5fa7c859553" xsi:nil="true"/>
    <CreatedOn xmlns="2fa00e15-3549-44b0-942c-e5fa7c85955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F6452E1B4778B4F9FCEB563CB74064E" ma:contentTypeVersion="20" ma:contentTypeDescription="Create a new document." ma:contentTypeScope="" ma:versionID="b81e095eec3a364bd90ce9e3447bd807">
  <xsd:schema xmlns:xsd="http://www.w3.org/2001/XMLSchema" xmlns:xs="http://www.w3.org/2001/XMLSchema" xmlns:p="http://schemas.microsoft.com/office/2006/metadata/properties" xmlns:ns1="http://schemas.microsoft.com/sharepoint/v3" xmlns:ns2="2fa00e15-3549-44b0-942c-e5fa7c859553" xmlns:ns3="204df8cb-b924-495c-850b-e7aae4597945" targetNamespace="http://schemas.microsoft.com/office/2006/metadata/properties" ma:root="true" ma:fieldsID="8db3dd8a86569cd10ed6243704453e32" ns1:_="" ns2:_="" ns3:_="">
    <xsd:import namespace="http://schemas.microsoft.com/sharepoint/v3"/>
    <xsd:import namespace="2fa00e15-3549-44b0-942c-e5fa7c859553"/>
    <xsd:import namespace="204df8cb-b924-495c-850b-e7aae45979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Expirationdate" minOccurs="0"/>
                <xsd:element ref="ns2:MediaServiceLocation" minOccurs="0"/>
                <xsd:element ref="ns2:MediaServiceObjectDetectorVersions" minOccurs="0"/>
                <xsd:element ref="ns2:MediaServiceSearchProperties" minOccurs="0"/>
                <xsd:element ref="ns2:Created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ma:readOnly="false">
      <xsd:simpleType>
        <xsd:restriction base="dms:Note"/>
      </xsd:simpleType>
    </xsd:element>
    <xsd:element name="_ip_UnifiedCompliancePolicyUIAction" ma:index="20"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00e15-3549-44b0-942c-e5fa7c8595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735ee50-dfd3-415b-b6cf-b7e41640829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hidden="true" ma:internalName="MediaServiceOCR" ma:readOnly="true">
      <xsd:simpleType>
        <xsd:restriction base="dms:Note"/>
      </xsd:simpleType>
    </xsd:element>
    <xsd:element name="Expirationdate" ma:index="22" nillable="true" ma:displayName="Expiration date" ma:format="Dropdown" ma:hidden="true" ma:list="2fa00e15-3549-44b0-942c-e5fa7c859553" ma:internalName="Expirationdate" ma:readOnly="false" ma:showField="_UIVersionString">
      <xsd:simpleType>
        <xsd:restriction base="dms:Lookup"/>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reatedOn" ma:index="26" nillable="true" ma:displayName="Created On" ma:format="DateTime" ma:internalName="Created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04df8cb-b924-495c-850b-e7aae4597945"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16" nillable="true" ma:displayName="Taxonomy Catch All Column" ma:hidden="true" ma:list="{e442389e-f1c2-4f27-b314-70ab58e1836e}" ma:internalName="TaxCatchAll" ma:readOnly="false" ma:showField="CatchAllData" ma:web="204df8cb-b924-495c-850b-e7aae45979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CB4F02-BC44-405C-AAD7-6CD7331C9E48}">
  <ds:schemaRefs>
    <ds:schemaRef ds:uri="http://schemas.microsoft.com/sharepoint/v3/contenttype/forms"/>
  </ds:schemaRefs>
</ds:datastoreItem>
</file>

<file path=customXml/itemProps2.xml><?xml version="1.0" encoding="utf-8"?>
<ds:datastoreItem xmlns:ds="http://schemas.openxmlformats.org/officeDocument/2006/customXml" ds:itemID="{499BE70F-0802-45A6-90E6-71C6387F847C}">
  <ds:schemaRefs>
    <ds:schemaRef ds:uri="http://schemas.openxmlformats.org/officeDocument/2006/bibliography"/>
  </ds:schemaRefs>
</ds:datastoreItem>
</file>

<file path=customXml/itemProps3.xml><?xml version="1.0" encoding="utf-8"?>
<ds:datastoreItem xmlns:ds="http://schemas.openxmlformats.org/officeDocument/2006/customXml" ds:itemID="{3AD4B752-7AA0-4624-9C1E-48C018715B6A}">
  <ds:schemaRefs>
    <ds:schemaRef ds:uri="http://schemas.microsoft.com/office/2006/metadata/properties"/>
    <ds:schemaRef ds:uri="http://schemas.microsoft.com/office/infopath/2007/PartnerControls"/>
    <ds:schemaRef ds:uri="4272b6cb-75e7-4102-8f9b-d35d78094a44"/>
    <ds:schemaRef ds:uri="b0494094-b0d2-4702-9f6b-77ee3e6e548b"/>
    <ds:schemaRef ds:uri="http://schemas.microsoft.com/sharepoint/v3"/>
  </ds:schemaRefs>
</ds:datastoreItem>
</file>

<file path=customXml/itemProps4.xml><?xml version="1.0" encoding="utf-8"?>
<ds:datastoreItem xmlns:ds="http://schemas.openxmlformats.org/officeDocument/2006/customXml" ds:itemID="{16784BC6-F4AF-42D9-B433-77EBDAA050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UPP Letterhead</dc:title>
  <dc:subject>UPP Re</dc:subject>
  <dc:creator>Microsoft Office User</dc:creator>
  <keywords/>
  <dc:description/>
  <lastModifiedBy>Gopi Ravula</lastModifiedBy>
  <revision>100</revision>
  <lastPrinted>2021-06-03T12:52:00.0000000Z</lastPrinted>
  <dcterms:created xsi:type="dcterms:W3CDTF">2025-05-09T19:40:00.0000000Z</dcterms:created>
  <dcterms:modified xsi:type="dcterms:W3CDTF">2025-09-24T10:01:53.3292611Z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documentId_6073</vt:lpwstr>
  </property>
  <property fmtid="{D5CDD505-2E9C-101B-9397-08002B2CF9AE}" pid="3" name="ContentTypeId">
    <vt:lpwstr>0x0101008F6452E1B4778B4F9FCEB563CB74064E</vt:lpwstr>
  </property>
  <property fmtid="{D5CDD505-2E9C-101B-9397-08002B2CF9AE}" pid="4" name="ContentTag">
    <vt:lpwstr>3;#Word Template|a6d4618d-3321-4bff-bd99-6f4b4c5c3c88</vt:lpwstr>
  </property>
  <property fmtid="{D5CDD505-2E9C-101B-9397-08002B2CF9AE}" pid="5" name="MediaServiceImageTags">
    <vt:lpwstr/>
  </property>
  <property fmtid="{D5CDD505-2E9C-101B-9397-08002B2CF9AE}" pid="6" name="Order">
    <vt:r8>213300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y fmtid="{D5CDD505-2E9C-101B-9397-08002B2CF9AE}" pid="13" name="ClassificationContentMarkingHeaderShapeIds">
    <vt:lpwstr>1459c54,524e239b,7ff7cc9d</vt:lpwstr>
  </property>
  <property fmtid="{D5CDD505-2E9C-101B-9397-08002B2CF9AE}" pid="14" name="ClassificationContentMarkingHeaderFontProps">
    <vt:lpwstr>#000000,10,Calibri</vt:lpwstr>
  </property>
  <property fmtid="{D5CDD505-2E9C-101B-9397-08002B2CF9AE}" pid="15" name="ClassificationContentMarkingHeaderText">
    <vt:lpwstr>Non-Public Information</vt:lpwstr>
  </property>
  <property fmtid="{D5CDD505-2E9C-101B-9397-08002B2CF9AE}" pid="16" name="MSIP_Label_80d3b16b-3431-430d-95c3-2a943226b113_Enabled">
    <vt:lpwstr>true</vt:lpwstr>
  </property>
  <property fmtid="{D5CDD505-2E9C-101B-9397-08002B2CF9AE}" pid="17" name="MSIP_Label_80d3b16b-3431-430d-95c3-2a943226b113_SetDate">
    <vt:lpwstr>2024-10-23T18:15:24Z</vt:lpwstr>
  </property>
  <property fmtid="{D5CDD505-2E9C-101B-9397-08002B2CF9AE}" pid="18" name="MSIP_Label_80d3b16b-3431-430d-95c3-2a943226b113_Method">
    <vt:lpwstr>Privileged</vt:lpwstr>
  </property>
  <property fmtid="{D5CDD505-2E9C-101B-9397-08002B2CF9AE}" pid="19" name="MSIP_Label_80d3b16b-3431-430d-95c3-2a943226b113_Name">
    <vt:lpwstr>Non-Public Information</vt:lpwstr>
  </property>
  <property fmtid="{D5CDD505-2E9C-101B-9397-08002B2CF9AE}" pid="20" name="MSIP_Label_80d3b16b-3431-430d-95c3-2a943226b113_SiteId">
    <vt:lpwstr>fdeabf7d-a7cd-4dfc-9180-35e8a28ed5b2</vt:lpwstr>
  </property>
  <property fmtid="{D5CDD505-2E9C-101B-9397-08002B2CF9AE}" pid="21" name="MSIP_Label_80d3b16b-3431-430d-95c3-2a943226b113_ActionId">
    <vt:lpwstr>a56a4601-d810-4b2f-9027-c81ca84944be</vt:lpwstr>
  </property>
  <property fmtid="{D5CDD505-2E9C-101B-9397-08002B2CF9AE}" pid="22" name="MSIP_Label_80d3b16b-3431-430d-95c3-2a943226b113_ContentBits">
    <vt:lpwstr>1</vt:lpwstr>
  </property>
</Properties>
</file>